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75A78" w14:textId="77777777" w:rsidR="00AC218F" w:rsidRDefault="00AC218F">
      <w:pPr>
        <w:tabs>
          <w:tab w:val="left" w:pos="142"/>
        </w:tabs>
        <w:spacing w:line="300" w:lineRule="auto"/>
        <w:ind w:firstLineChars="200" w:firstLine="560"/>
        <w:rPr>
          <w:rFonts w:ascii="Arial Unicode MS" w:eastAsia="Arial Unicode MS"/>
          <w:sz w:val="28"/>
          <w:szCs w:val="28"/>
        </w:rPr>
      </w:pPr>
    </w:p>
    <w:p w14:paraId="78D68794" w14:textId="77777777" w:rsidR="00AC218F" w:rsidRDefault="00850CBA">
      <w:pPr>
        <w:jc w:val="center"/>
        <w:rPr>
          <w:rFonts w:ascii="华文行楷" w:eastAsia="华文行楷"/>
          <w:szCs w:val="21"/>
        </w:rPr>
      </w:pPr>
      <w:r>
        <w:rPr>
          <w:rFonts w:ascii="微软雅黑" w:eastAsia="微软雅黑" w:hAnsi="微软雅黑"/>
          <w:color w:val="000000"/>
          <w:sz w:val="9"/>
          <w:szCs w:val="9"/>
        </w:rPr>
        <w:fldChar w:fldCharType="begin"/>
      </w:r>
      <w:r>
        <w:rPr>
          <w:rFonts w:ascii="微软雅黑" w:eastAsia="微软雅黑" w:hAnsi="微软雅黑"/>
          <w:color w:val="000000"/>
          <w:sz w:val="9"/>
          <w:szCs w:val="9"/>
        </w:rPr>
        <w:instrText xml:space="preserve"> INCLUDEPICTURE "http://www.hfut.edu.cn/ch/html/images/hfut_03.png" \* MERGEFORMATINET </w:instrText>
      </w:r>
      <w:r>
        <w:rPr>
          <w:rFonts w:ascii="微软雅黑" w:eastAsia="微软雅黑" w:hAnsi="微软雅黑"/>
          <w:color w:val="000000"/>
          <w:sz w:val="9"/>
          <w:szCs w:val="9"/>
        </w:rPr>
        <w:fldChar w:fldCharType="separate"/>
      </w:r>
      <w:r>
        <w:rPr>
          <w:rFonts w:ascii="微软雅黑" w:eastAsia="微软雅黑" w:hAnsi="微软雅黑"/>
          <w:color w:val="000000"/>
          <w:sz w:val="9"/>
          <w:szCs w:val="9"/>
        </w:rPr>
        <w:fldChar w:fldCharType="begin"/>
      </w:r>
      <w:r>
        <w:rPr>
          <w:rFonts w:ascii="微软雅黑" w:eastAsia="微软雅黑" w:hAnsi="微软雅黑"/>
          <w:color w:val="000000"/>
          <w:sz w:val="9"/>
          <w:szCs w:val="9"/>
        </w:rPr>
        <w:instrText xml:space="preserve"> INCLUDEPICTURE  "http://www.hfut.edu.cn/ch/html/images/hfut_03.png" \* MERGEFORMATINET </w:instrText>
      </w:r>
      <w:r>
        <w:rPr>
          <w:rFonts w:ascii="微软雅黑" w:eastAsia="微软雅黑" w:hAnsi="微软雅黑"/>
          <w:color w:val="000000"/>
          <w:sz w:val="9"/>
          <w:szCs w:val="9"/>
        </w:rPr>
        <w:fldChar w:fldCharType="separate"/>
      </w:r>
      <w:r>
        <w:rPr>
          <w:rFonts w:ascii="微软雅黑" w:eastAsia="微软雅黑" w:hAnsi="微软雅黑"/>
          <w:color w:val="000000"/>
          <w:sz w:val="9"/>
          <w:szCs w:val="9"/>
        </w:rPr>
        <w:fldChar w:fldCharType="begin"/>
      </w:r>
      <w:r>
        <w:rPr>
          <w:rFonts w:ascii="微软雅黑" w:eastAsia="微软雅黑" w:hAnsi="微软雅黑"/>
          <w:color w:val="000000"/>
          <w:sz w:val="9"/>
          <w:szCs w:val="9"/>
        </w:rPr>
        <w:instrText xml:space="preserve"> INCLUDEPICTURE  "http://www.hfut.edu.cn/ch/html/images/hfut_03.png" \* MERGEFORMATINET </w:instrText>
      </w:r>
      <w:r>
        <w:rPr>
          <w:rFonts w:ascii="微软雅黑" w:eastAsia="微软雅黑" w:hAnsi="微软雅黑"/>
          <w:color w:val="000000"/>
          <w:sz w:val="9"/>
          <w:szCs w:val="9"/>
        </w:rPr>
        <w:fldChar w:fldCharType="separate"/>
      </w:r>
      <w:r>
        <w:rPr>
          <w:rFonts w:ascii="微软雅黑" w:eastAsia="微软雅黑" w:hAnsi="微软雅黑"/>
          <w:color w:val="000000"/>
          <w:sz w:val="9"/>
          <w:szCs w:val="9"/>
        </w:rPr>
        <w:fldChar w:fldCharType="begin"/>
      </w:r>
      <w:r>
        <w:rPr>
          <w:rFonts w:ascii="微软雅黑" w:eastAsia="微软雅黑" w:hAnsi="微软雅黑"/>
          <w:color w:val="000000"/>
          <w:sz w:val="9"/>
          <w:szCs w:val="9"/>
        </w:rPr>
        <w:instrText xml:space="preserve"> INCLUDEPICTURE  "http://www.hfut.edu.cn/ch/html/images/hfut_03.png" \* MERGEFORMATINET </w:instrText>
      </w:r>
      <w:r>
        <w:rPr>
          <w:rFonts w:ascii="微软雅黑" w:eastAsia="微软雅黑" w:hAnsi="微软雅黑"/>
          <w:color w:val="000000"/>
          <w:sz w:val="9"/>
          <w:szCs w:val="9"/>
        </w:rPr>
        <w:fldChar w:fldCharType="separate"/>
      </w:r>
      <w:r w:rsidR="00587986">
        <w:rPr>
          <w:rFonts w:ascii="微软雅黑" w:eastAsia="微软雅黑" w:hAnsi="微软雅黑"/>
          <w:color w:val="000000"/>
          <w:sz w:val="9"/>
          <w:szCs w:val="9"/>
        </w:rPr>
        <w:fldChar w:fldCharType="begin"/>
      </w:r>
      <w:r w:rsidR="00587986">
        <w:rPr>
          <w:rFonts w:ascii="微软雅黑" w:eastAsia="微软雅黑" w:hAnsi="微软雅黑"/>
          <w:color w:val="000000"/>
          <w:sz w:val="9"/>
          <w:szCs w:val="9"/>
        </w:rPr>
        <w:instrText xml:space="preserve"> INCLUDEPICTURE  "http://www.hfut.edu.cn/ch/html/images/hfut_03.png" \* MERGEFORMATINET </w:instrText>
      </w:r>
      <w:r w:rsidR="00587986">
        <w:rPr>
          <w:rFonts w:ascii="微软雅黑" w:eastAsia="微软雅黑" w:hAnsi="微软雅黑"/>
          <w:color w:val="000000"/>
          <w:sz w:val="9"/>
          <w:szCs w:val="9"/>
        </w:rPr>
        <w:fldChar w:fldCharType="separate"/>
      </w:r>
      <w:r w:rsidR="00EE1B96">
        <w:rPr>
          <w:rFonts w:ascii="微软雅黑" w:eastAsia="微软雅黑" w:hAnsi="微软雅黑"/>
          <w:color w:val="000000"/>
          <w:sz w:val="9"/>
          <w:szCs w:val="9"/>
        </w:rPr>
        <w:fldChar w:fldCharType="begin"/>
      </w:r>
      <w:r w:rsidR="00EE1B96">
        <w:rPr>
          <w:rFonts w:ascii="微软雅黑" w:eastAsia="微软雅黑" w:hAnsi="微软雅黑"/>
          <w:color w:val="000000"/>
          <w:sz w:val="9"/>
          <w:szCs w:val="9"/>
        </w:rPr>
        <w:instrText xml:space="preserve"> INCLUDEPICTURE  "http://www.hfut.edu.cn/ch/html/images/hfut_03.png" \* MERGEFORMATINET </w:instrText>
      </w:r>
      <w:r w:rsidR="00EE1B96">
        <w:rPr>
          <w:rFonts w:ascii="微软雅黑" w:eastAsia="微软雅黑" w:hAnsi="微软雅黑"/>
          <w:color w:val="000000"/>
          <w:sz w:val="9"/>
          <w:szCs w:val="9"/>
        </w:rPr>
        <w:fldChar w:fldCharType="separate"/>
      </w:r>
      <w:r w:rsidR="000E1EDE">
        <w:rPr>
          <w:rFonts w:ascii="微软雅黑" w:eastAsia="微软雅黑" w:hAnsi="微软雅黑"/>
          <w:color w:val="000000"/>
          <w:sz w:val="9"/>
          <w:szCs w:val="9"/>
        </w:rPr>
        <w:fldChar w:fldCharType="begin"/>
      </w:r>
      <w:r w:rsidR="000E1EDE">
        <w:rPr>
          <w:rFonts w:ascii="微软雅黑" w:eastAsia="微软雅黑" w:hAnsi="微软雅黑"/>
          <w:color w:val="000000"/>
          <w:sz w:val="9"/>
          <w:szCs w:val="9"/>
        </w:rPr>
        <w:instrText xml:space="preserve"> INCLUDEPICTURE  "http://www.hfut.edu.cn/ch/html/images/hfut_03.png" \* MERGEFORMATINET </w:instrText>
      </w:r>
      <w:r w:rsidR="000E1EDE">
        <w:rPr>
          <w:rFonts w:ascii="微软雅黑" w:eastAsia="微软雅黑" w:hAnsi="微软雅黑"/>
          <w:color w:val="000000"/>
          <w:sz w:val="9"/>
          <w:szCs w:val="9"/>
        </w:rPr>
        <w:fldChar w:fldCharType="separate"/>
      </w:r>
      <w:r w:rsidR="00004E22">
        <w:rPr>
          <w:rFonts w:ascii="微软雅黑" w:eastAsia="微软雅黑" w:hAnsi="微软雅黑"/>
          <w:color w:val="000000"/>
          <w:sz w:val="9"/>
          <w:szCs w:val="9"/>
        </w:rPr>
        <w:fldChar w:fldCharType="begin"/>
      </w:r>
      <w:r w:rsidR="00004E22">
        <w:rPr>
          <w:rFonts w:ascii="微软雅黑" w:eastAsia="微软雅黑" w:hAnsi="微软雅黑"/>
          <w:color w:val="000000"/>
          <w:sz w:val="9"/>
          <w:szCs w:val="9"/>
        </w:rPr>
        <w:instrText xml:space="preserve"> INCLUDEPICTURE  "http://www.hfut.edu.cn/ch/html/images/hfut_03.png" \* MERGEFORMATINET </w:instrText>
      </w:r>
      <w:r w:rsidR="00004E22">
        <w:rPr>
          <w:rFonts w:ascii="微软雅黑" w:eastAsia="微软雅黑" w:hAnsi="微软雅黑"/>
          <w:color w:val="000000"/>
          <w:sz w:val="9"/>
          <w:szCs w:val="9"/>
        </w:rPr>
        <w:fldChar w:fldCharType="separate"/>
      </w:r>
      <w:r w:rsidR="009223B9">
        <w:rPr>
          <w:rFonts w:ascii="微软雅黑" w:eastAsia="微软雅黑" w:hAnsi="微软雅黑"/>
          <w:color w:val="000000"/>
          <w:sz w:val="9"/>
          <w:szCs w:val="9"/>
        </w:rPr>
        <w:fldChar w:fldCharType="begin"/>
      </w:r>
      <w:r w:rsidR="009223B9">
        <w:rPr>
          <w:rFonts w:ascii="微软雅黑" w:eastAsia="微软雅黑" w:hAnsi="微软雅黑"/>
          <w:color w:val="000000"/>
          <w:sz w:val="9"/>
          <w:szCs w:val="9"/>
        </w:rPr>
        <w:instrText xml:space="preserve"> INCLUDEPICTURE  "http://www.hfut.edu.cn/ch/html/images/hfut_03.png" \* MERGEFORMATINET </w:instrText>
      </w:r>
      <w:r w:rsidR="009223B9">
        <w:rPr>
          <w:rFonts w:ascii="微软雅黑" w:eastAsia="微软雅黑" w:hAnsi="微软雅黑"/>
          <w:color w:val="000000"/>
          <w:sz w:val="9"/>
          <w:szCs w:val="9"/>
        </w:rPr>
        <w:fldChar w:fldCharType="separate"/>
      </w:r>
      <w:r w:rsidR="00EA65D7">
        <w:rPr>
          <w:rFonts w:ascii="微软雅黑" w:eastAsia="微软雅黑" w:hAnsi="微软雅黑"/>
          <w:color w:val="000000"/>
          <w:sz w:val="9"/>
          <w:szCs w:val="9"/>
        </w:rPr>
        <w:fldChar w:fldCharType="begin"/>
      </w:r>
      <w:r w:rsidR="00EA65D7">
        <w:rPr>
          <w:rFonts w:ascii="微软雅黑" w:eastAsia="微软雅黑" w:hAnsi="微软雅黑"/>
          <w:color w:val="000000"/>
          <w:sz w:val="9"/>
          <w:szCs w:val="9"/>
        </w:rPr>
        <w:instrText xml:space="preserve"> INCLUDEPICTURE  "http://www.hfut.edu.cn/ch/html/images/hfut_03.png" \* MERGEFORMATINET </w:instrText>
      </w:r>
      <w:r w:rsidR="00EA65D7">
        <w:rPr>
          <w:rFonts w:ascii="微软雅黑" w:eastAsia="微软雅黑" w:hAnsi="微软雅黑"/>
          <w:color w:val="000000"/>
          <w:sz w:val="9"/>
          <w:szCs w:val="9"/>
        </w:rPr>
        <w:fldChar w:fldCharType="separate"/>
      </w:r>
      <w:r w:rsidR="000316E9">
        <w:rPr>
          <w:rFonts w:ascii="微软雅黑" w:eastAsia="微软雅黑" w:hAnsi="微软雅黑"/>
          <w:color w:val="000000"/>
          <w:sz w:val="9"/>
          <w:szCs w:val="9"/>
        </w:rPr>
        <w:fldChar w:fldCharType="begin"/>
      </w:r>
      <w:r w:rsidR="000316E9">
        <w:rPr>
          <w:rFonts w:ascii="微软雅黑" w:eastAsia="微软雅黑" w:hAnsi="微软雅黑"/>
          <w:color w:val="000000"/>
          <w:sz w:val="9"/>
          <w:szCs w:val="9"/>
        </w:rPr>
        <w:instrText xml:space="preserve"> INCLUDEPICTURE  "http://www.hfut.edu.cn/ch/html/images/hfut_03.png" \* MERGEFORMATINET </w:instrText>
      </w:r>
      <w:r w:rsidR="000316E9">
        <w:rPr>
          <w:rFonts w:ascii="微软雅黑" w:eastAsia="微软雅黑" w:hAnsi="微软雅黑"/>
          <w:color w:val="000000"/>
          <w:sz w:val="9"/>
          <w:szCs w:val="9"/>
        </w:rPr>
        <w:fldChar w:fldCharType="separate"/>
      </w:r>
      <w:r w:rsidR="0097404B">
        <w:rPr>
          <w:rFonts w:ascii="微软雅黑" w:eastAsia="微软雅黑" w:hAnsi="微软雅黑"/>
          <w:color w:val="000000"/>
          <w:sz w:val="9"/>
          <w:szCs w:val="9"/>
        </w:rPr>
        <w:fldChar w:fldCharType="begin"/>
      </w:r>
      <w:r w:rsidR="0097404B">
        <w:rPr>
          <w:rFonts w:ascii="微软雅黑" w:eastAsia="微软雅黑" w:hAnsi="微软雅黑"/>
          <w:color w:val="000000"/>
          <w:sz w:val="9"/>
          <w:szCs w:val="9"/>
        </w:rPr>
        <w:instrText xml:space="preserve"> INCLUDEPICTURE  "http://www.hfut.edu.cn/ch/html/images/hfut_03.png" \* MERGEFORMATINET </w:instrText>
      </w:r>
      <w:r w:rsidR="0097404B">
        <w:rPr>
          <w:rFonts w:ascii="微软雅黑" w:eastAsia="微软雅黑" w:hAnsi="微软雅黑"/>
          <w:color w:val="000000"/>
          <w:sz w:val="9"/>
          <w:szCs w:val="9"/>
        </w:rPr>
        <w:fldChar w:fldCharType="separate"/>
      </w:r>
      <w:r w:rsidR="00A85F03">
        <w:rPr>
          <w:rFonts w:ascii="微软雅黑" w:eastAsia="微软雅黑" w:hAnsi="微软雅黑"/>
          <w:color w:val="000000"/>
          <w:sz w:val="9"/>
          <w:szCs w:val="9"/>
        </w:rPr>
        <w:fldChar w:fldCharType="begin"/>
      </w:r>
      <w:r w:rsidR="00A85F03">
        <w:rPr>
          <w:rFonts w:ascii="微软雅黑" w:eastAsia="微软雅黑" w:hAnsi="微软雅黑"/>
          <w:color w:val="000000"/>
          <w:sz w:val="9"/>
          <w:szCs w:val="9"/>
        </w:rPr>
        <w:instrText xml:space="preserve"> INCLUDEPICTURE  "http://www.hfut.edu.cn/ch/html/images/hfut_03.png" \* MERGEFORMATINET </w:instrText>
      </w:r>
      <w:r w:rsidR="00A85F03">
        <w:rPr>
          <w:rFonts w:ascii="微软雅黑" w:eastAsia="微软雅黑" w:hAnsi="微软雅黑"/>
          <w:color w:val="000000"/>
          <w:sz w:val="9"/>
          <w:szCs w:val="9"/>
        </w:rPr>
        <w:fldChar w:fldCharType="separate"/>
      </w:r>
      <w:r w:rsidR="00A85F03">
        <w:rPr>
          <w:rFonts w:ascii="微软雅黑" w:eastAsia="微软雅黑" w:hAnsi="微软雅黑"/>
          <w:color w:val="000000"/>
          <w:sz w:val="9"/>
          <w:szCs w:val="9"/>
        </w:rPr>
        <w:pict w14:anchorId="46D0D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合肥工业大学" style="width:310.1pt;height:76.85pt">
            <v:imagedata r:id="rId9" r:href="rId10"/>
          </v:shape>
        </w:pict>
      </w:r>
      <w:r w:rsidR="00A85F03">
        <w:rPr>
          <w:rFonts w:ascii="微软雅黑" w:eastAsia="微软雅黑" w:hAnsi="微软雅黑"/>
          <w:color w:val="000000"/>
          <w:sz w:val="9"/>
          <w:szCs w:val="9"/>
        </w:rPr>
        <w:fldChar w:fldCharType="end"/>
      </w:r>
      <w:r w:rsidR="0097404B">
        <w:rPr>
          <w:rFonts w:ascii="微软雅黑" w:eastAsia="微软雅黑" w:hAnsi="微软雅黑"/>
          <w:color w:val="000000"/>
          <w:sz w:val="9"/>
          <w:szCs w:val="9"/>
        </w:rPr>
        <w:fldChar w:fldCharType="end"/>
      </w:r>
      <w:r w:rsidR="000316E9">
        <w:rPr>
          <w:rFonts w:ascii="微软雅黑" w:eastAsia="微软雅黑" w:hAnsi="微软雅黑"/>
          <w:color w:val="000000"/>
          <w:sz w:val="9"/>
          <w:szCs w:val="9"/>
        </w:rPr>
        <w:fldChar w:fldCharType="end"/>
      </w:r>
      <w:r w:rsidR="00EA65D7">
        <w:rPr>
          <w:rFonts w:ascii="微软雅黑" w:eastAsia="微软雅黑" w:hAnsi="微软雅黑"/>
          <w:color w:val="000000"/>
          <w:sz w:val="9"/>
          <w:szCs w:val="9"/>
        </w:rPr>
        <w:fldChar w:fldCharType="end"/>
      </w:r>
      <w:r w:rsidR="009223B9">
        <w:rPr>
          <w:rFonts w:ascii="微软雅黑" w:eastAsia="微软雅黑" w:hAnsi="微软雅黑"/>
          <w:color w:val="000000"/>
          <w:sz w:val="9"/>
          <w:szCs w:val="9"/>
        </w:rPr>
        <w:fldChar w:fldCharType="end"/>
      </w:r>
      <w:r w:rsidR="00004E22">
        <w:rPr>
          <w:rFonts w:ascii="微软雅黑" w:eastAsia="微软雅黑" w:hAnsi="微软雅黑"/>
          <w:color w:val="000000"/>
          <w:sz w:val="9"/>
          <w:szCs w:val="9"/>
        </w:rPr>
        <w:fldChar w:fldCharType="end"/>
      </w:r>
      <w:r w:rsidR="000E1EDE">
        <w:rPr>
          <w:rFonts w:ascii="微软雅黑" w:eastAsia="微软雅黑" w:hAnsi="微软雅黑"/>
          <w:color w:val="000000"/>
          <w:sz w:val="9"/>
          <w:szCs w:val="9"/>
        </w:rPr>
        <w:fldChar w:fldCharType="end"/>
      </w:r>
      <w:r w:rsidR="00EE1B96">
        <w:rPr>
          <w:rFonts w:ascii="微软雅黑" w:eastAsia="微软雅黑" w:hAnsi="微软雅黑"/>
          <w:color w:val="000000"/>
          <w:sz w:val="9"/>
          <w:szCs w:val="9"/>
        </w:rPr>
        <w:fldChar w:fldCharType="end"/>
      </w:r>
      <w:r w:rsidR="00587986">
        <w:rPr>
          <w:rFonts w:ascii="微软雅黑" w:eastAsia="微软雅黑" w:hAnsi="微软雅黑"/>
          <w:color w:val="000000"/>
          <w:sz w:val="9"/>
          <w:szCs w:val="9"/>
        </w:rPr>
        <w:fldChar w:fldCharType="end"/>
      </w:r>
      <w:r>
        <w:rPr>
          <w:rFonts w:ascii="微软雅黑" w:eastAsia="微软雅黑" w:hAnsi="微软雅黑"/>
          <w:color w:val="000000"/>
          <w:sz w:val="9"/>
          <w:szCs w:val="9"/>
        </w:rPr>
        <w:fldChar w:fldCharType="end"/>
      </w:r>
      <w:r>
        <w:rPr>
          <w:rFonts w:ascii="微软雅黑" w:eastAsia="微软雅黑" w:hAnsi="微软雅黑"/>
          <w:color w:val="000000"/>
          <w:sz w:val="9"/>
          <w:szCs w:val="9"/>
        </w:rPr>
        <w:fldChar w:fldCharType="end"/>
      </w:r>
      <w:r>
        <w:rPr>
          <w:rFonts w:ascii="微软雅黑" w:eastAsia="微软雅黑" w:hAnsi="微软雅黑"/>
          <w:color w:val="000000"/>
          <w:sz w:val="9"/>
          <w:szCs w:val="9"/>
        </w:rPr>
        <w:fldChar w:fldCharType="end"/>
      </w:r>
      <w:r>
        <w:rPr>
          <w:rFonts w:ascii="微软雅黑" w:eastAsia="微软雅黑" w:hAnsi="微软雅黑"/>
          <w:color w:val="000000"/>
          <w:sz w:val="9"/>
          <w:szCs w:val="9"/>
        </w:rPr>
        <w:fldChar w:fldCharType="end"/>
      </w:r>
    </w:p>
    <w:p w14:paraId="591C3EBC" w14:textId="77777777" w:rsidR="00AC218F" w:rsidRDefault="00850CBA">
      <w:pPr>
        <w:spacing w:beforeLines="150" w:before="468" w:afterLines="50" w:after="156" w:line="900" w:lineRule="exact"/>
        <w:jc w:val="center"/>
        <w:rPr>
          <w:rFonts w:ascii="黑体" w:eastAsia="黑体" w:hAnsi="黑体"/>
          <w:bCs/>
          <w:sz w:val="44"/>
          <w:szCs w:val="21"/>
        </w:rPr>
      </w:pPr>
      <w:r>
        <w:rPr>
          <w:rFonts w:ascii="黑体" w:eastAsia="黑体" w:hAnsi="黑体" w:hint="eastAsia"/>
          <w:bCs/>
          <w:spacing w:val="-8"/>
          <w:sz w:val="52"/>
          <w:szCs w:val="52"/>
        </w:rPr>
        <w:t>大学生创新创业训练计划项目</w:t>
      </w:r>
    </w:p>
    <w:p w14:paraId="2B9FA9CF" w14:textId="77777777" w:rsidR="00AC218F" w:rsidRDefault="00850CBA">
      <w:pPr>
        <w:spacing w:beforeLines="100" w:before="312" w:afterLines="50" w:after="156"/>
        <w:jc w:val="center"/>
        <w:rPr>
          <w:rFonts w:ascii="黑体" w:eastAsia="黑体" w:hAnsi="黑体"/>
          <w:bCs/>
          <w:sz w:val="40"/>
          <w:szCs w:val="21"/>
        </w:rPr>
      </w:pPr>
      <w:r>
        <w:rPr>
          <w:rFonts w:ascii="黑体" w:eastAsia="黑体" w:hAnsi="黑体" w:hint="eastAsia"/>
          <w:bCs/>
          <w:spacing w:val="-8"/>
          <w:sz w:val="52"/>
          <w:szCs w:val="52"/>
        </w:rPr>
        <w:t>结题材料</w:t>
      </w:r>
    </w:p>
    <w:p w14:paraId="2742392D" w14:textId="77777777" w:rsidR="00AC218F" w:rsidRDefault="00850CBA">
      <w:pPr>
        <w:tabs>
          <w:tab w:val="left" w:pos="426"/>
          <w:tab w:val="left" w:pos="851"/>
        </w:tabs>
        <w:spacing w:line="600" w:lineRule="auto"/>
        <w:rPr>
          <w:rFonts w:ascii="仿宋" w:eastAsia="仿宋" w:hAnsi="仿宋" w:cs="Arial"/>
          <w:sz w:val="32"/>
          <w:szCs w:val="32"/>
        </w:rPr>
      </w:pPr>
      <w:r>
        <w:rPr>
          <w:rFonts w:ascii="仿宋" w:eastAsia="仿宋" w:hAnsi="仿宋" w:cs="Arial" w:hint="eastAsia"/>
          <w:sz w:val="32"/>
          <w:szCs w:val="32"/>
        </w:rPr>
        <w:tab/>
      </w:r>
    </w:p>
    <w:p w14:paraId="3298380F" w14:textId="77777777" w:rsidR="00AC218F" w:rsidRDefault="00850CBA">
      <w:pPr>
        <w:tabs>
          <w:tab w:val="left" w:pos="426"/>
          <w:tab w:val="left" w:pos="851"/>
        </w:tabs>
        <w:spacing w:line="600" w:lineRule="auto"/>
        <w:rPr>
          <w:rFonts w:ascii="仿宋" w:eastAsia="仿宋" w:hAnsi="仿宋"/>
          <w:sz w:val="28"/>
          <w:szCs w:val="28"/>
        </w:rPr>
      </w:pPr>
      <w:r>
        <w:rPr>
          <w:rFonts w:ascii="仿宋" w:eastAsia="仿宋" w:hAnsi="仿宋" w:cs="Arial" w:hint="eastAsia"/>
          <w:sz w:val="32"/>
          <w:szCs w:val="32"/>
        </w:rPr>
        <w:tab/>
      </w:r>
      <w:r>
        <w:rPr>
          <w:rFonts w:ascii="仿宋" w:eastAsia="仿宋" w:hAnsi="仿宋" w:cs="Arial"/>
          <w:spacing w:val="40"/>
          <w:kern w:val="0"/>
          <w:sz w:val="32"/>
          <w:szCs w:val="32"/>
          <w:fitText w:val="1920" w:id="-1808508672"/>
        </w:rPr>
        <w:t>项目级别</w:t>
      </w:r>
      <w:r>
        <w:rPr>
          <w:rFonts w:ascii="仿宋" w:eastAsia="仿宋" w:hAnsi="仿宋" w:cs="Arial"/>
          <w:kern w:val="0"/>
          <w:sz w:val="32"/>
          <w:szCs w:val="32"/>
          <w:fitText w:val="1920" w:id="-1808508672"/>
        </w:rPr>
        <w:t>：</w:t>
      </w:r>
      <w:r>
        <w:rPr>
          <w:rFonts w:ascii="仿宋" w:eastAsia="仿宋" w:hAnsi="仿宋" w:cs="Arial" w:hint="eastAsia"/>
          <w:sz w:val="32"/>
          <w:szCs w:val="32"/>
        </w:rPr>
        <w:t xml:space="preserve"> </w:t>
      </w:r>
      <w:r>
        <w:rPr>
          <w:rFonts w:ascii="宋体" w:hAnsi="宋体" w:hint="eastAsia"/>
          <w:sz w:val="32"/>
          <w:szCs w:val="32"/>
          <w:u w:val="thick"/>
        </w:rPr>
        <w:t xml:space="preserve">  </w:t>
      </w:r>
      <w:r>
        <w:rPr>
          <w:rFonts w:ascii="宋体" w:hAnsi="宋体"/>
          <w:sz w:val="32"/>
          <w:szCs w:val="32"/>
          <w:u w:val="thick"/>
        </w:rPr>
        <w:t xml:space="preserve"> </w:t>
      </w:r>
      <w:r>
        <w:rPr>
          <w:rFonts w:ascii="宋体" w:hAnsi="宋体" w:hint="eastAsia"/>
          <w:sz w:val="32"/>
          <w:szCs w:val="32"/>
          <w:u w:val="thick"/>
        </w:rPr>
        <w:t xml:space="preserve">    □国家级   </w:t>
      </w:r>
      <w:r>
        <w:rPr>
          <w:rFonts w:ascii="Wingdings 2" w:eastAsia="仿宋" w:hAnsi="Wingdings 2"/>
          <w:sz w:val="32"/>
          <w:szCs w:val="32"/>
          <w:u w:val="thick"/>
        </w:rPr>
        <w:t></w:t>
      </w:r>
      <w:r>
        <w:rPr>
          <w:rFonts w:ascii="宋体" w:hAnsi="宋体" w:hint="eastAsia"/>
          <w:sz w:val="32"/>
          <w:szCs w:val="32"/>
          <w:u w:val="thick"/>
        </w:rPr>
        <w:t xml:space="preserve">省级   □校级    </w:t>
      </w:r>
      <w:r>
        <w:rPr>
          <w:rFonts w:ascii="宋体" w:hAnsi="宋体"/>
          <w:sz w:val="32"/>
          <w:szCs w:val="32"/>
          <w:u w:val="thick"/>
        </w:rPr>
        <w:t xml:space="preserve">     </w:t>
      </w:r>
      <w:r>
        <w:rPr>
          <w:rFonts w:ascii="宋体" w:hAnsi="宋体" w:hint="eastAsia"/>
          <w:sz w:val="32"/>
          <w:szCs w:val="32"/>
          <w:u w:val="thick"/>
        </w:rPr>
        <w:t xml:space="preserve"> </w:t>
      </w:r>
    </w:p>
    <w:p w14:paraId="14AB6095" w14:textId="77777777" w:rsidR="00AC218F" w:rsidRDefault="00850CBA">
      <w:pPr>
        <w:spacing w:line="600" w:lineRule="auto"/>
        <w:rPr>
          <w:rFonts w:ascii="仿宋" w:eastAsia="仿宋" w:hAnsi="仿宋"/>
          <w:sz w:val="28"/>
          <w:szCs w:val="28"/>
          <w:u w:val="thick"/>
        </w:rPr>
      </w:pPr>
      <w:r>
        <w:rPr>
          <w:rFonts w:ascii="仿宋" w:eastAsia="仿宋" w:hAnsi="仿宋" w:cs="Arial" w:hint="eastAsia"/>
          <w:sz w:val="32"/>
          <w:szCs w:val="32"/>
        </w:rPr>
        <w:t xml:space="preserve">   </w:t>
      </w:r>
      <w:r>
        <w:rPr>
          <w:rFonts w:ascii="仿宋" w:eastAsia="仿宋" w:hAnsi="仿宋" w:cs="Arial"/>
          <w:spacing w:val="40"/>
          <w:kern w:val="0"/>
          <w:sz w:val="32"/>
          <w:szCs w:val="32"/>
          <w:fitText w:val="1920" w:id="-1808508671"/>
        </w:rPr>
        <w:t>项目</w:t>
      </w:r>
      <w:r>
        <w:rPr>
          <w:rFonts w:ascii="仿宋" w:eastAsia="仿宋" w:hAnsi="仿宋" w:cs="Arial" w:hint="eastAsia"/>
          <w:spacing w:val="40"/>
          <w:kern w:val="0"/>
          <w:sz w:val="32"/>
          <w:szCs w:val="32"/>
          <w:fitText w:val="1920" w:id="-1808508671"/>
        </w:rPr>
        <w:t>编号</w:t>
      </w:r>
      <w:r>
        <w:rPr>
          <w:rFonts w:ascii="仿宋" w:eastAsia="仿宋" w:hAnsi="仿宋" w:cs="Arial"/>
          <w:kern w:val="0"/>
          <w:sz w:val="32"/>
          <w:szCs w:val="32"/>
          <w:fitText w:val="1920" w:id="-1808508671"/>
        </w:rPr>
        <w:t>：</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宋体" w:hAnsi="宋体"/>
          <w:sz w:val="32"/>
          <w:szCs w:val="32"/>
          <w:u w:val="thick"/>
        </w:rPr>
        <w:t>S202010359292</w:t>
      </w:r>
      <w:r>
        <w:rPr>
          <w:rFonts w:ascii="宋体" w:hAnsi="宋体" w:hint="eastAsia"/>
          <w:sz w:val="32"/>
          <w:szCs w:val="32"/>
          <w:u w:val="thick"/>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p>
    <w:p w14:paraId="0DA4F266" w14:textId="599BD477" w:rsidR="00AC218F" w:rsidRDefault="00850CBA">
      <w:pPr>
        <w:spacing w:line="600" w:lineRule="auto"/>
        <w:ind w:left="2240" w:hangingChars="700" w:hanging="2240"/>
        <w:rPr>
          <w:rFonts w:ascii="仿宋" w:eastAsia="仿宋" w:hAnsi="仿宋"/>
          <w:sz w:val="28"/>
          <w:szCs w:val="28"/>
        </w:rPr>
      </w:pPr>
      <w:r>
        <w:rPr>
          <w:rFonts w:ascii="仿宋" w:eastAsia="仿宋" w:hAnsi="仿宋" w:cs="Arial" w:hint="eastAsia"/>
          <w:sz w:val="32"/>
          <w:szCs w:val="32"/>
        </w:rPr>
        <w:t xml:space="preserve">   </w:t>
      </w:r>
      <w:r>
        <w:rPr>
          <w:rFonts w:ascii="仿宋" w:eastAsia="仿宋" w:hAnsi="仿宋" w:cs="Arial"/>
          <w:spacing w:val="40"/>
          <w:kern w:val="0"/>
          <w:sz w:val="32"/>
          <w:szCs w:val="32"/>
          <w:fitText w:val="1920" w:id="-1808508670"/>
        </w:rPr>
        <w:t>项目</w:t>
      </w:r>
      <w:r>
        <w:rPr>
          <w:rFonts w:ascii="仿宋" w:eastAsia="仿宋" w:hAnsi="仿宋" w:cs="Arial" w:hint="eastAsia"/>
          <w:spacing w:val="40"/>
          <w:kern w:val="0"/>
          <w:sz w:val="32"/>
          <w:szCs w:val="32"/>
          <w:fitText w:val="1920" w:id="-1808508670"/>
        </w:rPr>
        <w:t>名称</w:t>
      </w:r>
      <w:r>
        <w:rPr>
          <w:rFonts w:ascii="仿宋" w:eastAsia="仿宋" w:hAnsi="仿宋" w:cs="Arial"/>
          <w:kern w:val="0"/>
          <w:sz w:val="32"/>
          <w:szCs w:val="32"/>
          <w:fitText w:val="1920" w:id="-1808508670"/>
        </w:rPr>
        <w:t>：</w:t>
      </w:r>
      <w:r>
        <w:rPr>
          <w:rFonts w:ascii="仿宋" w:eastAsia="仿宋" w:hAnsi="仿宋"/>
          <w:sz w:val="28"/>
          <w:szCs w:val="28"/>
          <w:u w:val="thick"/>
        </w:rPr>
        <w:t xml:space="preserve">  </w:t>
      </w:r>
      <w:r w:rsidR="005862C9" w:rsidRPr="00086334">
        <w:rPr>
          <w:sz w:val="24"/>
          <w:u w:val="thick"/>
        </w:rPr>
        <w:t>基于机器学习的桩基低应变检测大数据分析及智能评价方法</w:t>
      </w:r>
    </w:p>
    <w:p w14:paraId="0BF3E45C" w14:textId="77777777" w:rsidR="00AC218F" w:rsidRDefault="00850CBA">
      <w:pPr>
        <w:spacing w:line="600" w:lineRule="auto"/>
        <w:rPr>
          <w:rFonts w:ascii="仿宋" w:eastAsia="仿宋" w:hAnsi="仿宋"/>
          <w:sz w:val="28"/>
          <w:szCs w:val="28"/>
        </w:rPr>
      </w:pPr>
      <w:r>
        <w:rPr>
          <w:rFonts w:ascii="仿宋" w:eastAsia="仿宋" w:hAnsi="仿宋" w:cs="Arial" w:hint="eastAsia"/>
          <w:sz w:val="32"/>
          <w:szCs w:val="32"/>
        </w:rPr>
        <w:tab/>
      </w:r>
      <w:r>
        <w:rPr>
          <w:rFonts w:ascii="仿宋" w:eastAsia="仿宋" w:hAnsi="仿宋" w:cs="Arial"/>
          <w:sz w:val="32"/>
          <w:szCs w:val="32"/>
        </w:rPr>
        <w:t>项目负责人：</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宋体" w:hAnsi="宋体" w:hint="eastAsia"/>
          <w:sz w:val="32"/>
          <w:szCs w:val="32"/>
          <w:u w:val="thick"/>
        </w:rPr>
        <w:t>吴思旻</w:t>
      </w:r>
      <w:r>
        <w:rPr>
          <w:rFonts w:ascii="仿宋" w:eastAsia="仿宋" w:hAnsi="仿宋" w:hint="eastAsia"/>
          <w:sz w:val="28"/>
          <w:szCs w:val="28"/>
          <w:u w:val="thick"/>
        </w:rPr>
        <w:t xml:space="preserve">                      </w:t>
      </w:r>
    </w:p>
    <w:p w14:paraId="268C64D5" w14:textId="77777777" w:rsidR="00AC218F" w:rsidRDefault="00850CBA">
      <w:pPr>
        <w:spacing w:line="600" w:lineRule="auto"/>
        <w:rPr>
          <w:rFonts w:ascii="仿宋" w:eastAsia="仿宋" w:hAnsi="仿宋"/>
          <w:sz w:val="28"/>
          <w:szCs w:val="28"/>
        </w:rPr>
      </w:pPr>
      <w:r>
        <w:rPr>
          <w:rFonts w:ascii="仿宋" w:eastAsia="仿宋" w:hAnsi="仿宋" w:cs="Arial" w:hint="eastAsia"/>
          <w:sz w:val="32"/>
          <w:szCs w:val="32"/>
        </w:rPr>
        <w:t xml:space="preserve">   </w:t>
      </w:r>
      <w:r>
        <w:rPr>
          <w:rFonts w:ascii="仿宋" w:eastAsia="仿宋" w:hAnsi="仿宋" w:cs="Arial"/>
          <w:sz w:val="32"/>
          <w:szCs w:val="32"/>
        </w:rPr>
        <w:t>项目组成员：</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cs="仿宋" w:hint="eastAsia"/>
          <w:sz w:val="32"/>
          <w:szCs w:val="32"/>
          <w:u w:val="thick"/>
        </w:rPr>
        <w:t>高腾飞，杨明，娄西宇，陈滋泉</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rPr>
        <w:t xml:space="preserve">   </w:t>
      </w:r>
      <w:r>
        <w:rPr>
          <w:rFonts w:ascii="仿宋" w:eastAsia="仿宋" w:hAnsi="仿宋" w:hint="eastAsia"/>
          <w:sz w:val="28"/>
          <w:szCs w:val="28"/>
        </w:rPr>
        <w:t xml:space="preserve">         </w:t>
      </w:r>
    </w:p>
    <w:p w14:paraId="7304F6D3" w14:textId="77777777" w:rsidR="00AC218F" w:rsidRDefault="00850CBA">
      <w:pPr>
        <w:spacing w:line="600" w:lineRule="auto"/>
        <w:rPr>
          <w:rFonts w:ascii="仿宋" w:eastAsia="仿宋" w:hAnsi="仿宋"/>
          <w:sz w:val="28"/>
          <w:szCs w:val="28"/>
        </w:rPr>
      </w:pPr>
      <w:r>
        <w:rPr>
          <w:rFonts w:ascii="仿宋" w:eastAsia="仿宋" w:hAnsi="仿宋" w:cs="Arial" w:hint="eastAsia"/>
          <w:sz w:val="32"/>
          <w:szCs w:val="32"/>
        </w:rPr>
        <w:tab/>
      </w:r>
      <w:r>
        <w:rPr>
          <w:rFonts w:ascii="仿宋" w:eastAsia="仿宋" w:hAnsi="仿宋" w:cs="Arial"/>
          <w:spacing w:val="40"/>
          <w:kern w:val="0"/>
          <w:sz w:val="32"/>
          <w:szCs w:val="32"/>
          <w:fitText w:val="1920" w:id="-1808508669"/>
        </w:rPr>
        <w:t>起止</w:t>
      </w:r>
      <w:r>
        <w:rPr>
          <w:rFonts w:ascii="仿宋" w:eastAsia="仿宋" w:hAnsi="仿宋" w:cs="Arial" w:hint="eastAsia"/>
          <w:spacing w:val="40"/>
          <w:kern w:val="0"/>
          <w:sz w:val="32"/>
          <w:szCs w:val="32"/>
          <w:fitText w:val="1920" w:id="-1808508669"/>
        </w:rPr>
        <w:t>年月</w:t>
      </w:r>
      <w:r>
        <w:rPr>
          <w:rFonts w:ascii="仿宋" w:eastAsia="仿宋" w:hAnsi="仿宋" w:cs="Arial"/>
          <w:kern w:val="0"/>
          <w:sz w:val="32"/>
          <w:szCs w:val="32"/>
          <w:fitText w:val="1920" w:id="-1808508669"/>
        </w:rPr>
        <w:t>：</w:t>
      </w:r>
      <w:r>
        <w:rPr>
          <w:rFonts w:ascii="仿宋" w:eastAsia="仿宋" w:hAnsi="仿宋" w:cs="Arial" w:hint="eastAsia"/>
          <w:sz w:val="32"/>
          <w:szCs w:val="32"/>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宋体" w:hAnsi="宋体" w:cs="华文细黑" w:hint="eastAsia"/>
          <w:sz w:val="32"/>
          <w:szCs w:val="32"/>
          <w:u w:val="thick"/>
        </w:rPr>
        <w:t>2020.06——2021.05</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rPr>
        <w:t xml:space="preserve">                </w:t>
      </w:r>
      <w:r>
        <w:rPr>
          <w:rFonts w:ascii="仿宋" w:eastAsia="仿宋" w:hAnsi="仿宋" w:hint="eastAsia"/>
          <w:sz w:val="28"/>
          <w:szCs w:val="28"/>
        </w:rPr>
        <w:t xml:space="preserve">  </w:t>
      </w:r>
    </w:p>
    <w:p w14:paraId="207DE661" w14:textId="77777777" w:rsidR="00AC218F" w:rsidRDefault="00850CBA">
      <w:pPr>
        <w:spacing w:line="600" w:lineRule="auto"/>
        <w:rPr>
          <w:rFonts w:ascii="仿宋" w:eastAsia="仿宋" w:hAnsi="仿宋"/>
          <w:sz w:val="28"/>
          <w:szCs w:val="28"/>
        </w:rPr>
      </w:pPr>
      <w:r>
        <w:rPr>
          <w:rFonts w:ascii="仿宋" w:eastAsia="仿宋" w:hAnsi="仿宋" w:cs="Arial" w:hint="eastAsia"/>
          <w:sz w:val="32"/>
          <w:szCs w:val="32"/>
        </w:rPr>
        <w:tab/>
      </w:r>
      <w:r>
        <w:rPr>
          <w:rFonts w:ascii="仿宋" w:eastAsia="仿宋" w:hAnsi="仿宋" w:cs="Arial"/>
          <w:spacing w:val="40"/>
          <w:kern w:val="0"/>
          <w:sz w:val="32"/>
          <w:szCs w:val="32"/>
          <w:fitText w:val="1920" w:id="-1808508668"/>
        </w:rPr>
        <w:t>指导教师</w:t>
      </w:r>
      <w:r>
        <w:rPr>
          <w:rFonts w:ascii="仿宋" w:eastAsia="仿宋" w:hAnsi="仿宋" w:cs="Arial"/>
          <w:kern w:val="0"/>
          <w:sz w:val="32"/>
          <w:szCs w:val="32"/>
          <w:fitText w:val="1920" w:id="-1808508668"/>
        </w:rPr>
        <w:t>：</w:t>
      </w:r>
      <w:r>
        <w:rPr>
          <w:rFonts w:ascii="仿宋" w:eastAsia="仿宋" w:hAnsi="仿宋" w:cs="Arial" w:hint="eastAsia"/>
          <w:sz w:val="32"/>
          <w:szCs w:val="32"/>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宋体" w:hAnsi="宋体" w:hint="eastAsia"/>
          <w:sz w:val="32"/>
          <w:szCs w:val="32"/>
          <w:u w:val="thick"/>
        </w:rPr>
        <w:t>卢志堂、</w:t>
      </w:r>
      <w:proofErr w:type="gramStart"/>
      <w:r>
        <w:rPr>
          <w:rFonts w:ascii="宋体" w:hAnsi="宋体" w:hint="eastAsia"/>
          <w:sz w:val="32"/>
          <w:szCs w:val="32"/>
          <w:u w:val="thick"/>
        </w:rPr>
        <w:t>葛粲</w:t>
      </w:r>
      <w:proofErr w:type="gramEnd"/>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sz w:val="28"/>
          <w:szCs w:val="28"/>
        </w:rPr>
        <w:t xml:space="preserve">                    </w:t>
      </w:r>
      <w:r>
        <w:rPr>
          <w:rFonts w:ascii="仿宋" w:eastAsia="仿宋" w:hAnsi="仿宋" w:hint="eastAsia"/>
          <w:sz w:val="28"/>
          <w:szCs w:val="28"/>
        </w:rPr>
        <w:t xml:space="preserve">  </w:t>
      </w:r>
    </w:p>
    <w:p w14:paraId="18FBD61B" w14:textId="77777777" w:rsidR="00AC218F" w:rsidRDefault="00850CBA">
      <w:pPr>
        <w:spacing w:line="600" w:lineRule="auto"/>
        <w:rPr>
          <w:rFonts w:eastAsia="仿宋"/>
          <w:b/>
          <w:sz w:val="48"/>
          <w:szCs w:val="48"/>
        </w:rPr>
      </w:pPr>
      <w:r>
        <w:rPr>
          <w:rFonts w:ascii="仿宋" w:eastAsia="仿宋" w:hAnsi="仿宋" w:cs="Arial" w:hint="eastAsia"/>
          <w:sz w:val="32"/>
          <w:szCs w:val="32"/>
        </w:rPr>
        <w:tab/>
      </w:r>
      <w:r>
        <w:rPr>
          <w:rFonts w:ascii="仿宋" w:eastAsia="仿宋" w:hAnsi="仿宋" w:cs="Arial"/>
          <w:spacing w:val="40"/>
          <w:kern w:val="0"/>
          <w:sz w:val="32"/>
          <w:szCs w:val="32"/>
          <w:fitText w:val="1920" w:id="-1808508667"/>
        </w:rPr>
        <w:t>所在</w:t>
      </w:r>
      <w:r>
        <w:rPr>
          <w:rFonts w:ascii="仿宋" w:eastAsia="仿宋" w:hAnsi="仿宋" w:cs="Arial" w:hint="eastAsia"/>
          <w:spacing w:val="40"/>
          <w:kern w:val="0"/>
          <w:sz w:val="32"/>
          <w:szCs w:val="32"/>
          <w:fitText w:val="1920" w:id="-1808508667"/>
        </w:rPr>
        <w:t>学院</w:t>
      </w:r>
      <w:r>
        <w:rPr>
          <w:rFonts w:ascii="仿宋" w:eastAsia="仿宋" w:hAnsi="仿宋" w:cs="Arial"/>
          <w:kern w:val="0"/>
          <w:sz w:val="32"/>
          <w:szCs w:val="32"/>
          <w:fitText w:val="1920" w:id="-1808508667"/>
        </w:rPr>
        <w:t>：</w:t>
      </w:r>
      <w:r>
        <w:rPr>
          <w:rFonts w:ascii="仿宋" w:eastAsia="仿宋" w:hAnsi="仿宋" w:cs="Arial" w:hint="eastAsia"/>
          <w:sz w:val="32"/>
          <w:szCs w:val="32"/>
        </w:rPr>
        <w:t xml:space="preserve"> </w:t>
      </w:r>
      <w:r>
        <w:rPr>
          <w:rFonts w:ascii="仿宋" w:eastAsia="仿宋" w:hAnsi="仿宋" w:hint="eastAsia"/>
          <w:sz w:val="28"/>
          <w:szCs w:val="28"/>
          <w:u w:val="thick"/>
        </w:rPr>
        <w:t xml:space="preserve">  </w:t>
      </w:r>
      <w:r>
        <w:rPr>
          <w:rFonts w:ascii="仿宋" w:eastAsia="仿宋" w:hAnsi="仿宋"/>
          <w:sz w:val="28"/>
          <w:szCs w:val="28"/>
          <w:u w:val="thick"/>
        </w:rPr>
        <w:t xml:space="preserve">          </w:t>
      </w:r>
      <w:r>
        <w:rPr>
          <w:rFonts w:ascii="仿宋" w:eastAsia="仿宋" w:hAnsi="仿宋" w:hint="eastAsia"/>
          <w:sz w:val="28"/>
          <w:szCs w:val="28"/>
          <w:u w:val="thick"/>
        </w:rPr>
        <w:t xml:space="preserve"> </w:t>
      </w:r>
      <w:r>
        <w:rPr>
          <w:rFonts w:ascii="宋体" w:hAnsi="宋体" w:hint="eastAsia"/>
          <w:sz w:val="32"/>
          <w:szCs w:val="32"/>
          <w:u w:val="thick"/>
        </w:rPr>
        <w:t>资源与环境工程学院</w:t>
      </w:r>
      <w:r>
        <w:rPr>
          <w:rFonts w:ascii="仿宋" w:eastAsia="仿宋" w:hAnsi="仿宋" w:hint="eastAsia"/>
          <w:sz w:val="28"/>
          <w:szCs w:val="28"/>
          <w:u w:val="thick"/>
        </w:rPr>
        <w:t xml:space="preserve">                </w:t>
      </w:r>
      <w:r>
        <w:t xml:space="preserve">           </w:t>
      </w:r>
      <w:r>
        <w:rPr>
          <w:rFonts w:hint="eastAsia"/>
        </w:rPr>
        <w:t xml:space="preserve"> </w:t>
      </w:r>
    </w:p>
    <w:p w14:paraId="10518C7F" w14:textId="77777777" w:rsidR="00AC218F" w:rsidRDefault="00850CBA">
      <w:pPr>
        <w:snapToGrid w:val="0"/>
        <w:spacing w:line="360" w:lineRule="auto"/>
        <w:jc w:val="center"/>
        <w:rPr>
          <w:rFonts w:ascii="楷体" w:eastAsia="楷体" w:hAnsi="楷体"/>
          <w:b/>
          <w:w w:val="80"/>
          <w:sz w:val="44"/>
          <w:szCs w:val="44"/>
        </w:rPr>
      </w:pPr>
      <w:r>
        <w:rPr>
          <w:rFonts w:ascii="楷体" w:eastAsia="楷体" w:hAnsi="楷体" w:hint="eastAsia"/>
          <w:b/>
          <w:w w:val="80"/>
          <w:sz w:val="44"/>
          <w:szCs w:val="44"/>
        </w:rPr>
        <w:t>创新创业教育中心</w:t>
      </w:r>
    </w:p>
    <w:p w14:paraId="2387B0F1" w14:textId="77777777" w:rsidR="00AC218F" w:rsidRDefault="00AC218F">
      <w:pPr>
        <w:tabs>
          <w:tab w:val="left" w:pos="1913"/>
        </w:tabs>
        <w:adjustRightInd w:val="0"/>
        <w:snapToGrid w:val="0"/>
        <w:spacing w:line="300" w:lineRule="auto"/>
        <w:ind w:firstLineChars="200" w:firstLine="437"/>
        <w:jc w:val="left"/>
        <w:rPr>
          <w:rFonts w:ascii="仿宋" w:eastAsia="仿宋" w:hAnsi="仿宋"/>
          <w:b/>
          <w:w w:val="90"/>
          <w:sz w:val="24"/>
        </w:rPr>
      </w:pPr>
    </w:p>
    <w:p w14:paraId="279BC7FF" w14:textId="77777777" w:rsidR="00AC218F" w:rsidRDefault="00AC218F">
      <w:pPr>
        <w:jc w:val="center"/>
        <w:rPr>
          <w:ins w:id="0" w:author="Conqueror" w:date="2021-04-06T22:03:00Z"/>
          <w:rFonts w:ascii="黑体" w:eastAsia="黑体" w:hAnsi="黑体" w:cs="黑体"/>
          <w:sz w:val="32"/>
          <w:szCs w:val="32"/>
        </w:rPr>
        <w:sectPr w:rsidR="00AC218F">
          <w:pgSz w:w="11906" w:h="16838"/>
          <w:pgMar w:top="1440" w:right="1800" w:bottom="1440" w:left="1800" w:header="851" w:footer="992" w:gutter="0"/>
          <w:cols w:space="425"/>
          <w:docGrid w:type="lines" w:linePitch="312"/>
        </w:sectPr>
      </w:pPr>
    </w:p>
    <w:p w14:paraId="1E544F31" w14:textId="77777777" w:rsidR="00AC218F" w:rsidRDefault="00850CBA">
      <w:pPr>
        <w:jc w:val="center"/>
        <w:rPr>
          <w:rFonts w:ascii="宋体" w:hAnsi="宋体"/>
          <w:sz w:val="32"/>
          <w:szCs w:val="32"/>
        </w:rPr>
      </w:pPr>
      <w:bookmarkStart w:id="1" w:name="_Toc13966"/>
      <w:bookmarkStart w:id="2" w:name="_Toc17235"/>
      <w:bookmarkStart w:id="3" w:name="_Toc18799"/>
      <w:bookmarkStart w:id="4" w:name="_Toc31219"/>
      <w:bookmarkStart w:id="5" w:name="_Toc18525"/>
      <w:bookmarkStart w:id="6" w:name="_Toc26544"/>
      <w:bookmarkStart w:id="7" w:name="_Toc14114"/>
      <w:bookmarkStart w:id="8" w:name="_Toc259"/>
      <w:bookmarkStart w:id="9" w:name="_Toc9594"/>
      <w:bookmarkStart w:id="10" w:name="_Toc32353"/>
      <w:r>
        <w:rPr>
          <w:rFonts w:ascii="宋体" w:hAnsi="宋体"/>
          <w:sz w:val="32"/>
          <w:szCs w:val="32"/>
        </w:rPr>
        <w:lastRenderedPageBreak/>
        <w:t>目录</w:t>
      </w:r>
    </w:p>
    <w:p w14:paraId="48B885BB" w14:textId="5C6742D5" w:rsidR="00505E12" w:rsidRDefault="00850CBA">
      <w:pPr>
        <w:pStyle w:val="TOC1"/>
        <w:tabs>
          <w:tab w:val="right" w:leader="dot" w:pos="8296"/>
        </w:tabs>
        <w:rPr>
          <w:rFonts w:asciiTheme="minorHAnsi" w:eastAsiaTheme="minorEastAsia" w:hAnsiTheme="minorHAnsi" w:cstheme="minorBidi"/>
          <w:noProof/>
          <w:szCs w:val="22"/>
        </w:rPr>
      </w:pPr>
      <w:r>
        <w:rPr>
          <w:rFonts w:ascii="宋体" w:hAnsi="宋体"/>
        </w:rPr>
        <w:fldChar w:fldCharType="begin"/>
      </w:r>
      <w:r>
        <w:rPr>
          <w:rFonts w:ascii="宋体" w:hAnsi="宋体"/>
        </w:rPr>
        <w:instrText xml:space="preserve">TOC \o "1-5" \h \u </w:instrText>
      </w:r>
      <w:r>
        <w:rPr>
          <w:rFonts w:ascii="宋体" w:hAnsi="宋体"/>
        </w:rPr>
        <w:fldChar w:fldCharType="separate"/>
      </w:r>
      <w:hyperlink w:anchor="_Toc69297901" w:history="1">
        <w:r w:rsidR="00505E12" w:rsidRPr="007160F5">
          <w:rPr>
            <w:rStyle w:val="af1"/>
            <w:noProof/>
          </w:rPr>
          <w:t>第一章</w:t>
        </w:r>
        <w:r w:rsidR="00505E12" w:rsidRPr="007160F5">
          <w:rPr>
            <w:rStyle w:val="af1"/>
            <w:noProof/>
          </w:rPr>
          <w:t xml:space="preserve"> </w:t>
        </w:r>
        <w:r w:rsidR="00505E12" w:rsidRPr="007160F5">
          <w:rPr>
            <w:rStyle w:val="af1"/>
            <w:noProof/>
          </w:rPr>
          <w:t>项目结题申请表</w:t>
        </w:r>
        <w:r w:rsidR="00505E12">
          <w:rPr>
            <w:noProof/>
          </w:rPr>
          <w:tab/>
        </w:r>
        <w:r w:rsidR="00505E12">
          <w:rPr>
            <w:noProof/>
          </w:rPr>
          <w:fldChar w:fldCharType="begin"/>
        </w:r>
        <w:r w:rsidR="00505E12">
          <w:rPr>
            <w:noProof/>
          </w:rPr>
          <w:instrText xml:space="preserve"> PAGEREF _Toc69297901 \h </w:instrText>
        </w:r>
        <w:r w:rsidR="00505E12">
          <w:rPr>
            <w:noProof/>
          </w:rPr>
        </w:r>
        <w:r w:rsidR="00505E12">
          <w:rPr>
            <w:noProof/>
          </w:rPr>
          <w:fldChar w:fldCharType="separate"/>
        </w:r>
        <w:r w:rsidR="00505E12">
          <w:rPr>
            <w:noProof/>
          </w:rPr>
          <w:t>2</w:t>
        </w:r>
        <w:r w:rsidR="00505E12">
          <w:rPr>
            <w:noProof/>
          </w:rPr>
          <w:fldChar w:fldCharType="end"/>
        </w:r>
      </w:hyperlink>
    </w:p>
    <w:p w14:paraId="69EF4560" w14:textId="29A253A4" w:rsidR="00505E12" w:rsidRDefault="00505E12">
      <w:pPr>
        <w:pStyle w:val="TOC1"/>
        <w:tabs>
          <w:tab w:val="right" w:leader="dot" w:pos="8296"/>
        </w:tabs>
        <w:rPr>
          <w:rFonts w:asciiTheme="minorHAnsi" w:eastAsiaTheme="minorEastAsia" w:hAnsiTheme="minorHAnsi" w:cstheme="minorBidi"/>
          <w:noProof/>
          <w:szCs w:val="22"/>
        </w:rPr>
      </w:pPr>
      <w:hyperlink w:anchor="_Toc69297902" w:history="1">
        <w:r w:rsidRPr="007160F5">
          <w:rPr>
            <w:rStyle w:val="af1"/>
            <w:rFonts w:ascii="黑体" w:hAnsi="黑体" w:cs="黑体"/>
            <w:noProof/>
          </w:rPr>
          <w:t>第二章</w:t>
        </w:r>
        <w:r w:rsidRPr="007160F5">
          <w:rPr>
            <w:rStyle w:val="af1"/>
            <w:rFonts w:ascii="黑体" w:hAnsi="黑体" w:cs="黑体"/>
            <w:noProof/>
          </w:rPr>
          <w:t xml:space="preserve"> </w:t>
        </w:r>
        <w:r w:rsidRPr="007160F5">
          <w:rPr>
            <w:rStyle w:val="af1"/>
            <w:rFonts w:ascii="黑体" w:hAnsi="黑体" w:cs="黑体"/>
            <w:noProof/>
          </w:rPr>
          <w:t>项目研究总报告</w:t>
        </w:r>
        <w:r>
          <w:rPr>
            <w:noProof/>
          </w:rPr>
          <w:tab/>
        </w:r>
        <w:r>
          <w:rPr>
            <w:noProof/>
          </w:rPr>
          <w:fldChar w:fldCharType="begin"/>
        </w:r>
        <w:r>
          <w:rPr>
            <w:noProof/>
          </w:rPr>
          <w:instrText xml:space="preserve"> PAGEREF _Toc69297902 \h </w:instrText>
        </w:r>
        <w:r>
          <w:rPr>
            <w:noProof/>
          </w:rPr>
        </w:r>
        <w:r>
          <w:rPr>
            <w:noProof/>
          </w:rPr>
          <w:fldChar w:fldCharType="separate"/>
        </w:r>
        <w:r>
          <w:rPr>
            <w:noProof/>
          </w:rPr>
          <w:t>5</w:t>
        </w:r>
        <w:r>
          <w:rPr>
            <w:noProof/>
          </w:rPr>
          <w:fldChar w:fldCharType="end"/>
        </w:r>
      </w:hyperlink>
    </w:p>
    <w:p w14:paraId="1B456A0A" w14:textId="7A4A4DCB" w:rsidR="00505E12" w:rsidRDefault="00505E12">
      <w:pPr>
        <w:pStyle w:val="TOC2"/>
        <w:rPr>
          <w:rFonts w:eastAsiaTheme="minorEastAsia" w:cstheme="minorBidi"/>
          <w:bCs w:val="0"/>
          <w:noProof/>
          <w:szCs w:val="22"/>
        </w:rPr>
      </w:pPr>
      <w:hyperlink w:anchor="_Toc69297903" w:history="1">
        <w:r w:rsidRPr="007160F5">
          <w:rPr>
            <w:rStyle w:val="af1"/>
            <w:noProof/>
          </w:rPr>
          <w:t>一、项目概述</w:t>
        </w:r>
        <w:r>
          <w:rPr>
            <w:noProof/>
          </w:rPr>
          <w:tab/>
        </w:r>
        <w:r>
          <w:rPr>
            <w:noProof/>
          </w:rPr>
          <w:fldChar w:fldCharType="begin"/>
        </w:r>
        <w:r>
          <w:rPr>
            <w:noProof/>
          </w:rPr>
          <w:instrText xml:space="preserve"> PAGEREF _Toc69297903 \h </w:instrText>
        </w:r>
        <w:r>
          <w:rPr>
            <w:noProof/>
          </w:rPr>
        </w:r>
        <w:r>
          <w:rPr>
            <w:noProof/>
          </w:rPr>
          <w:fldChar w:fldCharType="separate"/>
        </w:r>
        <w:r>
          <w:rPr>
            <w:noProof/>
          </w:rPr>
          <w:t>5</w:t>
        </w:r>
        <w:r>
          <w:rPr>
            <w:noProof/>
          </w:rPr>
          <w:fldChar w:fldCharType="end"/>
        </w:r>
      </w:hyperlink>
    </w:p>
    <w:p w14:paraId="5101C644" w14:textId="3B1491F6" w:rsidR="00505E12" w:rsidRDefault="00505E12">
      <w:pPr>
        <w:pStyle w:val="TOC3"/>
        <w:tabs>
          <w:tab w:val="right" w:leader="dot" w:pos="8296"/>
        </w:tabs>
        <w:rPr>
          <w:rFonts w:eastAsiaTheme="minorEastAsia" w:cstheme="minorBidi"/>
          <w:noProof/>
          <w:kern w:val="2"/>
        </w:rPr>
      </w:pPr>
      <w:hyperlink w:anchor="_Toc69297904" w:history="1">
        <w:r w:rsidRPr="007160F5">
          <w:rPr>
            <w:rStyle w:val="af1"/>
            <w:noProof/>
          </w:rPr>
          <w:t>1.1.</w:t>
        </w:r>
        <w:r w:rsidRPr="007160F5">
          <w:rPr>
            <w:rStyle w:val="af1"/>
            <w:noProof/>
          </w:rPr>
          <w:t>研究背景</w:t>
        </w:r>
        <w:r>
          <w:rPr>
            <w:noProof/>
          </w:rPr>
          <w:tab/>
        </w:r>
        <w:r>
          <w:rPr>
            <w:noProof/>
          </w:rPr>
          <w:fldChar w:fldCharType="begin"/>
        </w:r>
        <w:r>
          <w:rPr>
            <w:noProof/>
          </w:rPr>
          <w:instrText xml:space="preserve"> PAGEREF _Toc69297904 \h </w:instrText>
        </w:r>
        <w:r>
          <w:rPr>
            <w:noProof/>
          </w:rPr>
        </w:r>
        <w:r>
          <w:rPr>
            <w:noProof/>
          </w:rPr>
          <w:fldChar w:fldCharType="separate"/>
        </w:r>
        <w:r>
          <w:rPr>
            <w:noProof/>
          </w:rPr>
          <w:t>5</w:t>
        </w:r>
        <w:r>
          <w:rPr>
            <w:noProof/>
          </w:rPr>
          <w:fldChar w:fldCharType="end"/>
        </w:r>
      </w:hyperlink>
    </w:p>
    <w:p w14:paraId="4C20073A" w14:textId="1FE2A705" w:rsidR="00505E12" w:rsidRDefault="00505E12">
      <w:pPr>
        <w:pStyle w:val="TOC3"/>
        <w:tabs>
          <w:tab w:val="right" w:leader="dot" w:pos="8296"/>
        </w:tabs>
        <w:rPr>
          <w:rFonts w:eastAsiaTheme="minorEastAsia" w:cstheme="minorBidi"/>
          <w:noProof/>
          <w:kern w:val="2"/>
        </w:rPr>
      </w:pPr>
      <w:hyperlink w:anchor="_Toc69297905" w:history="1">
        <w:r w:rsidRPr="007160F5">
          <w:rPr>
            <w:rStyle w:val="af1"/>
            <w:noProof/>
          </w:rPr>
          <w:t>1.2.</w:t>
        </w:r>
        <w:r w:rsidRPr="007160F5">
          <w:rPr>
            <w:rStyle w:val="af1"/>
            <w:noProof/>
          </w:rPr>
          <w:t>研究内容</w:t>
        </w:r>
        <w:r>
          <w:rPr>
            <w:noProof/>
          </w:rPr>
          <w:tab/>
        </w:r>
        <w:r>
          <w:rPr>
            <w:noProof/>
          </w:rPr>
          <w:fldChar w:fldCharType="begin"/>
        </w:r>
        <w:r>
          <w:rPr>
            <w:noProof/>
          </w:rPr>
          <w:instrText xml:space="preserve"> PAGEREF _Toc69297905 \h </w:instrText>
        </w:r>
        <w:r>
          <w:rPr>
            <w:noProof/>
          </w:rPr>
        </w:r>
        <w:r>
          <w:rPr>
            <w:noProof/>
          </w:rPr>
          <w:fldChar w:fldCharType="separate"/>
        </w:r>
        <w:r>
          <w:rPr>
            <w:noProof/>
          </w:rPr>
          <w:t>5</w:t>
        </w:r>
        <w:r>
          <w:rPr>
            <w:noProof/>
          </w:rPr>
          <w:fldChar w:fldCharType="end"/>
        </w:r>
      </w:hyperlink>
    </w:p>
    <w:p w14:paraId="03C224D3" w14:textId="69C22193" w:rsidR="00505E12" w:rsidRDefault="00505E12">
      <w:pPr>
        <w:pStyle w:val="TOC3"/>
        <w:tabs>
          <w:tab w:val="right" w:leader="dot" w:pos="8296"/>
        </w:tabs>
        <w:rPr>
          <w:rFonts w:eastAsiaTheme="minorEastAsia" w:cstheme="minorBidi"/>
          <w:noProof/>
          <w:kern w:val="2"/>
        </w:rPr>
      </w:pPr>
      <w:hyperlink w:anchor="_Toc69297906" w:history="1">
        <w:r w:rsidRPr="007160F5">
          <w:rPr>
            <w:rStyle w:val="af1"/>
            <w:noProof/>
          </w:rPr>
          <w:t>1.3.</w:t>
        </w:r>
        <w:r w:rsidRPr="007160F5">
          <w:rPr>
            <w:rStyle w:val="af1"/>
            <w:noProof/>
          </w:rPr>
          <w:t>实验方案</w:t>
        </w:r>
        <w:r>
          <w:rPr>
            <w:noProof/>
          </w:rPr>
          <w:tab/>
        </w:r>
        <w:r>
          <w:rPr>
            <w:noProof/>
          </w:rPr>
          <w:fldChar w:fldCharType="begin"/>
        </w:r>
        <w:r>
          <w:rPr>
            <w:noProof/>
          </w:rPr>
          <w:instrText xml:space="preserve"> PAGEREF _Toc69297906 \h </w:instrText>
        </w:r>
        <w:r>
          <w:rPr>
            <w:noProof/>
          </w:rPr>
        </w:r>
        <w:r>
          <w:rPr>
            <w:noProof/>
          </w:rPr>
          <w:fldChar w:fldCharType="separate"/>
        </w:r>
        <w:r>
          <w:rPr>
            <w:noProof/>
          </w:rPr>
          <w:t>6</w:t>
        </w:r>
        <w:r>
          <w:rPr>
            <w:noProof/>
          </w:rPr>
          <w:fldChar w:fldCharType="end"/>
        </w:r>
      </w:hyperlink>
    </w:p>
    <w:p w14:paraId="4A0B6395" w14:textId="20E7CB91" w:rsidR="00505E12" w:rsidRDefault="00505E12">
      <w:pPr>
        <w:pStyle w:val="TOC4"/>
        <w:tabs>
          <w:tab w:val="right" w:leader="dot" w:pos="8296"/>
        </w:tabs>
        <w:rPr>
          <w:rFonts w:asciiTheme="minorHAnsi" w:eastAsiaTheme="minorEastAsia" w:hAnsiTheme="minorHAnsi" w:cstheme="minorBidi"/>
          <w:noProof/>
          <w:szCs w:val="22"/>
        </w:rPr>
      </w:pPr>
      <w:hyperlink w:anchor="_Toc69297907" w:history="1">
        <w:r w:rsidRPr="007160F5">
          <w:rPr>
            <w:rStyle w:val="af1"/>
            <w:noProof/>
          </w:rPr>
          <w:t>1.3.1</w:t>
        </w:r>
        <w:r w:rsidRPr="007160F5">
          <w:rPr>
            <w:rStyle w:val="af1"/>
            <w:noProof/>
          </w:rPr>
          <w:t>反射波检测完整性分类</w:t>
        </w:r>
        <w:r>
          <w:rPr>
            <w:noProof/>
          </w:rPr>
          <w:tab/>
        </w:r>
        <w:r>
          <w:rPr>
            <w:noProof/>
          </w:rPr>
          <w:fldChar w:fldCharType="begin"/>
        </w:r>
        <w:r>
          <w:rPr>
            <w:noProof/>
          </w:rPr>
          <w:instrText xml:space="preserve"> PAGEREF _Toc69297907 \h </w:instrText>
        </w:r>
        <w:r>
          <w:rPr>
            <w:noProof/>
          </w:rPr>
        </w:r>
        <w:r>
          <w:rPr>
            <w:noProof/>
          </w:rPr>
          <w:fldChar w:fldCharType="separate"/>
        </w:r>
        <w:r>
          <w:rPr>
            <w:noProof/>
          </w:rPr>
          <w:t>6</w:t>
        </w:r>
        <w:r>
          <w:rPr>
            <w:noProof/>
          </w:rPr>
          <w:fldChar w:fldCharType="end"/>
        </w:r>
      </w:hyperlink>
    </w:p>
    <w:p w14:paraId="31F8160F" w14:textId="7FDCD64B" w:rsidR="00505E12" w:rsidRDefault="00505E12">
      <w:pPr>
        <w:pStyle w:val="TOC4"/>
        <w:tabs>
          <w:tab w:val="right" w:leader="dot" w:pos="8296"/>
        </w:tabs>
        <w:rPr>
          <w:rFonts w:asciiTheme="minorHAnsi" w:eastAsiaTheme="minorEastAsia" w:hAnsiTheme="minorHAnsi" w:cstheme="minorBidi"/>
          <w:noProof/>
          <w:szCs w:val="22"/>
        </w:rPr>
      </w:pPr>
      <w:hyperlink w:anchor="_Toc69297908" w:history="1">
        <w:r w:rsidRPr="007160F5">
          <w:rPr>
            <w:rStyle w:val="af1"/>
            <w:noProof/>
          </w:rPr>
          <w:t>1.3.2</w:t>
        </w:r>
        <w:r w:rsidRPr="007160F5">
          <w:rPr>
            <w:rStyle w:val="af1"/>
            <w:noProof/>
          </w:rPr>
          <w:t>数据处理</w:t>
        </w:r>
        <w:r>
          <w:rPr>
            <w:noProof/>
          </w:rPr>
          <w:tab/>
        </w:r>
        <w:r>
          <w:rPr>
            <w:noProof/>
          </w:rPr>
          <w:fldChar w:fldCharType="begin"/>
        </w:r>
        <w:r>
          <w:rPr>
            <w:noProof/>
          </w:rPr>
          <w:instrText xml:space="preserve"> PAGEREF _Toc69297908 \h </w:instrText>
        </w:r>
        <w:r>
          <w:rPr>
            <w:noProof/>
          </w:rPr>
        </w:r>
        <w:r>
          <w:rPr>
            <w:noProof/>
          </w:rPr>
          <w:fldChar w:fldCharType="separate"/>
        </w:r>
        <w:r>
          <w:rPr>
            <w:noProof/>
          </w:rPr>
          <w:t>7</w:t>
        </w:r>
        <w:r>
          <w:rPr>
            <w:noProof/>
          </w:rPr>
          <w:fldChar w:fldCharType="end"/>
        </w:r>
      </w:hyperlink>
    </w:p>
    <w:p w14:paraId="15730981" w14:textId="21E3D8FA" w:rsidR="00505E12" w:rsidRDefault="00505E12">
      <w:pPr>
        <w:pStyle w:val="TOC4"/>
        <w:tabs>
          <w:tab w:val="right" w:leader="dot" w:pos="8296"/>
        </w:tabs>
        <w:rPr>
          <w:rFonts w:asciiTheme="minorHAnsi" w:eastAsiaTheme="minorEastAsia" w:hAnsiTheme="minorHAnsi" w:cstheme="minorBidi"/>
          <w:noProof/>
          <w:szCs w:val="22"/>
        </w:rPr>
      </w:pPr>
      <w:hyperlink w:anchor="_Toc69297909" w:history="1">
        <w:r w:rsidRPr="007160F5">
          <w:rPr>
            <w:rStyle w:val="af1"/>
            <w:noProof/>
          </w:rPr>
          <w:t>1.3.4</w:t>
        </w:r>
        <w:r w:rsidRPr="007160F5">
          <w:rPr>
            <w:rStyle w:val="af1"/>
            <w:noProof/>
          </w:rPr>
          <w:t>人工标注检测曲线</w:t>
        </w:r>
        <w:r>
          <w:rPr>
            <w:noProof/>
          </w:rPr>
          <w:tab/>
        </w:r>
        <w:r>
          <w:rPr>
            <w:noProof/>
          </w:rPr>
          <w:fldChar w:fldCharType="begin"/>
        </w:r>
        <w:r>
          <w:rPr>
            <w:noProof/>
          </w:rPr>
          <w:instrText xml:space="preserve"> PAGEREF _Toc69297909 \h </w:instrText>
        </w:r>
        <w:r>
          <w:rPr>
            <w:noProof/>
          </w:rPr>
        </w:r>
        <w:r>
          <w:rPr>
            <w:noProof/>
          </w:rPr>
          <w:fldChar w:fldCharType="separate"/>
        </w:r>
        <w:r>
          <w:rPr>
            <w:noProof/>
          </w:rPr>
          <w:t>8</w:t>
        </w:r>
        <w:r>
          <w:rPr>
            <w:noProof/>
          </w:rPr>
          <w:fldChar w:fldCharType="end"/>
        </w:r>
      </w:hyperlink>
    </w:p>
    <w:p w14:paraId="79405B59" w14:textId="6D877A20" w:rsidR="00505E12" w:rsidRDefault="00505E12">
      <w:pPr>
        <w:pStyle w:val="TOC4"/>
        <w:tabs>
          <w:tab w:val="right" w:leader="dot" w:pos="8296"/>
        </w:tabs>
        <w:rPr>
          <w:rFonts w:asciiTheme="minorHAnsi" w:eastAsiaTheme="minorEastAsia" w:hAnsiTheme="minorHAnsi" w:cstheme="minorBidi"/>
          <w:noProof/>
          <w:szCs w:val="22"/>
        </w:rPr>
      </w:pPr>
      <w:hyperlink w:anchor="_Toc69297910" w:history="1">
        <w:r w:rsidRPr="007160F5">
          <w:rPr>
            <w:rStyle w:val="af1"/>
            <w:noProof/>
          </w:rPr>
          <w:t>1.3.5</w:t>
        </w:r>
        <w:r w:rsidRPr="007160F5">
          <w:rPr>
            <w:rStyle w:val="af1"/>
            <w:noProof/>
          </w:rPr>
          <w:t>中期神经网络搭建</w:t>
        </w:r>
        <w:r>
          <w:rPr>
            <w:noProof/>
          </w:rPr>
          <w:tab/>
        </w:r>
        <w:r>
          <w:rPr>
            <w:noProof/>
          </w:rPr>
          <w:fldChar w:fldCharType="begin"/>
        </w:r>
        <w:r>
          <w:rPr>
            <w:noProof/>
          </w:rPr>
          <w:instrText xml:space="preserve"> PAGEREF _Toc69297910 \h </w:instrText>
        </w:r>
        <w:r>
          <w:rPr>
            <w:noProof/>
          </w:rPr>
        </w:r>
        <w:r>
          <w:rPr>
            <w:noProof/>
          </w:rPr>
          <w:fldChar w:fldCharType="separate"/>
        </w:r>
        <w:r>
          <w:rPr>
            <w:noProof/>
          </w:rPr>
          <w:t>9</w:t>
        </w:r>
        <w:r>
          <w:rPr>
            <w:noProof/>
          </w:rPr>
          <w:fldChar w:fldCharType="end"/>
        </w:r>
      </w:hyperlink>
    </w:p>
    <w:p w14:paraId="34FD5C18" w14:textId="1E478A6D" w:rsidR="00505E12" w:rsidRDefault="00505E12">
      <w:pPr>
        <w:pStyle w:val="TOC5"/>
        <w:tabs>
          <w:tab w:val="right" w:leader="dot" w:pos="8296"/>
        </w:tabs>
        <w:rPr>
          <w:rFonts w:asciiTheme="minorHAnsi" w:eastAsiaTheme="minorEastAsia" w:hAnsiTheme="minorHAnsi" w:cstheme="minorBidi"/>
          <w:noProof/>
          <w:szCs w:val="22"/>
        </w:rPr>
      </w:pPr>
      <w:hyperlink w:anchor="_Toc69297911" w:history="1">
        <w:r w:rsidRPr="007160F5">
          <w:rPr>
            <w:rStyle w:val="af1"/>
            <w:noProof/>
          </w:rPr>
          <w:t>1.3.5.1</w:t>
        </w:r>
        <w:r w:rsidRPr="007160F5">
          <w:rPr>
            <w:rStyle w:val="af1"/>
            <w:noProof/>
          </w:rPr>
          <w:t>统计汇总数据</w:t>
        </w:r>
        <w:r>
          <w:rPr>
            <w:noProof/>
          </w:rPr>
          <w:tab/>
        </w:r>
        <w:r>
          <w:rPr>
            <w:noProof/>
          </w:rPr>
          <w:fldChar w:fldCharType="begin"/>
        </w:r>
        <w:r>
          <w:rPr>
            <w:noProof/>
          </w:rPr>
          <w:instrText xml:space="preserve"> PAGEREF _Toc69297911 \h </w:instrText>
        </w:r>
        <w:r>
          <w:rPr>
            <w:noProof/>
          </w:rPr>
        </w:r>
        <w:r>
          <w:rPr>
            <w:noProof/>
          </w:rPr>
          <w:fldChar w:fldCharType="separate"/>
        </w:r>
        <w:r>
          <w:rPr>
            <w:noProof/>
          </w:rPr>
          <w:t>10</w:t>
        </w:r>
        <w:r>
          <w:rPr>
            <w:noProof/>
          </w:rPr>
          <w:fldChar w:fldCharType="end"/>
        </w:r>
      </w:hyperlink>
    </w:p>
    <w:p w14:paraId="76C2DACF" w14:textId="50727B69" w:rsidR="00505E12" w:rsidRDefault="00505E12">
      <w:pPr>
        <w:pStyle w:val="TOC5"/>
        <w:tabs>
          <w:tab w:val="right" w:leader="dot" w:pos="8296"/>
        </w:tabs>
        <w:rPr>
          <w:rFonts w:asciiTheme="minorHAnsi" w:eastAsiaTheme="minorEastAsia" w:hAnsiTheme="minorHAnsi" w:cstheme="minorBidi"/>
          <w:noProof/>
          <w:szCs w:val="22"/>
        </w:rPr>
      </w:pPr>
      <w:hyperlink w:anchor="_Toc69297912" w:history="1">
        <w:r w:rsidRPr="007160F5">
          <w:rPr>
            <w:rStyle w:val="af1"/>
            <w:noProof/>
          </w:rPr>
          <w:t xml:space="preserve">1.3.5.2 </w:t>
        </w:r>
        <w:r w:rsidRPr="007160F5">
          <w:rPr>
            <w:rStyle w:val="af1"/>
            <w:noProof/>
          </w:rPr>
          <w:t>将数据转化为神经网络训练的数据</w:t>
        </w:r>
        <w:r>
          <w:rPr>
            <w:noProof/>
          </w:rPr>
          <w:tab/>
        </w:r>
        <w:r>
          <w:rPr>
            <w:noProof/>
          </w:rPr>
          <w:fldChar w:fldCharType="begin"/>
        </w:r>
        <w:r>
          <w:rPr>
            <w:noProof/>
          </w:rPr>
          <w:instrText xml:space="preserve"> PAGEREF _Toc69297912 \h </w:instrText>
        </w:r>
        <w:r>
          <w:rPr>
            <w:noProof/>
          </w:rPr>
        </w:r>
        <w:r>
          <w:rPr>
            <w:noProof/>
          </w:rPr>
          <w:fldChar w:fldCharType="separate"/>
        </w:r>
        <w:r>
          <w:rPr>
            <w:noProof/>
          </w:rPr>
          <w:t>10</w:t>
        </w:r>
        <w:r>
          <w:rPr>
            <w:noProof/>
          </w:rPr>
          <w:fldChar w:fldCharType="end"/>
        </w:r>
      </w:hyperlink>
    </w:p>
    <w:p w14:paraId="2C512C17" w14:textId="2A0A7F31" w:rsidR="00505E12" w:rsidRDefault="00505E12">
      <w:pPr>
        <w:pStyle w:val="TOC5"/>
        <w:tabs>
          <w:tab w:val="right" w:leader="dot" w:pos="8296"/>
        </w:tabs>
        <w:rPr>
          <w:rFonts w:asciiTheme="minorHAnsi" w:eastAsiaTheme="minorEastAsia" w:hAnsiTheme="minorHAnsi" w:cstheme="minorBidi"/>
          <w:noProof/>
          <w:szCs w:val="22"/>
        </w:rPr>
      </w:pPr>
      <w:hyperlink w:anchor="_Toc69297913" w:history="1">
        <w:r w:rsidRPr="007160F5">
          <w:rPr>
            <w:rStyle w:val="af1"/>
            <w:noProof/>
          </w:rPr>
          <w:t>1.3.5.3LSTM</w:t>
        </w:r>
        <w:r w:rsidRPr="007160F5">
          <w:rPr>
            <w:rStyle w:val="af1"/>
            <w:noProof/>
          </w:rPr>
          <w:t>网络构架</w:t>
        </w:r>
        <w:r>
          <w:rPr>
            <w:noProof/>
          </w:rPr>
          <w:tab/>
        </w:r>
        <w:r>
          <w:rPr>
            <w:noProof/>
          </w:rPr>
          <w:fldChar w:fldCharType="begin"/>
        </w:r>
        <w:r>
          <w:rPr>
            <w:noProof/>
          </w:rPr>
          <w:instrText xml:space="preserve"> PAGEREF _Toc69297913 \h </w:instrText>
        </w:r>
        <w:r>
          <w:rPr>
            <w:noProof/>
          </w:rPr>
        </w:r>
        <w:r>
          <w:rPr>
            <w:noProof/>
          </w:rPr>
          <w:fldChar w:fldCharType="separate"/>
        </w:r>
        <w:r>
          <w:rPr>
            <w:noProof/>
          </w:rPr>
          <w:t>10</w:t>
        </w:r>
        <w:r>
          <w:rPr>
            <w:noProof/>
          </w:rPr>
          <w:fldChar w:fldCharType="end"/>
        </w:r>
      </w:hyperlink>
    </w:p>
    <w:p w14:paraId="41152F9E" w14:textId="6E72466B" w:rsidR="00505E12" w:rsidRDefault="00505E12">
      <w:pPr>
        <w:pStyle w:val="TOC5"/>
        <w:tabs>
          <w:tab w:val="right" w:leader="dot" w:pos="8296"/>
        </w:tabs>
        <w:rPr>
          <w:rFonts w:asciiTheme="minorHAnsi" w:eastAsiaTheme="minorEastAsia" w:hAnsiTheme="minorHAnsi" w:cstheme="minorBidi"/>
          <w:noProof/>
          <w:szCs w:val="22"/>
        </w:rPr>
      </w:pPr>
      <w:hyperlink w:anchor="_Toc69297914" w:history="1">
        <w:r w:rsidRPr="007160F5">
          <w:rPr>
            <w:rStyle w:val="af1"/>
            <w:noProof/>
          </w:rPr>
          <w:t xml:space="preserve">1.3.5.4 </w:t>
        </w:r>
        <w:r w:rsidRPr="007160F5">
          <w:rPr>
            <w:rStyle w:val="af1"/>
            <w:noProof/>
          </w:rPr>
          <w:t>训练</w:t>
        </w:r>
        <w:r w:rsidRPr="007160F5">
          <w:rPr>
            <w:rStyle w:val="af1"/>
            <w:noProof/>
          </w:rPr>
          <w:t>LSTM</w:t>
        </w:r>
        <w:r w:rsidRPr="007160F5">
          <w:rPr>
            <w:rStyle w:val="af1"/>
            <w:noProof/>
          </w:rPr>
          <w:t>网络</w:t>
        </w:r>
        <w:r>
          <w:rPr>
            <w:noProof/>
          </w:rPr>
          <w:tab/>
        </w:r>
        <w:r>
          <w:rPr>
            <w:noProof/>
          </w:rPr>
          <w:fldChar w:fldCharType="begin"/>
        </w:r>
        <w:r>
          <w:rPr>
            <w:noProof/>
          </w:rPr>
          <w:instrText xml:space="preserve"> PAGEREF _Toc69297914 \h </w:instrText>
        </w:r>
        <w:r>
          <w:rPr>
            <w:noProof/>
          </w:rPr>
        </w:r>
        <w:r>
          <w:rPr>
            <w:noProof/>
          </w:rPr>
          <w:fldChar w:fldCharType="separate"/>
        </w:r>
        <w:r>
          <w:rPr>
            <w:noProof/>
          </w:rPr>
          <w:t>11</w:t>
        </w:r>
        <w:r>
          <w:rPr>
            <w:noProof/>
          </w:rPr>
          <w:fldChar w:fldCharType="end"/>
        </w:r>
      </w:hyperlink>
    </w:p>
    <w:p w14:paraId="64D0A241" w14:textId="1233B2D8" w:rsidR="00505E12" w:rsidRDefault="00505E12">
      <w:pPr>
        <w:pStyle w:val="TOC4"/>
        <w:tabs>
          <w:tab w:val="right" w:leader="dot" w:pos="8296"/>
        </w:tabs>
        <w:rPr>
          <w:rFonts w:asciiTheme="minorHAnsi" w:eastAsiaTheme="minorEastAsia" w:hAnsiTheme="minorHAnsi" w:cstheme="minorBidi"/>
          <w:noProof/>
          <w:szCs w:val="22"/>
        </w:rPr>
      </w:pPr>
      <w:hyperlink w:anchor="_Toc69297915" w:history="1">
        <w:r w:rsidRPr="007160F5">
          <w:rPr>
            <w:rStyle w:val="af1"/>
            <w:noProof/>
          </w:rPr>
          <w:t xml:space="preserve">1.3.6 </w:t>
        </w:r>
        <w:r w:rsidRPr="007160F5">
          <w:rPr>
            <w:rStyle w:val="af1"/>
            <w:noProof/>
          </w:rPr>
          <w:t>数据扩充和验证</w:t>
        </w:r>
        <w:r>
          <w:rPr>
            <w:noProof/>
          </w:rPr>
          <w:tab/>
        </w:r>
        <w:r>
          <w:rPr>
            <w:noProof/>
          </w:rPr>
          <w:fldChar w:fldCharType="begin"/>
        </w:r>
        <w:r>
          <w:rPr>
            <w:noProof/>
          </w:rPr>
          <w:instrText xml:space="preserve"> PAGEREF _Toc69297915 \h </w:instrText>
        </w:r>
        <w:r>
          <w:rPr>
            <w:noProof/>
          </w:rPr>
        </w:r>
        <w:r>
          <w:rPr>
            <w:noProof/>
          </w:rPr>
          <w:fldChar w:fldCharType="separate"/>
        </w:r>
        <w:r>
          <w:rPr>
            <w:noProof/>
          </w:rPr>
          <w:t>12</w:t>
        </w:r>
        <w:r>
          <w:rPr>
            <w:noProof/>
          </w:rPr>
          <w:fldChar w:fldCharType="end"/>
        </w:r>
      </w:hyperlink>
    </w:p>
    <w:p w14:paraId="32ED79FF" w14:textId="6ED1DC2D" w:rsidR="00505E12" w:rsidRDefault="00505E12">
      <w:pPr>
        <w:pStyle w:val="TOC5"/>
        <w:tabs>
          <w:tab w:val="right" w:leader="dot" w:pos="8296"/>
        </w:tabs>
        <w:rPr>
          <w:rFonts w:asciiTheme="minorHAnsi" w:eastAsiaTheme="minorEastAsia" w:hAnsiTheme="minorHAnsi" w:cstheme="minorBidi"/>
          <w:noProof/>
          <w:szCs w:val="22"/>
        </w:rPr>
      </w:pPr>
      <w:hyperlink w:anchor="_Toc69297916" w:history="1">
        <w:r w:rsidRPr="007160F5">
          <w:rPr>
            <w:rStyle w:val="af1"/>
            <w:noProof/>
          </w:rPr>
          <w:t xml:space="preserve">1.3.6.1 </w:t>
        </w:r>
        <w:r w:rsidRPr="007160F5">
          <w:rPr>
            <w:rStyle w:val="af1"/>
            <w:noProof/>
          </w:rPr>
          <w:t>数据增强后训练神经网络</w:t>
        </w:r>
        <w:r>
          <w:rPr>
            <w:noProof/>
          </w:rPr>
          <w:tab/>
        </w:r>
        <w:r>
          <w:rPr>
            <w:noProof/>
          </w:rPr>
          <w:fldChar w:fldCharType="begin"/>
        </w:r>
        <w:r>
          <w:rPr>
            <w:noProof/>
          </w:rPr>
          <w:instrText xml:space="preserve"> PAGEREF _Toc69297916 \h </w:instrText>
        </w:r>
        <w:r>
          <w:rPr>
            <w:noProof/>
          </w:rPr>
        </w:r>
        <w:r>
          <w:rPr>
            <w:noProof/>
          </w:rPr>
          <w:fldChar w:fldCharType="separate"/>
        </w:r>
        <w:r>
          <w:rPr>
            <w:noProof/>
          </w:rPr>
          <w:t>14</w:t>
        </w:r>
        <w:r>
          <w:rPr>
            <w:noProof/>
          </w:rPr>
          <w:fldChar w:fldCharType="end"/>
        </w:r>
      </w:hyperlink>
    </w:p>
    <w:p w14:paraId="5B6DF211" w14:textId="75BC54A7" w:rsidR="00505E12" w:rsidRDefault="00505E12">
      <w:pPr>
        <w:pStyle w:val="TOC4"/>
        <w:tabs>
          <w:tab w:val="right" w:leader="dot" w:pos="8296"/>
        </w:tabs>
        <w:rPr>
          <w:rFonts w:asciiTheme="minorHAnsi" w:eastAsiaTheme="minorEastAsia" w:hAnsiTheme="minorHAnsi" w:cstheme="minorBidi"/>
          <w:noProof/>
          <w:szCs w:val="22"/>
        </w:rPr>
      </w:pPr>
      <w:hyperlink w:anchor="_Toc69297917" w:history="1">
        <w:r w:rsidRPr="007160F5">
          <w:rPr>
            <w:rStyle w:val="af1"/>
            <w:noProof/>
          </w:rPr>
          <w:t>1.3.7</w:t>
        </w:r>
        <w:r w:rsidRPr="007160F5">
          <w:rPr>
            <w:rStyle w:val="af1"/>
            <w:noProof/>
          </w:rPr>
          <w:t>验证结果</w:t>
        </w:r>
        <w:r>
          <w:rPr>
            <w:noProof/>
          </w:rPr>
          <w:tab/>
        </w:r>
        <w:r>
          <w:rPr>
            <w:noProof/>
          </w:rPr>
          <w:fldChar w:fldCharType="begin"/>
        </w:r>
        <w:r>
          <w:rPr>
            <w:noProof/>
          </w:rPr>
          <w:instrText xml:space="preserve"> PAGEREF _Toc69297917 \h </w:instrText>
        </w:r>
        <w:r>
          <w:rPr>
            <w:noProof/>
          </w:rPr>
        </w:r>
        <w:r>
          <w:rPr>
            <w:noProof/>
          </w:rPr>
          <w:fldChar w:fldCharType="separate"/>
        </w:r>
        <w:r>
          <w:rPr>
            <w:noProof/>
          </w:rPr>
          <w:t>14</w:t>
        </w:r>
        <w:r>
          <w:rPr>
            <w:noProof/>
          </w:rPr>
          <w:fldChar w:fldCharType="end"/>
        </w:r>
      </w:hyperlink>
    </w:p>
    <w:p w14:paraId="23EC6C7D" w14:textId="43EF7CE5" w:rsidR="00505E12" w:rsidRDefault="00505E12">
      <w:pPr>
        <w:pStyle w:val="TOC3"/>
        <w:tabs>
          <w:tab w:val="right" w:leader="dot" w:pos="8296"/>
        </w:tabs>
        <w:rPr>
          <w:rFonts w:eastAsiaTheme="minorEastAsia" w:cstheme="minorBidi"/>
          <w:noProof/>
          <w:kern w:val="2"/>
        </w:rPr>
      </w:pPr>
      <w:hyperlink w:anchor="_Toc69297918" w:history="1">
        <w:r w:rsidRPr="007160F5">
          <w:rPr>
            <w:rStyle w:val="af1"/>
            <w:noProof/>
          </w:rPr>
          <w:t>1.4.</w:t>
        </w:r>
        <w:r w:rsidRPr="007160F5">
          <w:rPr>
            <w:rStyle w:val="af1"/>
            <w:noProof/>
          </w:rPr>
          <w:t>创新点</w:t>
        </w:r>
        <w:r>
          <w:rPr>
            <w:noProof/>
          </w:rPr>
          <w:tab/>
        </w:r>
        <w:r>
          <w:rPr>
            <w:noProof/>
          </w:rPr>
          <w:fldChar w:fldCharType="begin"/>
        </w:r>
        <w:r>
          <w:rPr>
            <w:noProof/>
          </w:rPr>
          <w:instrText xml:space="preserve"> PAGEREF _Toc69297918 \h </w:instrText>
        </w:r>
        <w:r>
          <w:rPr>
            <w:noProof/>
          </w:rPr>
        </w:r>
        <w:r>
          <w:rPr>
            <w:noProof/>
          </w:rPr>
          <w:fldChar w:fldCharType="separate"/>
        </w:r>
        <w:r>
          <w:rPr>
            <w:noProof/>
          </w:rPr>
          <w:t>16</w:t>
        </w:r>
        <w:r>
          <w:rPr>
            <w:noProof/>
          </w:rPr>
          <w:fldChar w:fldCharType="end"/>
        </w:r>
      </w:hyperlink>
    </w:p>
    <w:p w14:paraId="400AC9FB" w14:textId="23A8B0C8" w:rsidR="00505E12" w:rsidRDefault="00505E12">
      <w:pPr>
        <w:pStyle w:val="TOC2"/>
        <w:rPr>
          <w:rFonts w:eastAsiaTheme="minorEastAsia" w:cstheme="minorBidi"/>
          <w:bCs w:val="0"/>
          <w:noProof/>
          <w:szCs w:val="22"/>
        </w:rPr>
      </w:pPr>
      <w:hyperlink w:anchor="_Toc69297919" w:history="1">
        <w:r w:rsidRPr="007160F5">
          <w:rPr>
            <w:rStyle w:val="af1"/>
            <w:noProof/>
          </w:rPr>
          <w:t>二、项目经费的使用情况</w:t>
        </w:r>
        <w:r>
          <w:rPr>
            <w:noProof/>
          </w:rPr>
          <w:tab/>
        </w:r>
        <w:r>
          <w:rPr>
            <w:noProof/>
          </w:rPr>
          <w:fldChar w:fldCharType="begin"/>
        </w:r>
        <w:r>
          <w:rPr>
            <w:noProof/>
          </w:rPr>
          <w:instrText xml:space="preserve"> PAGEREF _Toc69297919 \h </w:instrText>
        </w:r>
        <w:r>
          <w:rPr>
            <w:noProof/>
          </w:rPr>
        </w:r>
        <w:r>
          <w:rPr>
            <w:noProof/>
          </w:rPr>
          <w:fldChar w:fldCharType="separate"/>
        </w:r>
        <w:r>
          <w:rPr>
            <w:noProof/>
          </w:rPr>
          <w:t>16</w:t>
        </w:r>
        <w:r>
          <w:rPr>
            <w:noProof/>
          </w:rPr>
          <w:fldChar w:fldCharType="end"/>
        </w:r>
      </w:hyperlink>
    </w:p>
    <w:p w14:paraId="78F38277" w14:textId="2A11E3CA" w:rsidR="00505E12" w:rsidRDefault="00505E12">
      <w:pPr>
        <w:pStyle w:val="TOC2"/>
        <w:rPr>
          <w:rFonts w:eastAsiaTheme="minorEastAsia" w:cstheme="minorBidi"/>
          <w:bCs w:val="0"/>
          <w:noProof/>
          <w:szCs w:val="22"/>
        </w:rPr>
      </w:pPr>
      <w:hyperlink w:anchor="_Toc69297920" w:history="1">
        <w:r w:rsidRPr="007160F5">
          <w:rPr>
            <w:rStyle w:val="af1"/>
            <w:noProof/>
          </w:rPr>
          <w:t>三、项目研究实践情况</w:t>
        </w:r>
        <w:r>
          <w:rPr>
            <w:noProof/>
          </w:rPr>
          <w:tab/>
        </w:r>
        <w:r>
          <w:rPr>
            <w:noProof/>
          </w:rPr>
          <w:fldChar w:fldCharType="begin"/>
        </w:r>
        <w:r>
          <w:rPr>
            <w:noProof/>
          </w:rPr>
          <w:instrText xml:space="preserve"> PAGEREF _Toc69297920 \h </w:instrText>
        </w:r>
        <w:r>
          <w:rPr>
            <w:noProof/>
          </w:rPr>
        </w:r>
        <w:r>
          <w:rPr>
            <w:noProof/>
          </w:rPr>
          <w:fldChar w:fldCharType="separate"/>
        </w:r>
        <w:r>
          <w:rPr>
            <w:noProof/>
          </w:rPr>
          <w:t>16</w:t>
        </w:r>
        <w:r>
          <w:rPr>
            <w:noProof/>
          </w:rPr>
          <w:fldChar w:fldCharType="end"/>
        </w:r>
      </w:hyperlink>
    </w:p>
    <w:p w14:paraId="30E0F8BB" w14:textId="791304DA" w:rsidR="00505E12" w:rsidRDefault="00505E12">
      <w:pPr>
        <w:pStyle w:val="TOC2"/>
        <w:rPr>
          <w:rFonts w:eastAsiaTheme="minorEastAsia" w:cstheme="minorBidi"/>
          <w:bCs w:val="0"/>
          <w:noProof/>
          <w:szCs w:val="22"/>
        </w:rPr>
      </w:pPr>
      <w:hyperlink w:anchor="_Toc69297921" w:history="1">
        <w:r w:rsidRPr="007160F5">
          <w:rPr>
            <w:rStyle w:val="af1"/>
            <w:noProof/>
          </w:rPr>
          <w:t>四、主要成果</w:t>
        </w:r>
        <w:r>
          <w:rPr>
            <w:noProof/>
          </w:rPr>
          <w:tab/>
        </w:r>
        <w:r>
          <w:rPr>
            <w:noProof/>
          </w:rPr>
          <w:fldChar w:fldCharType="begin"/>
        </w:r>
        <w:r>
          <w:rPr>
            <w:noProof/>
          </w:rPr>
          <w:instrText xml:space="preserve"> PAGEREF _Toc69297921 \h </w:instrText>
        </w:r>
        <w:r>
          <w:rPr>
            <w:noProof/>
          </w:rPr>
        </w:r>
        <w:r>
          <w:rPr>
            <w:noProof/>
          </w:rPr>
          <w:fldChar w:fldCharType="separate"/>
        </w:r>
        <w:r>
          <w:rPr>
            <w:noProof/>
          </w:rPr>
          <w:t>17</w:t>
        </w:r>
        <w:r>
          <w:rPr>
            <w:noProof/>
          </w:rPr>
          <w:fldChar w:fldCharType="end"/>
        </w:r>
      </w:hyperlink>
    </w:p>
    <w:p w14:paraId="41B2EE2F" w14:textId="562E524A" w:rsidR="00505E12" w:rsidRDefault="00505E12">
      <w:pPr>
        <w:pStyle w:val="TOC3"/>
        <w:tabs>
          <w:tab w:val="right" w:leader="dot" w:pos="8296"/>
        </w:tabs>
        <w:rPr>
          <w:rFonts w:eastAsiaTheme="minorEastAsia" w:cstheme="minorBidi"/>
          <w:noProof/>
          <w:kern w:val="2"/>
        </w:rPr>
      </w:pPr>
      <w:hyperlink w:anchor="_Toc69297922" w:history="1">
        <w:r w:rsidRPr="007160F5">
          <w:rPr>
            <w:rStyle w:val="af1"/>
            <w:noProof/>
          </w:rPr>
          <w:t>4.1.</w:t>
        </w:r>
        <w:r w:rsidRPr="007160F5">
          <w:rPr>
            <w:rStyle w:val="af1"/>
            <w:noProof/>
          </w:rPr>
          <w:t>实地低应变检测模拟</w:t>
        </w:r>
        <w:r>
          <w:rPr>
            <w:noProof/>
          </w:rPr>
          <w:tab/>
        </w:r>
        <w:r>
          <w:rPr>
            <w:noProof/>
          </w:rPr>
          <w:fldChar w:fldCharType="begin"/>
        </w:r>
        <w:r>
          <w:rPr>
            <w:noProof/>
          </w:rPr>
          <w:instrText xml:space="preserve"> PAGEREF _Toc69297922 \h </w:instrText>
        </w:r>
        <w:r>
          <w:rPr>
            <w:noProof/>
          </w:rPr>
        </w:r>
        <w:r>
          <w:rPr>
            <w:noProof/>
          </w:rPr>
          <w:fldChar w:fldCharType="separate"/>
        </w:r>
        <w:r>
          <w:rPr>
            <w:noProof/>
          </w:rPr>
          <w:t>17</w:t>
        </w:r>
        <w:r>
          <w:rPr>
            <w:noProof/>
          </w:rPr>
          <w:fldChar w:fldCharType="end"/>
        </w:r>
      </w:hyperlink>
    </w:p>
    <w:p w14:paraId="08684929" w14:textId="0BC7B85B" w:rsidR="00505E12" w:rsidRDefault="00505E12">
      <w:pPr>
        <w:pStyle w:val="TOC3"/>
        <w:tabs>
          <w:tab w:val="right" w:leader="dot" w:pos="8296"/>
        </w:tabs>
        <w:rPr>
          <w:rFonts w:eastAsiaTheme="minorEastAsia" w:cstheme="minorBidi"/>
          <w:noProof/>
          <w:kern w:val="2"/>
        </w:rPr>
      </w:pPr>
      <w:hyperlink w:anchor="_Toc69297923" w:history="1">
        <w:r w:rsidRPr="007160F5">
          <w:rPr>
            <w:rStyle w:val="af1"/>
            <w:noProof/>
          </w:rPr>
          <w:t>4.2.</w:t>
        </w:r>
        <w:r w:rsidRPr="007160F5">
          <w:rPr>
            <w:rStyle w:val="af1"/>
            <w:noProof/>
          </w:rPr>
          <w:t>验证桩基础检测深度学习缺陷等级识别方法有效性</w:t>
        </w:r>
        <w:r>
          <w:rPr>
            <w:noProof/>
          </w:rPr>
          <w:tab/>
        </w:r>
        <w:r>
          <w:rPr>
            <w:noProof/>
          </w:rPr>
          <w:fldChar w:fldCharType="begin"/>
        </w:r>
        <w:r>
          <w:rPr>
            <w:noProof/>
          </w:rPr>
          <w:instrText xml:space="preserve"> PAGEREF _Toc69297923 \h </w:instrText>
        </w:r>
        <w:r>
          <w:rPr>
            <w:noProof/>
          </w:rPr>
        </w:r>
        <w:r>
          <w:rPr>
            <w:noProof/>
          </w:rPr>
          <w:fldChar w:fldCharType="separate"/>
        </w:r>
        <w:r>
          <w:rPr>
            <w:noProof/>
          </w:rPr>
          <w:t>18</w:t>
        </w:r>
        <w:r>
          <w:rPr>
            <w:noProof/>
          </w:rPr>
          <w:fldChar w:fldCharType="end"/>
        </w:r>
      </w:hyperlink>
    </w:p>
    <w:p w14:paraId="23CB5355" w14:textId="586E604F" w:rsidR="00505E12" w:rsidRDefault="00505E12">
      <w:pPr>
        <w:pStyle w:val="TOC3"/>
        <w:tabs>
          <w:tab w:val="right" w:leader="dot" w:pos="8296"/>
        </w:tabs>
        <w:rPr>
          <w:rFonts w:eastAsiaTheme="minorEastAsia" w:cstheme="minorBidi"/>
          <w:noProof/>
          <w:kern w:val="2"/>
        </w:rPr>
      </w:pPr>
      <w:hyperlink w:anchor="_Toc69297924" w:history="1">
        <w:r w:rsidRPr="007160F5">
          <w:rPr>
            <w:rStyle w:val="af1"/>
            <w:noProof/>
          </w:rPr>
          <w:t xml:space="preserve">4.3 </w:t>
        </w:r>
        <w:r w:rsidRPr="007160F5">
          <w:rPr>
            <w:rStyle w:val="af1"/>
            <w:noProof/>
          </w:rPr>
          <w:t>编写了一个基于</w:t>
        </w:r>
        <w:r w:rsidRPr="007160F5">
          <w:rPr>
            <w:rStyle w:val="af1"/>
            <w:noProof/>
          </w:rPr>
          <w:t>matlab</w:t>
        </w:r>
        <w:r w:rsidRPr="007160F5">
          <w:rPr>
            <w:rStyle w:val="af1"/>
            <w:noProof/>
          </w:rPr>
          <w:t>能够对多张桩基时频曲线图进行同时判别的小软件</w:t>
        </w:r>
        <w:r>
          <w:rPr>
            <w:noProof/>
          </w:rPr>
          <w:tab/>
        </w:r>
        <w:r>
          <w:rPr>
            <w:noProof/>
          </w:rPr>
          <w:fldChar w:fldCharType="begin"/>
        </w:r>
        <w:r>
          <w:rPr>
            <w:noProof/>
          </w:rPr>
          <w:instrText xml:space="preserve"> PAGEREF _Toc69297924 \h </w:instrText>
        </w:r>
        <w:r>
          <w:rPr>
            <w:noProof/>
          </w:rPr>
        </w:r>
        <w:r>
          <w:rPr>
            <w:noProof/>
          </w:rPr>
          <w:fldChar w:fldCharType="separate"/>
        </w:r>
        <w:r>
          <w:rPr>
            <w:noProof/>
          </w:rPr>
          <w:t>19</w:t>
        </w:r>
        <w:r>
          <w:rPr>
            <w:noProof/>
          </w:rPr>
          <w:fldChar w:fldCharType="end"/>
        </w:r>
      </w:hyperlink>
    </w:p>
    <w:p w14:paraId="4A48A883" w14:textId="2B2CD400" w:rsidR="00505E12" w:rsidRDefault="00505E12">
      <w:pPr>
        <w:pStyle w:val="TOC3"/>
        <w:tabs>
          <w:tab w:val="right" w:leader="dot" w:pos="8296"/>
        </w:tabs>
        <w:rPr>
          <w:rFonts w:eastAsiaTheme="minorEastAsia" w:cstheme="minorBidi"/>
          <w:noProof/>
          <w:kern w:val="2"/>
        </w:rPr>
      </w:pPr>
      <w:hyperlink w:anchor="_Toc69297925" w:history="1">
        <w:r w:rsidRPr="007160F5">
          <w:rPr>
            <w:rStyle w:val="af1"/>
            <w:noProof/>
          </w:rPr>
          <w:t xml:space="preserve">4.4 </w:t>
        </w:r>
        <w:r w:rsidRPr="007160F5">
          <w:rPr>
            <w:rStyle w:val="af1"/>
            <w:noProof/>
          </w:rPr>
          <w:t>撰写了一篇有关于我们研究内容的论文</w:t>
        </w:r>
        <w:r>
          <w:rPr>
            <w:noProof/>
          </w:rPr>
          <w:tab/>
        </w:r>
        <w:r>
          <w:rPr>
            <w:noProof/>
          </w:rPr>
          <w:fldChar w:fldCharType="begin"/>
        </w:r>
        <w:r>
          <w:rPr>
            <w:noProof/>
          </w:rPr>
          <w:instrText xml:space="preserve"> PAGEREF _Toc69297925 \h </w:instrText>
        </w:r>
        <w:r>
          <w:rPr>
            <w:noProof/>
          </w:rPr>
        </w:r>
        <w:r>
          <w:rPr>
            <w:noProof/>
          </w:rPr>
          <w:fldChar w:fldCharType="separate"/>
        </w:r>
        <w:r>
          <w:rPr>
            <w:noProof/>
          </w:rPr>
          <w:t>19</w:t>
        </w:r>
        <w:r>
          <w:rPr>
            <w:noProof/>
          </w:rPr>
          <w:fldChar w:fldCharType="end"/>
        </w:r>
      </w:hyperlink>
    </w:p>
    <w:p w14:paraId="6075921D" w14:textId="012639E5" w:rsidR="00505E12" w:rsidRDefault="00505E12">
      <w:pPr>
        <w:pStyle w:val="TOC2"/>
        <w:rPr>
          <w:rFonts w:eastAsiaTheme="minorEastAsia" w:cstheme="minorBidi"/>
          <w:bCs w:val="0"/>
          <w:noProof/>
          <w:szCs w:val="22"/>
        </w:rPr>
      </w:pPr>
      <w:hyperlink w:anchor="_Toc69297926" w:history="1">
        <w:r w:rsidRPr="007160F5">
          <w:rPr>
            <w:rStyle w:val="af1"/>
            <w:noProof/>
          </w:rPr>
          <w:t>五、收获和体会</w:t>
        </w:r>
        <w:r>
          <w:rPr>
            <w:noProof/>
          </w:rPr>
          <w:tab/>
        </w:r>
        <w:r>
          <w:rPr>
            <w:noProof/>
          </w:rPr>
          <w:fldChar w:fldCharType="begin"/>
        </w:r>
        <w:r>
          <w:rPr>
            <w:noProof/>
          </w:rPr>
          <w:instrText xml:space="preserve"> PAGEREF _Toc69297926 \h </w:instrText>
        </w:r>
        <w:r>
          <w:rPr>
            <w:noProof/>
          </w:rPr>
        </w:r>
        <w:r>
          <w:rPr>
            <w:noProof/>
          </w:rPr>
          <w:fldChar w:fldCharType="separate"/>
        </w:r>
        <w:r>
          <w:rPr>
            <w:noProof/>
          </w:rPr>
          <w:t>20</w:t>
        </w:r>
        <w:r>
          <w:rPr>
            <w:noProof/>
          </w:rPr>
          <w:fldChar w:fldCharType="end"/>
        </w:r>
      </w:hyperlink>
    </w:p>
    <w:p w14:paraId="19734B4A" w14:textId="1B552D86" w:rsidR="00505E12" w:rsidRDefault="00505E12">
      <w:pPr>
        <w:pStyle w:val="TOC2"/>
        <w:rPr>
          <w:rFonts w:eastAsiaTheme="minorEastAsia" w:cstheme="minorBidi"/>
          <w:bCs w:val="0"/>
          <w:noProof/>
          <w:szCs w:val="22"/>
        </w:rPr>
      </w:pPr>
      <w:hyperlink w:anchor="_Toc69297927" w:history="1">
        <w:r w:rsidRPr="007160F5">
          <w:rPr>
            <w:rStyle w:val="af1"/>
            <w:noProof/>
          </w:rPr>
          <w:t>六、研究困难、问题和建议</w:t>
        </w:r>
        <w:r>
          <w:rPr>
            <w:noProof/>
          </w:rPr>
          <w:tab/>
        </w:r>
        <w:r>
          <w:rPr>
            <w:noProof/>
          </w:rPr>
          <w:fldChar w:fldCharType="begin"/>
        </w:r>
        <w:r>
          <w:rPr>
            <w:noProof/>
          </w:rPr>
          <w:instrText xml:space="preserve"> PAGEREF _Toc69297927 \h </w:instrText>
        </w:r>
        <w:r>
          <w:rPr>
            <w:noProof/>
          </w:rPr>
        </w:r>
        <w:r>
          <w:rPr>
            <w:noProof/>
          </w:rPr>
          <w:fldChar w:fldCharType="separate"/>
        </w:r>
        <w:r>
          <w:rPr>
            <w:noProof/>
          </w:rPr>
          <w:t>20</w:t>
        </w:r>
        <w:r>
          <w:rPr>
            <w:noProof/>
          </w:rPr>
          <w:fldChar w:fldCharType="end"/>
        </w:r>
      </w:hyperlink>
    </w:p>
    <w:p w14:paraId="771C06CF" w14:textId="3E0B658C" w:rsidR="00505E12" w:rsidRDefault="00505E12">
      <w:pPr>
        <w:pStyle w:val="TOC3"/>
        <w:tabs>
          <w:tab w:val="right" w:leader="dot" w:pos="8296"/>
        </w:tabs>
        <w:rPr>
          <w:rFonts w:eastAsiaTheme="minorEastAsia" w:cstheme="minorBidi"/>
          <w:noProof/>
          <w:kern w:val="2"/>
        </w:rPr>
      </w:pPr>
      <w:hyperlink w:anchor="_Toc69297928" w:history="1">
        <w:r w:rsidRPr="007160F5">
          <w:rPr>
            <w:rStyle w:val="af1"/>
            <w:noProof/>
          </w:rPr>
          <w:t>6.1</w:t>
        </w:r>
        <w:r w:rsidRPr="007160F5">
          <w:rPr>
            <w:rStyle w:val="af1"/>
            <w:noProof/>
          </w:rPr>
          <w:t>困难：</w:t>
        </w:r>
        <w:r>
          <w:rPr>
            <w:noProof/>
          </w:rPr>
          <w:tab/>
        </w:r>
        <w:r>
          <w:rPr>
            <w:noProof/>
          </w:rPr>
          <w:fldChar w:fldCharType="begin"/>
        </w:r>
        <w:r>
          <w:rPr>
            <w:noProof/>
          </w:rPr>
          <w:instrText xml:space="preserve"> PAGEREF _Toc69297928 \h </w:instrText>
        </w:r>
        <w:r>
          <w:rPr>
            <w:noProof/>
          </w:rPr>
        </w:r>
        <w:r>
          <w:rPr>
            <w:noProof/>
          </w:rPr>
          <w:fldChar w:fldCharType="separate"/>
        </w:r>
        <w:r>
          <w:rPr>
            <w:noProof/>
          </w:rPr>
          <w:t>20</w:t>
        </w:r>
        <w:r>
          <w:rPr>
            <w:noProof/>
          </w:rPr>
          <w:fldChar w:fldCharType="end"/>
        </w:r>
      </w:hyperlink>
    </w:p>
    <w:p w14:paraId="093E247F" w14:textId="7412EC56" w:rsidR="00505E12" w:rsidRDefault="00505E12">
      <w:pPr>
        <w:pStyle w:val="TOC3"/>
        <w:tabs>
          <w:tab w:val="right" w:leader="dot" w:pos="8296"/>
        </w:tabs>
        <w:rPr>
          <w:rFonts w:eastAsiaTheme="minorEastAsia" w:cstheme="minorBidi"/>
          <w:noProof/>
          <w:kern w:val="2"/>
        </w:rPr>
      </w:pPr>
      <w:hyperlink w:anchor="_Toc69297929" w:history="1">
        <w:r w:rsidRPr="007160F5">
          <w:rPr>
            <w:rStyle w:val="af1"/>
            <w:noProof/>
          </w:rPr>
          <w:t>6.2</w:t>
        </w:r>
        <w:r w:rsidRPr="007160F5">
          <w:rPr>
            <w:rStyle w:val="af1"/>
            <w:noProof/>
          </w:rPr>
          <w:t>建议：</w:t>
        </w:r>
        <w:r>
          <w:rPr>
            <w:noProof/>
          </w:rPr>
          <w:tab/>
        </w:r>
        <w:r>
          <w:rPr>
            <w:noProof/>
          </w:rPr>
          <w:fldChar w:fldCharType="begin"/>
        </w:r>
        <w:r>
          <w:rPr>
            <w:noProof/>
          </w:rPr>
          <w:instrText xml:space="preserve"> PAGEREF _Toc69297929 \h </w:instrText>
        </w:r>
        <w:r>
          <w:rPr>
            <w:noProof/>
          </w:rPr>
        </w:r>
        <w:r>
          <w:rPr>
            <w:noProof/>
          </w:rPr>
          <w:fldChar w:fldCharType="separate"/>
        </w:r>
        <w:r>
          <w:rPr>
            <w:noProof/>
          </w:rPr>
          <w:t>21</w:t>
        </w:r>
        <w:r>
          <w:rPr>
            <w:noProof/>
          </w:rPr>
          <w:fldChar w:fldCharType="end"/>
        </w:r>
      </w:hyperlink>
    </w:p>
    <w:p w14:paraId="300AC1D4" w14:textId="7B236096" w:rsidR="00505E12" w:rsidRDefault="00505E12">
      <w:pPr>
        <w:pStyle w:val="TOC2"/>
        <w:rPr>
          <w:rFonts w:eastAsiaTheme="minorEastAsia" w:cstheme="minorBidi"/>
          <w:bCs w:val="0"/>
          <w:noProof/>
          <w:szCs w:val="22"/>
        </w:rPr>
      </w:pPr>
      <w:hyperlink w:anchor="_Toc69297930" w:history="1">
        <w:r w:rsidRPr="007160F5">
          <w:rPr>
            <w:rStyle w:val="af1"/>
            <w:noProof/>
          </w:rPr>
          <w:t>七、待深入研究的问题</w:t>
        </w:r>
        <w:r>
          <w:rPr>
            <w:noProof/>
          </w:rPr>
          <w:tab/>
        </w:r>
        <w:r>
          <w:rPr>
            <w:noProof/>
          </w:rPr>
          <w:fldChar w:fldCharType="begin"/>
        </w:r>
        <w:r>
          <w:rPr>
            <w:noProof/>
          </w:rPr>
          <w:instrText xml:space="preserve"> PAGEREF _Toc69297930 \h </w:instrText>
        </w:r>
        <w:r>
          <w:rPr>
            <w:noProof/>
          </w:rPr>
        </w:r>
        <w:r>
          <w:rPr>
            <w:noProof/>
          </w:rPr>
          <w:fldChar w:fldCharType="separate"/>
        </w:r>
        <w:r>
          <w:rPr>
            <w:noProof/>
          </w:rPr>
          <w:t>21</w:t>
        </w:r>
        <w:r>
          <w:rPr>
            <w:noProof/>
          </w:rPr>
          <w:fldChar w:fldCharType="end"/>
        </w:r>
      </w:hyperlink>
    </w:p>
    <w:p w14:paraId="27BAA381" w14:textId="291201B9" w:rsidR="00505E12" w:rsidRDefault="00505E12">
      <w:pPr>
        <w:pStyle w:val="TOC3"/>
        <w:tabs>
          <w:tab w:val="right" w:leader="dot" w:pos="8296"/>
        </w:tabs>
        <w:rPr>
          <w:rFonts w:eastAsiaTheme="minorEastAsia" w:cstheme="minorBidi"/>
          <w:noProof/>
          <w:kern w:val="2"/>
        </w:rPr>
      </w:pPr>
      <w:hyperlink w:anchor="_Toc69297931" w:history="1">
        <w:r w:rsidRPr="007160F5">
          <w:rPr>
            <w:rStyle w:val="af1"/>
            <w:noProof/>
          </w:rPr>
          <w:t>7.1</w:t>
        </w:r>
        <w:r w:rsidRPr="007160F5">
          <w:rPr>
            <w:rStyle w:val="af1"/>
            <w:noProof/>
          </w:rPr>
          <w:t>训练精确度</w:t>
        </w:r>
        <w:r>
          <w:rPr>
            <w:noProof/>
          </w:rPr>
          <w:tab/>
        </w:r>
        <w:r>
          <w:rPr>
            <w:noProof/>
          </w:rPr>
          <w:fldChar w:fldCharType="begin"/>
        </w:r>
        <w:r>
          <w:rPr>
            <w:noProof/>
          </w:rPr>
          <w:instrText xml:space="preserve"> PAGEREF _Toc69297931 \h </w:instrText>
        </w:r>
        <w:r>
          <w:rPr>
            <w:noProof/>
          </w:rPr>
        </w:r>
        <w:r>
          <w:rPr>
            <w:noProof/>
          </w:rPr>
          <w:fldChar w:fldCharType="separate"/>
        </w:r>
        <w:r>
          <w:rPr>
            <w:noProof/>
          </w:rPr>
          <w:t>21</w:t>
        </w:r>
        <w:r>
          <w:rPr>
            <w:noProof/>
          </w:rPr>
          <w:fldChar w:fldCharType="end"/>
        </w:r>
      </w:hyperlink>
    </w:p>
    <w:p w14:paraId="3E1F5C43" w14:textId="46A077FD" w:rsidR="00505E12" w:rsidRDefault="00505E12">
      <w:pPr>
        <w:pStyle w:val="TOC3"/>
        <w:tabs>
          <w:tab w:val="right" w:leader="dot" w:pos="8296"/>
        </w:tabs>
        <w:rPr>
          <w:rFonts w:eastAsiaTheme="minorEastAsia" w:cstheme="minorBidi"/>
          <w:noProof/>
          <w:kern w:val="2"/>
        </w:rPr>
      </w:pPr>
      <w:hyperlink w:anchor="_Toc69297932" w:history="1">
        <w:r w:rsidRPr="007160F5">
          <w:rPr>
            <w:rStyle w:val="af1"/>
            <w:noProof/>
          </w:rPr>
          <w:t>7.2</w:t>
        </w:r>
        <w:r w:rsidRPr="007160F5">
          <w:rPr>
            <w:rStyle w:val="af1"/>
            <w:noProof/>
          </w:rPr>
          <w:t>对数据进行准确分类</w:t>
        </w:r>
        <w:r>
          <w:rPr>
            <w:noProof/>
          </w:rPr>
          <w:tab/>
        </w:r>
        <w:r>
          <w:rPr>
            <w:noProof/>
          </w:rPr>
          <w:fldChar w:fldCharType="begin"/>
        </w:r>
        <w:r>
          <w:rPr>
            <w:noProof/>
          </w:rPr>
          <w:instrText xml:space="preserve"> PAGEREF _Toc69297932 \h </w:instrText>
        </w:r>
        <w:r>
          <w:rPr>
            <w:noProof/>
          </w:rPr>
        </w:r>
        <w:r>
          <w:rPr>
            <w:noProof/>
          </w:rPr>
          <w:fldChar w:fldCharType="separate"/>
        </w:r>
        <w:r>
          <w:rPr>
            <w:noProof/>
          </w:rPr>
          <w:t>22</w:t>
        </w:r>
        <w:r>
          <w:rPr>
            <w:noProof/>
          </w:rPr>
          <w:fldChar w:fldCharType="end"/>
        </w:r>
      </w:hyperlink>
    </w:p>
    <w:p w14:paraId="54234C5B" w14:textId="3BE32C39" w:rsidR="00505E12" w:rsidRDefault="00505E12">
      <w:pPr>
        <w:pStyle w:val="TOC3"/>
        <w:tabs>
          <w:tab w:val="right" w:leader="dot" w:pos="8296"/>
        </w:tabs>
        <w:rPr>
          <w:rFonts w:eastAsiaTheme="minorEastAsia" w:cstheme="minorBidi"/>
          <w:noProof/>
          <w:kern w:val="2"/>
        </w:rPr>
      </w:pPr>
      <w:hyperlink w:anchor="_Toc69297933" w:history="1">
        <w:r w:rsidRPr="007160F5">
          <w:rPr>
            <w:rStyle w:val="af1"/>
            <w:noProof/>
          </w:rPr>
          <w:t>7.3</w:t>
        </w:r>
        <w:r w:rsidRPr="007160F5">
          <w:rPr>
            <w:rStyle w:val="af1"/>
            <w:noProof/>
          </w:rPr>
          <w:t>对神经网络进行改良</w:t>
        </w:r>
        <w:r>
          <w:rPr>
            <w:noProof/>
          </w:rPr>
          <w:tab/>
        </w:r>
        <w:r>
          <w:rPr>
            <w:noProof/>
          </w:rPr>
          <w:fldChar w:fldCharType="begin"/>
        </w:r>
        <w:r>
          <w:rPr>
            <w:noProof/>
          </w:rPr>
          <w:instrText xml:space="preserve"> PAGEREF _Toc69297933 \h </w:instrText>
        </w:r>
        <w:r>
          <w:rPr>
            <w:noProof/>
          </w:rPr>
        </w:r>
        <w:r>
          <w:rPr>
            <w:noProof/>
          </w:rPr>
          <w:fldChar w:fldCharType="separate"/>
        </w:r>
        <w:r>
          <w:rPr>
            <w:noProof/>
          </w:rPr>
          <w:t>22</w:t>
        </w:r>
        <w:r>
          <w:rPr>
            <w:noProof/>
          </w:rPr>
          <w:fldChar w:fldCharType="end"/>
        </w:r>
      </w:hyperlink>
    </w:p>
    <w:p w14:paraId="69352CFA" w14:textId="2DE0E052" w:rsidR="00505E12" w:rsidRDefault="00505E12">
      <w:pPr>
        <w:pStyle w:val="TOC2"/>
        <w:rPr>
          <w:rFonts w:eastAsiaTheme="minorEastAsia" w:cstheme="minorBidi"/>
          <w:bCs w:val="0"/>
          <w:noProof/>
          <w:szCs w:val="22"/>
        </w:rPr>
      </w:pPr>
      <w:hyperlink w:anchor="_Toc69297934" w:history="1">
        <w:r w:rsidRPr="007160F5">
          <w:rPr>
            <w:rStyle w:val="af1"/>
            <w:noProof/>
          </w:rPr>
          <w:t>八、参考文献</w:t>
        </w:r>
        <w:r>
          <w:rPr>
            <w:noProof/>
          </w:rPr>
          <w:tab/>
        </w:r>
        <w:r>
          <w:rPr>
            <w:noProof/>
          </w:rPr>
          <w:fldChar w:fldCharType="begin"/>
        </w:r>
        <w:r>
          <w:rPr>
            <w:noProof/>
          </w:rPr>
          <w:instrText xml:space="preserve"> PAGEREF _Toc69297934 \h </w:instrText>
        </w:r>
        <w:r>
          <w:rPr>
            <w:noProof/>
          </w:rPr>
        </w:r>
        <w:r>
          <w:rPr>
            <w:noProof/>
          </w:rPr>
          <w:fldChar w:fldCharType="separate"/>
        </w:r>
        <w:r>
          <w:rPr>
            <w:noProof/>
          </w:rPr>
          <w:t>23</w:t>
        </w:r>
        <w:r>
          <w:rPr>
            <w:noProof/>
          </w:rPr>
          <w:fldChar w:fldCharType="end"/>
        </w:r>
      </w:hyperlink>
    </w:p>
    <w:p w14:paraId="380B5E91" w14:textId="56188F4F" w:rsidR="00505E12" w:rsidRDefault="00505E12">
      <w:pPr>
        <w:pStyle w:val="TOC2"/>
        <w:rPr>
          <w:rFonts w:eastAsiaTheme="minorEastAsia" w:cstheme="minorBidi"/>
          <w:bCs w:val="0"/>
          <w:noProof/>
          <w:szCs w:val="22"/>
        </w:rPr>
      </w:pPr>
      <w:hyperlink w:anchor="_Toc69297935" w:history="1">
        <w:r w:rsidRPr="007160F5">
          <w:rPr>
            <w:rStyle w:val="af1"/>
            <w:noProof/>
          </w:rPr>
          <w:t>九、致谢</w:t>
        </w:r>
        <w:r>
          <w:rPr>
            <w:noProof/>
          </w:rPr>
          <w:tab/>
        </w:r>
        <w:r>
          <w:rPr>
            <w:noProof/>
          </w:rPr>
          <w:fldChar w:fldCharType="begin"/>
        </w:r>
        <w:r>
          <w:rPr>
            <w:noProof/>
          </w:rPr>
          <w:instrText xml:space="preserve"> PAGEREF _Toc69297935 \h </w:instrText>
        </w:r>
        <w:r>
          <w:rPr>
            <w:noProof/>
          </w:rPr>
        </w:r>
        <w:r>
          <w:rPr>
            <w:noProof/>
          </w:rPr>
          <w:fldChar w:fldCharType="separate"/>
        </w:r>
        <w:r>
          <w:rPr>
            <w:noProof/>
          </w:rPr>
          <w:t>24</w:t>
        </w:r>
        <w:r>
          <w:rPr>
            <w:noProof/>
          </w:rPr>
          <w:fldChar w:fldCharType="end"/>
        </w:r>
      </w:hyperlink>
    </w:p>
    <w:p w14:paraId="2737C229" w14:textId="0CFA29EF" w:rsidR="00505E12" w:rsidRDefault="00505E12">
      <w:pPr>
        <w:pStyle w:val="TOC1"/>
        <w:tabs>
          <w:tab w:val="right" w:leader="dot" w:pos="8296"/>
        </w:tabs>
        <w:rPr>
          <w:rFonts w:asciiTheme="minorHAnsi" w:eastAsiaTheme="minorEastAsia" w:hAnsiTheme="minorHAnsi" w:cstheme="minorBidi"/>
          <w:noProof/>
          <w:szCs w:val="22"/>
        </w:rPr>
      </w:pPr>
      <w:hyperlink w:anchor="_Toc69297936" w:history="1">
        <w:r w:rsidRPr="007160F5">
          <w:rPr>
            <w:rStyle w:val="af1"/>
            <w:rFonts w:ascii="黑体" w:hAnsi="黑体" w:cs="黑体"/>
            <w:noProof/>
          </w:rPr>
          <w:t>第三章项目团队总结</w:t>
        </w:r>
        <w:r>
          <w:rPr>
            <w:noProof/>
          </w:rPr>
          <w:tab/>
        </w:r>
        <w:r>
          <w:rPr>
            <w:noProof/>
          </w:rPr>
          <w:fldChar w:fldCharType="begin"/>
        </w:r>
        <w:r>
          <w:rPr>
            <w:noProof/>
          </w:rPr>
          <w:instrText xml:space="preserve"> PAGEREF _Toc69297936 \h </w:instrText>
        </w:r>
        <w:r>
          <w:rPr>
            <w:noProof/>
          </w:rPr>
        </w:r>
        <w:r>
          <w:rPr>
            <w:noProof/>
          </w:rPr>
          <w:fldChar w:fldCharType="separate"/>
        </w:r>
        <w:r>
          <w:rPr>
            <w:noProof/>
          </w:rPr>
          <w:t>25</w:t>
        </w:r>
        <w:r>
          <w:rPr>
            <w:noProof/>
          </w:rPr>
          <w:fldChar w:fldCharType="end"/>
        </w:r>
      </w:hyperlink>
    </w:p>
    <w:p w14:paraId="4534E2AC" w14:textId="2558F3A8" w:rsidR="00505E12" w:rsidRDefault="00505E12">
      <w:pPr>
        <w:pStyle w:val="TOC1"/>
        <w:tabs>
          <w:tab w:val="right" w:leader="dot" w:pos="8296"/>
        </w:tabs>
        <w:rPr>
          <w:rFonts w:asciiTheme="minorHAnsi" w:eastAsiaTheme="minorEastAsia" w:hAnsiTheme="minorHAnsi" w:cstheme="minorBidi"/>
          <w:noProof/>
          <w:szCs w:val="22"/>
        </w:rPr>
      </w:pPr>
      <w:hyperlink w:anchor="_Toc69297942" w:history="1">
        <w:r w:rsidRPr="007160F5">
          <w:rPr>
            <w:rStyle w:val="af1"/>
            <w:noProof/>
          </w:rPr>
          <w:t>第四章</w:t>
        </w:r>
        <w:r w:rsidRPr="007160F5">
          <w:rPr>
            <w:rStyle w:val="af1"/>
            <w:noProof/>
          </w:rPr>
          <w:t xml:space="preserve"> </w:t>
        </w:r>
        <w:r w:rsidRPr="007160F5">
          <w:rPr>
            <w:rStyle w:val="af1"/>
            <w:noProof/>
          </w:rPr>
          <w:t>论文</w:t>
        </w:r>
        <w:r>
          <w:rPr>
            <w:noProof/>
          </w:rPr>
          <w:tab/>
        </w:r>
        <w:r>
          <w:rPr>
            <w:noProof/>
          </w:rPr>
          <w:fldChar w:fldCharType="begin"/>
        </w:r>
        <w:r>
          <w:rPr>
            <w:noProof/>
          </w:rPr>
          <w:instrText xml:space="preserve"> PAGEREF _Toc69297942 \h </w:instrText>
        </w:r>
        <w:r>
          <w:rPr>
            <w:noProof/>
          </w:rPr>
        </w:r>
        <w:r>
          <w:rPr>
            <w:noProof/>
          </w:rPr>
          <w:fldChar w:fldCharType="separate"/>
        </w:r>
        <w:r>
          <w:rPr>
            <w:noProof/>
          </w:rPr>
          <w:t>33</w:t>
        </w:r>
        <w:r>
          <w:rPr>
            <w:noProof/>
          </w:rPr>
          <w:fldChar w:fldCharType="end"/>
        </w:r>
      </w:hyperlink>
    </w:p>
    <w:p w14:paraId="6DEA5E89" w14:textId="2FE794A3" w:rsidR="00AC218F" w:rsidRDefault="00850CBA">
      <w:r>
        <w:rPr>
          <w:rFonts w:ascii="宋体" w:hAnsi="宋体"/>
        </w:rPr>
        <w:lastRenderedPageBreak/>
        <w:fldChar w:fldCharType="end"/>
      </w:r>
      <w:bookmarkStart w:id="11" w:name="_Toc10708"/>
      <w:bookmarkStart w:id="12" w:name="_Toc7528"/>
    </w:p>
    <w:p w14:paraId="533998FE" w14:textId="28D4F30B" w:rsidR="00AC218F" w:rsidRDefault="00850CBA">
      <w:pPr>
        <w:pStyle w:val="1"/>
        <w:jc w:val="center"/>
      </w:pPr>
      <w:bookmarkStart w:id="13" w:name="_Toc69297901"/>
      <w:r>
        <w:rPr>
          <w:rFonts w:hint="eastAsia"/>
        </w:rPr>
        <w:t>第一章</w:t>
      </w:r>
      <w:r>
        <w:rPr>
          <w:rFonts w:hint="eastAsia"/>
        </w:rPr>
        <w:t xml:space="preserve"> </w:t>
      </w:r>
      <w:r>
        <w:rPr>
          <w:rFonts w:hint="eastAsia"/>
        </w:rPr>
        <w:t>项目结题申请表</w:t>
      </w:r>
      <w:bookmarkEnd w:id="1"/>
      <w:bookmarkEnd w:id="2"/>
      <w:bookmarkEnd w:id="3"/>
      <w:bookmarkEnd w:id="4"/>
      <w:bookmarkEnd w:id="5"/>
      <w:bookmarkEnd w:id="6"/>
      <w:bookmarkEnd w:id="7"/>
      <w:bookmarkEnd w:id="8"/>
      <w:bookmarkEnd w:id="9"/>
      <w:bookmarkEnd w:id="10"/>
      <w:bookmarkEnd w:id="11"/>
      <w:bookmarkEnd w:id="12"/>
      <w:bookmarkEnd w:id="13"/>
    </w:p>
    <w:p w14:paraId="63AF1F6A" w14:textId="77777777" w:rsidR="00AC218F" w:rsidRDefault="00850CBA">
      <w:pPr>
        <w:tabs>
          <w:tab w:val="center" w:pos="4365"/>
          <w:tab w:val="left" w:pos="7560"/>
        </w:tabs>
        <w:spacing w:beforeLines="50" w:before="156"/>
        <w:jc w:val="center"/>
        <w:rPr>
          <w:rFonts w:eastAsia="仿宋"/>
          <w:w w:val="90"/>
          <w:sz w:val="36"/>
          <w:szCs w:val="28"/>
        </w:rPr>
      </w:pPr>
      <w:r>
        <w:rPr>
          <w:rFonts w:ascii="仿宋" w:eastAsia="仿宋" w:hAnsi="仿宋"/>
          <w:b/>
          <w:bCs/>
          <w:w w:val="90"/>
          <w:sz w:val="36"/>
          <w:szCs w:val="28"/>
        </w:rPr>
        <w:t>大学生</w:t>
      </w:r>
      <w:r>
        <w:rPr>
          <w:rFonts w:ascii="仿宋" w:eastAsia="仿宋" w:hAnsi="仿宋" w:hint="eastAsia"/>
          <w:b/>
          <w:bCs/>
          <w:w w:val="90"/>
          <w:sz w:val="36"/>
          <w:szCs w:val="28"/>
        </w:rPr>
        <w:t>创新创业训练计划项目</w:t>
      </w:r>
      <w:r>
        <w:rPr>
          <w:rFonts w:ascii="仿宋" w:eastAsia="仿宋" w:hAnsi="仿宋"/>
          <w:b/>
          <w:bCs/>
          <w:w w:val="90"/>
          <w:sz w:val="36"/>
          <w:szCs w:val="28"/>
        </w:rPr>
        <w:t>结题申请表</w:t>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496"/>
        <w:gridCol w:w="141"/>
        <w:gridCol w:w="1274"/>
        <w:gridCol w:w="8"/>
        <w:gridCol w:w="1552"/>
        <w:gridCol w:w="7"/>
        <w:gridCol w:w="1376"/>
        <w:gridCol w:w="603"/>
        <w:gridCol w:w="1236"/>
        <w:tblGridChange w:id="14">
          <w:tblGrid>
            <w:gridCol w:w="1300"/>
            <w:gridCol w:w="1496"/>
            <w:gridCol w:w="141"/>
            <w:gridCol w:w="1274"/>
            <w:gridCol w:w="8"/>
            <w:gridCol w:w="1552"/>
            <w:gridCol w:w="7"/>
            <w:gridCol w:w="1376"/>
            <w:gridCol w:w="603"/>
            <w:gridCol w:w="1236"/>
          </w:tblGrid>
        </w:tblGridChange>
      </w:tblGrid>
      <w:tr w:rsidR="00AC218F" w14:paraId="21E06D39" w14:textId="77777777">
        <w:trPr>
          <w:cantSplit/>
          <w:trHeight w:hRule="exact" w:val="454"/>
          <w:jc w:val="center"/>
        </w:trPr>
        <w:tc>
          <w:tcPr>
            <w:tcW w:w="1300" w:type="dxa"/>
            <w:vAlign w:val="center"/>
          </w:tcPr>
          <w:p w14:paraId="505508DD" w14:textId="77777777" w:rsidR="00AC218F" w:rsidRDefault="00850CBA">
            <w:pPr>
              <w:rPr>
                <w:rFonts w:ascii="仿宋" w:eastAsia="仿宋" w:hAnsi="仿宋"/>
              </w:rPr>
            </w:pPr>
            <w:r>
              <w:rPr>
                <w:rFonts w:ascii="仿宋" w:eastAsia="仿宋" w:hAnsi="仿宋"/>
              </w:rPr>
              <w:t>项目</w:t>
            </w:r>
            <w:r>
              <w:rPr>
                <w:rFonts w:ascii="仿宋" w:eastAsia="仿宋" w:hAnsi="仿宋" w:hint="eastAsia"/>
              </w:rPr>
              <w:t>级别</w:t>
            </w:r>
          </w:p>
        </w:tc>
        <w:tc>
          <w:tcPr>
            <w:tcW w:w="4471" w:type="dxa"/>
            <w:gridSpan w:val="5"/>
            <w:vAlign w:val="center"/>
          </w:tcPr>
          <w:p w14:paraId="6941DA94" w14:textId="77777777" w:rsidR="00AC218F" w:rsidRDefault="00850CBA">
            <w:pPr>
              <w:rPr>
                <w:rFonts w:ascii="仿宋" w:eastAsia="仿宋" w:hAnsi="仿宋"/>
              </w:rPr>
            </w:pPr>
            <w:r>
              <w:rPr>
                <w:rFonts w:ascii="仿宋" w:eastAsia="仿宋" w:hAnsi="仿宋" w:hint="eastAsia"/>
              </w:rPr>
              <w:t xml:space="preserve">□国家级  </w:t>
            </w:r>
            <w:r>
              <w:rPr>
                <w:rFonts w:ascii="仿宋" w:eastAsia="仿宋" w:hAnsi="仿宋"/>
              </w:rPr>
              <w:sym w:font="Wingdings 2" w:char="0052"/>
            </w:r>
            <w:r>
              <w:rPr>
                <w:rFonts w:ascii="仿宋" w:eastAsia="仿宋" w:hAnsi="仿宋" w:hint="eastAsia"/>
                <w:szCs w:val="21"/>
              </w:rPr>
              <w:t xml:space="preserve">省级 </w:t>
            </w:r>
            <w:r>
              <w:rPr>
                <w:rFonts w:ascii="仿宋" w:eastAsia="仿宋" w:hAnsi="仿宋" w:hint="eastAsia"/>
              </w:rPr>
              <w:t xml:space="preserve">  □</w:t>
            </w:r>
            <w:r>
              <w:rPr>
                <w:rFonts w:ascii="仿宋" w:eastAsia="仿宋" w:hAnsi="仿宋" w:hint="eastAsia"/>
                <w:szCs w:val="21"/>
              </w:rPr>
              <w:t>校级</w:t>
            </w:r>
          </w:p>
        </w:tc>
        <w:tc>
          <w:tcPr>
            <w:tcW w:w="1383" w:type="dxa"/>
            <w:gridSpan w:val="2"/>
            <w:vAlign w:val="center"/>
          </w:tcPr>
          <w:p w14:paraId="1E6B46DF" w14:textId="77777777" w:rsidR="00AC218F" w:rsidRDefault="00850CBA">
            <w:pPr>
              <w:rPr>
                <w:rFonts w:ascii="仿宋" w:eastAsia="仿宋" w:hAnsi="仿宋"/>
              </w:rPr>
            </w:pPr>
            <w:r>
              <w:rPr>
                <w:rFonts w:ascii="仿宋" w:eastAsia="仿宋" w:hAnsi="仿宋"/>
              </w:rPr>
              <w:t>项目编号</w:t>
            </w:r>
          </w:p>
        </w:tc>
        <w:tc>
          <w:tcPr>
            <w:tcW w:w="1839" w:type="dxa"/>
            <w:gridSpan w:val="2"/>
            <w:vAlign w:val="center"/>
          </w:tcPr>
          <w:p w14:paraId="148A8A18" w14:textId="77777777" w:rsidR="00AC218F" w:rsidRDefault="00850CBA">
            <w:pPr>
              <w:rPr>
                <w:rFonts w:ascii="仿宋" w:eastAsia="仿宋" w:hAnsi="仿宋"/>
              </w:rPr>
            </w:pPr>
            <w:r>
              <w:rPr>
                <w:rFonts w:ascii="仿宋" w:eastAsia="仿宋" w:hAnsi="仿宋"/>
              </w:rPr>
              <w:t>S202010359292</w:t>
            </w:r>
          </w:p>
        </w:tc>
      </w:tr>
      <w:tr w:rsidR="00AC218F" w14:paraId="75D94B82" w14:textId="77777777">
        <w:trPr>
          <w:cantSplit/>
          <w:trHeight w:hRule="exact" w:val="454"/>
          <w:jc w:val="center"/>
        </w:trPr>
        <w:tc>
          <w:tcPr>
            <w:tcW w:w="1300" w:type="dxa"/>
            <w:vAlign w:val="center"/>
          </w:tcPr>
          <w:p w14:paraId="39CAE785" w14:textId="77777777" w:rsidR="00AC218F" w:rsidRDefault="00850CBA">
            <w:pPr>
              <w:rPr>
                <w:rFonts w:ascii="仿宋" w:eastAsia="仿宋" w:hAnsi="仿宋"/>
              </w:rPr>
            </w:pPr>
            <w:r>
              <w:rPr>
                <w:rFonts w:ascii="仿宋" w:eastAsia="仿宋" w:hAnsi="仿宋" w:hint="eastAsia"/>
              </w:rPr>
              <w:t>项目类别</w:t>
            </w:r>
          </w:p>
        </w:tc>
        <w:tc>
          <w:tcPr>
            <w:tcW w:w="4471" w:type="dxa"/>
            <w:gridSpan w:val="5"/>
            <w:vAlign w:val="center"/>
          </w:tcPr>
          <w:p w14:paraId="38209B8E" w14:textId="77777777" w:rsidR="00AC218F" w:rsidRDefault="00850CBA">
            <w:pPr>
              <w:rPr>
                <w:rFonts w:ascii="仿宋" w:eastAsia="仿宋" w:hAnsi="仿宋"/>
              </w:rPr>
            </w:pPr>
            <w:r>
              <w:rPr>
                <w:rFonts w:ascii="仿宋" w:eastAsia="仿宋" w:hAnsi="仿宋"/>
              </w:rPr>
              <w:sym w:font="Wingdings 2" w:char="0052"/>
            </w:r>
            <w:r>
              <w:rPr>
                <w:rFonts w:ascii="仿宋" w:eastAsia="仿宋" w:hAnsi="仿宋" w:hint="eastAsia"/>
              </w:rPr>
              <w:t>创新训练  □</w:t>
            </w:r>
            <w:r>
              <w:rPr>
                <w:rFonts w:ascii="仿宋" w:eastAsia="仿宋" w:hAnsi="仿宋" w:hint="eastAsia"/>
                <w:szCs w:val="21"/>
              </w:rPr>
              <w:t xml:space="preserve">创业训练 </w:t>
            </w:r>
            <w:r>
              <w:rPr>
                <w:rFonts w:ascii="仿宋" w:eastAsia="仿宋" w:hAnsi="仿宋" w:hint="eastAsia"/>
              </w:rPr>
              <w:t xml:space="preserve"> □</w:t>
            </w:r>
            <w:r>
              <w:rPr>
                <w:rFonts w:ascii="仿宋" w:eastAsia="仿宋" w:hAnsi="仿宋" w:hint="eastAsia"/>
                <w:szCs w:val="21"/>
              </w:rPr>
              <w:t>创业实践</w:t>
            </w:r>
          </w:p>
        </w:tc>
        <w:tc>
          <w:tcPr>
            <w:tcW w:w="1383" w:type="dxa"/>
            <w:gridSpan w:val="2"/>
            <w:vAlign w:val="center"/>
          </w:tcPr>
          <w:p w14:paraId="55FC5FF1" w14:textId="77777777" w:rsidR="00AC218F" w:rsidRDefault="00850CBA">
            <w:pPr>
              <w:rPr>
                <w:rFonts w:ascii="仿宋" w:eastAsia="仿宋" w:hAnsi="仿宋"/>
              </w:rPr>
            </w:pPr>
            <w:r>
              <w:rPr>
                <w:rFonts w:ascii="仿宋" w:eastAsia="仿宋" w:hAnsi="仿宋" w:hint="eastAsia"/>
              </w:rPr>
              <w:t>成果形式</w:t>
            </w:r>
          </w:p>
        </w:tc>
        <w:tc>
          <w:tcPr>
            <w:tcW w:w="1839" w:type="dxa"/>
            <w:gridSpan w:val="2"/>
            <w:vAlign w:val="center"/>
          </w:tcPr>
          <w:p w14:paraId="4DF973B8" w14:textId="77777777" w:rsidR="00AC218F" w:rsidRDefault="00850CBA">
            <w:pPr>
              <w:rPr>
                <w:rFonts w:ascii="仿宋" w:eastAsia="仿宋" w:hAnsi="仿宋"/>
              </w:rPr>
            </w:pPr>
            <w:r>
              <w:rPr>
                <w:rFonts w:ascii="仿宋" w:eastAsia="仿宋" w:hAnsi="仿宋" w:hint="eastAsia"/>
              </w:rPr>
              <w:t>论文一篇</w:t>
            </w:r>
          </w:p>
        </w:tc>
      </w:tr>
      <w:tr w:rsidR="00AC218F" w14:paraId="39D49680" w14:textId="77777777">
        <w:trPr>
          <w:cantSplit/>
          <w:trHeight w:hRule="exact" w:val="454"/>
          <w:jc w:val="center"/>
        </w:trPr>
        <w:tc>
          <w:tcPr>
            <w:tcW w:w="1300" w:type="dxa"/>
            <w:vAlign w:val="center"/>
          </w:tcPr>
          <w:p w14:paraId="2C32A91F" w14:textId="77777777" w:rsidR="00AC218F" w:rsidRDefault="00850CBA">
            <w:pPr>
              <w:rPr>
                <w:rFonts w:ascii="仿宋" w:eastAsia="仿宋" w:hAnsi="仿宋"/>
              </w:rPr>
            </w:pPr>
            <w:r>
              <w:rPr>
                <w:rFonts w:ascii="仿宋" w:eastAsia="仿宋" w:hAnsi="仿宋"/>
              </w:rPr>
              <w:t>项目名称</w:t>
            </w:r>
          </w:p>
        </w:tc>
        <w:tc>
          <w:tcPr>
            <w:tcW w:w="7693" w:type="dxa"/>
            <w:gridSpan w:val="9"/>
            <w:vAlign w:val="center"/>
          </w:tcPr>
          <w:p w14:paraId="2E8EDD82" w14:textId="77777777" w:rsidR="00AC218F" w:rsidRDefault="00850CBA">
            <w:pPr>
              <w:rPr>
                <w:rFonts w:ascii="仿宋" w:eastAsia="仿宋" w:hAnsi="仿宋"/>
              </w:rPr>
            </w:pPr>
            <w:r>
              <w:rPr>
                <w:rFonts w:ascii="仿宋" w:eastAsia="仿宋" w:hAnsi="仿宋" w:hint="eastAsia"/>
              </w:rPr>
              <w:t>基于MATLAB的桩基低应变检测大数据分析及智能评价方法</w:t>
            </w:r>
          </w:p>
        </w:tc>
      </w:tr>
      <w:tr w:rsidR="00AC218F" w14:paraId="5CC57AC5"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5" w:author="Conqueror" w:date="2021-04-06T20:01: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43"/>
          <w:jc w:val="center"/>
          <w:trPrChange w:id="16" w:author="Conqueror" w:date="2021-04-06T20:01:00Z">
            <w:trPr>
              <w:cantSplit/>
              <w:trHeight w:hRule="exact" w:val="454"/>
              <w:jc w:val="center"/>
            </w:trPr>
          </w:trPrChange>
        </w:trPr>
        <w:tc>
          <w:tcPr>
            <w:tcW w:w="1300" w:type="dxa"/>
            <w:vAlign w:val="center"/>
            <w:tcPrChange w:id="17" w:author="Conqueror" w:date="2021-04-06T20:01:00Z">
              <w:tcPr>
                <w:tcW w:w="1300" w:type="dxa"/>
                <w:vAlign w:val="center"/>
              </w:tcPr>
            </w:tcPrChange>
          </w:tcPr>
          <w:p w14:paraId="2B9E70E9" w14:textId="77777777" w:rsidR="00AC218F" w:rsidRDefault="00850CBA">
            <w:pPr>
              <w:rPr>
                <w:rFonts w:ascii="仿宋" w:eastAsia="仿宋" w:hAnsi="仿宋"/>
              </w:rPr>
            </w:pPr>
            <w:r>
              <w:rPr>
                <w:rFonts w:ascii="仿宋" w:eastAsia="仿宋" w:hAnsi="仿宋" w:hint="eastAsia"/>
              </w:rPr>
              <w:t>负责</w:t>
            </w:r>
            <w:r>
              <w:rPr>
                <w:rFonts w:ascii="仿宋" w:eastAsia="仿宋" w:hAnsi="仿宋"/>
              </w:rPr>
              <w:t>人</w:t>
            </w:r>
          </w:p>
        </w:tc>
        <w:tc>
          <w:tcPr>
            <w:tcW w:w="1637" w:type="dxa"/>
            <w:gridSpan w:val="2"/>
            <w:vAlign w:val="center"/>
            <w:tcPrChange w:id="18" w:author="Conqueror" w:date="2021-04-06T20:01:00Z">
              <w:tcPr>
                <w:tcW w:w="1637" w:type="dxa"/>
                <w:gridSpan w:val="2"/>
                <w:vAlign w:val="center"/>
              </w:tcPr>
            </w:tcPrChange>
          </w:tcPr>
          <w:p w14:paraId="785E6E43" w14:textId="77777777" w:rsidR="00AC218F" w:rsidRDefault="00850CBA">
            <w:pPr>
              <w:rPr>
                <w:rFonts w:ascii="仿宋" w:eastAsia="仿宋" w:hAnsi="仿宋"/>
              </w:rPr>
            </w:pPr>
            <w:r>
              <w:rPr>
                <w:rFonts w:ascii="仿宋" w:eastAsia="仿宋" w:hAnsi="仿宋" w:hint="eastAsia"/>
              </w:rPr>
              <w:t>吴思旻</w:t>
            </w:r>
          </w:p>
        </w:tc>
        <w:tc>
          <w:tcPr>
            <w:tcW w:w="1274" w:type="dxa"/>
            <w:vAlign w:val="center"/>
            <w:tcPrChange w:id="19" w:author="Conqueror" w:date="2021-04-06T20:01:00Z">
              <w:tcPr>
                <w:tcW w:w="1274" w:type="dxa"/>
                <w:vAlign w:val="center"/>
              </w:tcPr>
            </w:tcPrChange>
          </w:tcPr>
          <w:p w14:paraId="59B8F574" w14:textId="77777777" w:rsidR="00AC218F" w:rsidRDefault="00850CBA">
            <w:pPr>
              <w:rPr>
                <w:rFonts w:ascii="仿宋" w:eastAsia="仿宋" w:hAnsi="仿宋"/>
              </w:rPr>
            </w:pPr>
            <w:r>
              <w:rPr>
                <w:rFonts w:ascii="仿宋" w:eastAsia="仿宋" w:hAnsi="仿宋" w:hint="eastAsia"/>
              </w:rPr>
              <w:t>学院</w:t>
            </w:r>
          </w:p>
        </w:tc>
        <w:tc>
          <w:tcPr>
            <w:tcW w:w="1560" w:type="dxa"/>
            <w:gridSpan w:val="2"/>
            <w:vAlign w:val="center"/>
            <w:tcPrChange w:id="20" w:author="Conqueror" w:date="2021-04-06T20:01:00Z">
              <w:tcPr>
                <w:tcW w:w="1560" w:type="dxa"/>
                <w:gridSpan w:val="2"/>
                <w:vAlign w:val="center"/>
              </w:tcPr>
            </w:tcPrChange>
          </w:tcPr>
          <w:p w14:paraId="27AD3963" w14:textId="77777777" w:rsidR="00AC218F" w:rsidRDefault="00850CBA">
            <w:pPr>
              <w:rPr>
                <w:rFonts w:ascii="仿宋" w:eastAsia="仿宋" w:hAnsi="仿宋"/>
              </w:rPr>
            </w:pPr>
            <w:r>
              <w:rPr>
                <w:rFonts w:ascii="仿宋" w:eastAsia="仿宋" w:hAnsi="仿宋" w:hint="eastAsia"/>
              </w:rPr>
              <w:t>资</w:t>
            </w:r>
            <w:ins w:id="21" w:author="Conqueror" w:date="2021-04-06T20:00:00Z">
              <w:r>
                <w:rPr>
                  <w:rFonts w:ascii="仿宋" w:eastAsia="仿宋" w:hAnsi="仿宋" w:hint="eastAsia"/>
                </w:rPr>
                <w:t>源与</w:t>
              </w:r>
            </w:ins>
            <w:r>
              <w:rPr>
                <w:rFonts w:ascii="仿宋" w:eastAsia="仿宋" w:hAnsi="仿宋" w:hint="eastAsia"/>
              </w:rPr>
              <w:t>环</w:t>
            </w:r>
            <w:ins w:id="22" w:author="Conqueror" w:date="2021-04-06T20:00:00Z">
              <w:r>
                <w:rPr>
                  <w:rFonts w:ascii="仿宋" w:eastAsia="仿宋" w:hAnsi="仿宋" w:hint="eastAsia"/>
                </w:rPr>
                <w:t>境工程</w:t>
              </w:r>
            </w:ins>
            <w:r>
              <w:rPr>
                <w:rFonts w:ascii="仿宋" w:eastAsia="仿宋" w:hAnsi="仿宋" w:hint="eastAsia"/>
              </w:rPr>
              <w:t>学院</w:t>
            </w:r>
          </w:p>
        </w:tc>
        <w:tc>
          <w:tcPr>
            <w:tcW w:w="1383" w:type="dxa"/>
            <w:gridSpan w:val="2"/>
            <w:vAlign w:val="center"/>
            <w:tcPrChange w:id="23" w:author="Conqueror" w:date="2021-04-06T20:01:00Z">
              <w:tcPr>
                <w:tcW w:w="1383" w:type="dxa"/>
                <w:gridSpan w:val="2"/>
                <w:vAlign w:val="center"/>
              </w:tcPr>
            </w:tcPrChange>
          </w:tcPr>
          <w:p w14:paraId="3B7F4110" w14:textId="77777777" w:rsidR="00AC218F" w:rsidRDefault="00850CBA">
            <w:pPr>
              <w:rPr>
                <w:rFonts w:ascii="仿宋" w:eastAsia="仿宋" w:hAnsi="仿宋"/>
              </w:rPr>
            </w:pPr>
            <w:r>
              <w:rPr>
                <w:rFonts w:ascii="仿宋" w:eastAsia="仿宋" w:hAnsi="仿宋" w:hint="eastAsia"/>
              </w:rPr>
              <w:t>联系电话</w:t>
            </w:r>
          </w:p>
        </w:tc>
        <w:tc>
          <w:tcPr>
            <w:tcW w:w="1839" w:type="dxa"/>
            <w:gridSpan w:val="2"/>
            <w:vAlign w:val="center"/>
            <w:tcPrChange w:id="24" w:author="Conqueror" w:date="2021-04-06T20:01:00Z">
              <w:tcPr>
                <w:tcW w:w="1839" w:type="dxa"/>
                <w:gridSpan w:val="2"/>
                <w:vAlign w:val="center"/>
              </w:tcPr>
            </w:tcPrChange>
          </w:tcPr>
          <w:p w14:paraId="1BEFE233" w14:textId="77777777" w:rsidR="00AC218F" w:rsidRDefault="00850CBA">
            <w:pPr>
              <w:rPr>
                <w:rFonts w:ascii="仿宋" w:eastAsia="仿宋" w:hAnsi="仿宋"/>
              </w:rPr>
            </w:pPr>
            <w:r>
              <w:rPr>
                <w:rFonts w:ascii="仿宋" w:eastAsia="仿宋" w:hAnsi="仿宋" w:hint="eastAsia"/>
              </w:rPr>
              <w:t>15156079880</w:t>
            </w:r>
          </w:p>
        </w:tc>
      </w:tr>
      <w:tr w:rsidR="00AC218F" w14:paraId="4D8D9895"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5" w:author="Conqueror" w:date="2021-04-06T20:02: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591"/>
          <w:jc w:val="center"/>
          <w:trPrChange w:id="26" w:author="Conqueror" w:date="2021-04-06T20:02:00Z">
            <w:trPr>
              <w:cantSplit/>
              <w:trHeight w:hRule="exact" w:val="454"/>
              <w:jc w:val="center"/>
            </w:trPr>
          </w:trPrChange>
        </w:trPr>
        <w:tc>
          <w:tcPr>
            <w:tcW w:w="1300" w:type="dxa"/>
            <w:vAlign w:val="center"/>
            <w:tcPrChange w:id="27" w:author="Conqueror" w:date="2021-04-06T20:02:00Z">
              <w:tcPr>
                <w:tcW w:w="1300" w:type="dxa"/>
                <w:vAlign w:val="center"/>
              </w:tcPr>
            </w:tcPrChange>
          </w:tcPr>
          <w:p w14:paraId="1F03B2E8" w14:textId="77777777" w:rsidR="00AC218F" w:rsidRDefault="00850CBA">
            <w:pPr>
              <w:rPr>
                <w:rFonts w:ascii="仿宋" w:eastAsia="仿宋" w:hAnsi="仿宋"/>
              </w:rPr>
            </w:pPr>
            <w:r>
              <w:rPr>
                <w:rFonts w:ascii="仿宋" w:eastAsia="仿宋" w:hAnsi="仿宋"/>
              </w:rPr>
              <w:t>指导教师</w:t>
            </w:r>
          </w:p>
        </w:tc>
        <w:tc>
          <w:tcPr>
            <w:tcW w:w="1637" w:type="dxa"/>
            <w:gridSpan w:val="2"/>
            <w:vAlign w:val="center"/>
            <w:tcPrChange w:id="28" w:author="Conqueror" w:date="2021-04-06T20:02:00Z">
              <w:tcPr>
                <w:tcW w:w="1637" w:type="dxa"/>
                <w:gridSpan w:val="2"/>
                <w:vAlign w:val="center"/>
              </w:tcPr>
            </w:tcPrChange>
          </w:tcPr>
          <w:p w14:paraId="6BF331DD" w14:textId="77777777" w:rsidR="00AC218F" w:rsidRDefault="00850CBA">
            <w:pPr>
              <w:rPr>
                <w:rFonts w:ascii="仿宋" w:eastAsia="仿宋" w:hAnsi="仿宋"/>
              </w:rPr>
            </w:pPr>
            <w:r>
              <w:rPr>
                <w:rFonts w:ascii="仿宋" w:eastAsia="仿宋" w:hAnsi="仿宋" w:hint="eastAsia"/>
              </w:rPr>
              <w:t>卢志堂、</w:t>
            </w:r>
            <w:proofErr w:type="gramStart"/>
            <w:r>
              <w:rPr>
                <w:rFonts w:ascii="仿宋" w:eastAsia="仿宋" w:hAnsi="仿宋" w:hint="eastAsia"/>
              </w:rPr>
              <w:t>葛粲</w:t>
            </w:r>
            <w:proofErr w:type="gramEnd"/>
          </w:p>
        </w:tc>
        <w:tc>
          <w:tcPr>
            <w:tcW w:w="1274" w:type="dxa"/>
            <w:vAlign w:val="center"/>
            <w:tcPrChange w:id="29" w:author="Conqueror" w:date="2021-04-06T20:02:00Z">
              <w:tcPr>
                <w:tcW w:w="1274" w:type="dxa"/>
                <w:vAlign w:val="center"/>
              </w:tcPr>
            </w:tcPrChange>
          </w:tcPr>
          <w:p w14:paraId="6BCCE557" w14:textId="77777777" w:rsidR="00AC218F" w:rsidRDefault="00850CBA">
            <w:pPr>
              <w:rPr>
                <w:rFonts w:ascii="仿宋" w:eastAsia="仿宋" w:hAnsi="仿宋"/>
              </w:rPr>
            </w:pPr>
            <w:r>
              <w:rPr>
                <w:rFonts w:ascii="仿宋" w:eastAsia="仿宋" w:hAnsi="仿宋" w:hint="eastAsia"/>
              </w:rPr>
              <w:t>学院</w:t>
            </w:r>
          </w:p>
        </w:tc>
        <w:tc>
          <w:tcPr>
            <w:tcW w:w="1560" w:type="dxa"/>
            <w:gridSpan w:val="2"/>
            <w:vAlign w:val="center"/>
            <w:tcPrChange w:id="30" w:author="Conqueror" w:date="2021-04-06T20:02:00Z">
              <w:tcPr>
                <w:tcW w:w="1560" w:type="dxa"/>
                <w:gridSpan w:val="2"/>
                <w:vAlign w:val="center"/>
              </w:tcPr>
            </w:tcPrChange>
          </w:tcPr>
          <w:p w14:paraId="2E8736C3" w14:textId="77777777" w:rsidR="00AC218F" w:rsidRDefault="00850CBA">
            <w:pPr>
              <w:rPr>
                <w:rFonts w:ascii="仿宋" w:eastAsia="仿宋" w:hAnsi="仿宋"/>
              </w:rPr>
            </w:pPr>
            <w:r>
              <w:rPr>
                <w:rFonts w:ascii="仿宋" w:eastAsia="仿宋" w:hAnsi="仿宋" w:hint="eastAsia"/>
              </w:rPr>
              <w:t>资</w:t>
            </w:r>
            <w:ins w:id="31" w:author="Conqueror" w:date="2021-04-06T20:01:00Z">
              <w:r>
                <w:rPr>
                  <w:rFonts w:ascii="仿宋" w:eastAsia="仿宋" w:hAnsi="仿宋" w:hint="eastAsia"/>
                </w:rPr>
                <w:t>源与</w:t>
              </w:r>
            </w:ins>
            <w:r>
              <w:rPr>
                <w:rFonts w:ascii="仿宋" w:eastAsia="仿宋" w:hAnsi="仿宋" w:hint="eastAsia"/>
              </w:rPr>
              <w:t>环</w:t>
            </w:r>
            <w:ins w:id="32" w:author="Conqueror" w:date="2021-04-06T20:02:00Z">
              <w:r>
                <w:rPr>
                  <w:rFonts w:ascii="仿宋" w:eastAsia="仿宋" w:hAnsi="仿宋" w:hint="eastAsia"/>
                </w:rPr>
                <w:t>境工程</w:t>
              </w:r>
            </w:ins>
            <w:r>
              <w:rPr>
                <w:rFonts w:ascii="仿宋" w:eastAsia="仿宋" w:hAnsi="仿宋" w:hint="eastAsia"/>
              </w:rPr>
              <w:t>学院</w:t>
            </w:r>
          </w:p>
        </w:tc>
        <w:tc>
          <w:tcPr>
            <w:tcW w:w="1383" w:type="dxa"/>
            <w:gridSpan w:val="2"/>
            <w:vAlign w:val="center"/>
            <w:tcPrChange w:id="33" w:author="Conqueror" w:date="2021-04-06T20:02:00Z">
              <w:tcPr>
                <w:tcW w:w="1383" w:type="dxa"/>
                <w:gridSpan w:val="2"/>
                <w:vAlign w:val="center"/>
              </w:tcPr>
            </w:tcPrChange>
          </w:tcPr>
          <w:p w14:paraId="144CAFEF" w14:textId="77777777" w:rsidR="00AC218F" w:rsidRDefault="00850CBA">
            <w:pPr>
              <w:rPr>
                <w:rFonts w:ascii="仿宋" w:eastAsia="仿宋" w:hAnsi="仿宋"/>
              </w:rPr>
            </w:pPr>
            <w:r>
              <w:rPr>
                <w:rFonts w:ascii="仿宋" w:eastAsia="仿宋" w:hAnsi="仿宋"/>
              </w:rPr>
              <w:t>职</w:t>
            </w:r>
            <w:r>
              <w:rPr>
                <w:rFonts w:ascii="仿宋" w:eastAsia="仿宋" w:hAnsi="仿宋" w:hint="eastAsia"/>
              </w:rPr>
              <w:t xml:space="preserve">  称</w:t>
            </w:r>
          </w:p>
        </w:tc>
        <w:tc>
          <w:tcPr>
            <w:tcW w:w="1839" w:type="dxa"/>
            <w:gridSpan w:val="2"/>
            <w:vAlign w:val="center"/>
            <w:tcPrChange w:id="34" w:author="Conqueror" w:date="2021-04-06T20:02:00Z">
              <w:tcPr>
                <w:tcW w:w="1839" w:type="dxa"/>
                <w:gridSpan w:val="2"/>
                <w:vAlign w:val="center"/>
              </w:tcPr>
            </w:tcPrChange>
          </w:tcPr>
          <w:p w14:paraId="5D06162D" w14:textId="24BE8C3E" w:rsidR="00AC218F" w:rsidRDefault="00CE21D8">
            <w:pPr>
              <w:rPr>
                <w:rFonts w:ascii="仿宋" w:eastAsia="仿宋" w:hAnsi="仿宋"/>
              </w:rPr>
            </w:pPr>
            <w:r>
              <w:rPr>
                <w:rFonts w:ascii="仿宋" w:eastAsia="仿宋" w:hAnsi="仿宋" w:hint="eastAsia"/>
              </w:rPr>
              <w:t>讲师/</w:t>
            </w:r>
            <w:r w:rsidR="00850CBA">
              <w:rPr>
                <w:rFonts w:ascii="仿宋" w:eastAsia="仿宋" w:hAnsi="仿宋" w:hint="eastAsia"/>
              </w:rPr>
              <w:t>副教授</w:t>
            </w:r>
          </w:p>
        </w:tc>
      </w:tr>
      <w:tr w:rsidR="00AC218F" w14:paraId="75239C72" w14:textId="77777777">
        <w:trPr>
          <w:cantSplit/>
          <w:trHeight w:hRule="exact" w:val="454"/>
          <w:jc w:val="center"/>
        </w:trPr>
        <w:tc>
          <w:tcPr>
            <w:tcW w:w="1300" w:type="dxa"/>
            <w:vAlign w:val="center"/>
          </w:tcPr>
          <w:p w14:paraId="4C237CF8" w14:textId="77777777" w:rsidR="00AC218F" w:rsidRDefault="00850CBA">
            <w:pPr>
              <w:rPr>
                <w:rFonts w:ascii="仿宋" w:eastAsia="仿宋" w:hAnsi="仿宋"/>
              </w:rPr>
            </w:pPr>
            <w:r>
              <w:rPr>
                <w:rFonts w:ascii="仿宋" w:eastAsia="仿宋" w:hAnsi="仿宋"/>
              </w:rPr>
              <w:t>起止时间</w:t>
            </w:r>
          </w:p>
        </w:tc>
        <w:tc>
          <w:tcPr>
            <w:tcW w:w="4471" w:type="dxa"/>
            <w:gridSpan w:val="5"/>
            <w:vAlign w:val="center"/>
          </w:tcPr>
          <w:p w14:paraId="087E2511" w14:textId="77777777" w:rsidR="00AC218F" w:rsidRDefault="00850CBA">
            <w:pPr>
              <w:rPr>
                <w:rFonts w:ascii="仿宋" w:eastAsia="仿宋" w:hAnsi="仿宋"/>
              </w:rPr>
            </w:pPr>
            <w:r>
              <w:rPr>
                <w:rFonts w:ascii="仿宋" w:eastAsia="仿宋" w:hAnsi="仿宋"/>
              </w:rPr>
              <w:t>2020.6-2021.5</w:t>
            </w:r>
          </w:p>
        </w:tc>
        <w:tc>
          <w:tcPr>
            <w:tcW w:w="1383" w:type="dxa"/>
            <w:gridSpan w:val="2"/>
            <w:tcBorders>
              <w:top w:val="nil"/>
            </w:tcBorders>
            <w:vAlign w:val="center"/>
          </w:tcPr>
          <w:p w14:paraId="6A60B106" w14:textId="77777777" w:rsidR="00AC218F" w:rsidRDefault="00850CBA">
            <w:pPr>
              <w:rPr>
                <w:rFonts w:ascii="仿宋" w:eastAsia="仿宋" w:hAnsi="仿宋"/>
              </w:rPr>
            </w:pPr>
            <w:r>
              <w:rPr>
                <w:rFonts w:ascii="仿宋" w:eastAsia="仿宋" w:hAnsi="仿宋"/>
              </w:rPr>
              <w:t>资助经费</w:t>
            </w:r>
          </w:p>
        </w:tc>
        <w:tc>
          <w:tcPr>
            <w:tcW w:w="1839" w:type="dxa"/>
            <w:gridSpan w:val="2"/>
            <w:vAlign w:val="center"/>
          </w:tcPr>
          <w:p w14:paraId="1A7427B2" w14:textId="77777777" w:rsidR="00AC218F" w:rsidRDefault="00850CBA">
            <w:pPr>
              <w:rPr>
                <w:rFonts w:ascii="仿宋" w:eastAsia="仿宋" w:hAnsi="仿宋"/>
              </w:rPr>
            </w:pPr>
            <w:r>
              <w:rPr>
                <w:rFonts w:ascii="仿宋" w:eastAsia="仿宋" w:hAnsi="仿宋" w:hint="eastAsia"/>
              </w:rPr>
              <w:t>8000元</w:t>
            </w:r>
          </w:p>
        </w:tc>
      </w:tr>
      <w:tr w:rsidR="00AC218F" w14:paraId="11DBECF6" w14:textId="77777777">
        <w:trPr>
          <w:cantSplit/>
          <w:trHeight w:hRule="exact" w:val="454"/>
          <w:jc w:val="center"/>
        </w:trPr>
        <w:tc>
          <w:tcPr>
            <w:tcW w:w="8993" w:type="dxa"/>
            <w:gridSpan w:val="10"/>
            <w:vAlign w:val="center"/>
          </w:tcPr>
          <w:p w14:paraId="7235B7DF" w14:textId="77777777" w:rsidR="00AC218F" w:rsidRDefault="00850CBA">
            <w:pPr>
              <w:rPr>
                <w:rFonts w:ascii="仿宋" w:eastAsia="仿宋" w:hAnsi="仿宋"/>
              </w:rPr>
            </w:pPr>
            <w:r>
              <w:rPr>
                <w:rFonts w:ascii="仿宋" w:eastAsia="仿宋" w:hAnsi="仿宋"/>
              </w:rPr>
              <w:t>参加学生信息</w:t>
            </w:r>
            <w:r>
              <w:rPr>
                <w:rFonts w:ascii="仿宋" w:eastAsia="仿宋" w:hAnsi="仿宋" w:hint="eastAsia"/>
              </w:rPr>
              <w:t>(包括负责人)</w:t>
            </w:r>
          </w:p>
        </w:tc>
      </w:tr>
      <w:tr w:rsidR="00AC218F" w14:paraId="761C9426" w14:textId="77777777">
        <w:trPr>
          <w:cantSplit/>
          <w:trHeight w:hRule="exact" w:val="454"/>
          <w:jc w:val="center"/>
        </w:trPr>
        <w:tc>
          <w:tcPr>
            <w:tcW w:w="1300" w:type="dxa"/>
            <w:vAlign w:val="center"/>
          </w:tcPr>
          <w:p w14:paraId="3D1E5217" w14:textId="77777777" w:rsidR="00AC218F" w:rsidRDefault="00850CBA">
            <w:pPr>
              <w:rPr>
                <w:rFonts w:ascii="仿宋" w:eastAsia="仿宋" w:hAnsi="仿宋"/>
              </w:rPr>
            </w:pPr>
            <w:r>
              <w:rPr>
                <w:rFonts w:ascii="仿宋" w:eastAsia="仿宋" w:hAnsi="仿宋"/>
              </w:rPr>
              <w:t>姓名</w:t>
            </w:r>
          </w:p>
        </w:tc>
        <w:tc>
          <w:tcPr>
            <w:tcW w:w="1496" w:type="dxa"/>
            <w:vAlign w:val="center"/>
          </w:tcPr>
          <w:p w14:paraId="4F400316" w14:textId="77777777" w:rsidR="00AC218F" w:rsidRDefault="00850CBA">
            <w:pPr>
              <w:rPr>
                <w:rFonts w:ascii="仿宋" w:eastAsia="仿宋" w:hAnsi="仿宋"/>
              </w:rPr>
            </w:pPr>
            <w:r>
              <w:rPr>
                <w:rFonts w:ascii="仿宋" w:eastAsia="仿宋" w:hAnsi="仿宋"/>
              </w:rPr>
              <w:t>学号</w:t>
            </w:r>
          </w:p>
        </w:tc>
        <w:tc>
          <w:tcPr>
            <w:tcW w:w="1423" w:type="dxa"/>
            <w:gridSpan w:val="3"/>
            <w:vAlign w:val="center"/>
          </w:tcPr>
          <w:p w14:paraId="65C34ED0" w14:textId="77777777" w:rsidR="00AC218F" w:rsidRDefault="00850CBA">
            <w:pPr>
              <w:rPr>
                <w:rFonts w:ascii="仿宋" w:eastAsia="仿宋" w:hAnsi="仿宋"/>
              </w:rPr>
            </w:pPr>
            <w:r>
              <w:rPr>
                <w:rFonts w:ascii="仿宋" w:eastAsia="仿宋" w:hAnsi="仿宋" w:hint="eastAsia"/>
              </w:rPr>
              <w:t>学院</w:t>
            </w:r>
          </w:p>
        </w:tc>
        <w:tc>
          <w:tcPr>
            <w:tcW w:w="1559" w:type="dxa"/>
            <w:gridSpan w:val="2"/>
            <w:vAlign w:val="center"/>
          </w:tcPr>
          <w:p w14:paraId="10B36A04" w14:textId="77777777" w:rsidR="00AC218F" w:rsidRDefault="00850CBA">
            <w:pPr>
              <w:rPr>
                <w:rFonts w:ascii="仿宋" w:eastAsia="仿宋" w:hAnsi="仿宋"/>
              </w:rPr>
            </w:pPr>
            <w:r>
              <w:rPr>
                <w:rFonts w:ascii="仿宋" w:eastAsia="仿宋" w:hAnsi="仿宋" w:hint="eastAsia"/>
              </w:rPr>
              <w:t>专业班级</w:t>
            </w:r>
          </w:p>
        </w:tc>
        <w:tc>
          <w:tcPr>
            <w:tcW w:w="1979" w:type="dxa"/>
            <w:gridSpan w:val="2"/>
            <w:vAlign w:val="center"/>
          </w:tcPr>
          <w:p w14:paraId="4DF6D6DF" w14:textId="77777777" w:rsidR="00AC218F" w:rsidRDefault="00850CBA">
            <w:pPr>
              <w:rPr>
                <w:rFonts w:ascii="仿宋" w:eastAsia="仿宋" w:hAnsi="仿宋"/>
              </w:rPr>
            </w:pPr>
            <w:r>
              <w:rPr>
                <w:rFonts w:ascii="仿宋" w:eastAsia="仿宋" w:hAnsi="仿宋"/>
              </w:rPr>
              <w:t>项目分工</w:t>
            </w:r>
          </w:p>
        </w:tc>
        <w:tc>
          <w:tcPr>
            <w:tcW w:w="1236" w:type="dxa"/>
            <w:vAlign w:val="center"/>
          </w:tcPr>
          <w:p w14:paraId="119E046D" w14:textId="77777777" w:rsidR="00AC218F" w:rsidRDefault="00850CBA">
            <w:pPr>
              <w:rPr>
                <w:rFonts w:ascii="仿宋" w:eastAsia="仿宋" w:hAnsi="仿宋"/>
              </w:rPr>
            </w:pPr>
            <w:r>
              <w:rPr>
                <w:rFonts w:ascii="仿宋" w:eastAsia="仿宋" w:hAnsi="仿宋" w:hint="eastAsia"/>
              </w:rPr>
              <w:t>获取学分</w:t>
            </w:r>
          </w:p>
        </w:tc>
      </w:tr>
      <w:tr w:rsidR="00AC218F" w14:paraId="4FA07F7F"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5" w:author="Conqueror" w:date="2021-04-06T19:59: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08"/>
          <w:jc w:val="center"/>
          <w:trPrChange w:id="36" w:author="Conqueror" w:date="2021-04-06T19:59:00Z">
            <w:trPr>
              <w:cantSplit/>
              <w:trHeight w:hRule="exact" w:val="454"/>
              <w:jc w:val="center"/>
            </w:trPr>
          </w:trPrChange>
        </w:trPr>
        <w:tc>
          <w:tcPr>
            <w:tcW w:w="1300" w:type="dxa"/>
            <w:vAlign w:val="center"/>
            <w:tcPrChange w:id="37" w:author="Conqueror" w:date="2021-04-06T19:59:00Z">
              <w:tcPr>
                <w:tcW w:w="1300" w:type="dxa"/>
                <w:vAlign w:val="center"/>
              </w:tcPr>
            </w:tcPrChange>
          </w:tcPr>
          <w:p w14:paraId="416C6BBE" w14:textId="77777777" w:rsidR="00AC218F" w:rsidRDefault="00850CBA">
            <w:pPr>
              <w:rPr>
                <w:rFonts w:ascii="仿宋" w:eastAsia="仿宋" w:hAnsi="仿宋"/>
              </w:rPr>
            </w:pPr>
            <w:r>
              <w:rPr>
                <w:rFonts w:ascii="仿宋" w:eastAsia="仿宋" w:hAnsi="仿宋" w:hint="eastAsia"/>
              </w:rPr>
              <w:t>吴思旻</w:t>
            </w:r>
          </w:p>
        </w:tc>
        <w:tc>
          <w:tcPr>
            <w:tcW w:w="1496" w:type="dxa"/>
            <w:vAlign w:val="center"/>
            <w:tcPrChange w:id="38" w:author="Conqueror" w:date="2021-04-06T19:59:00Z">
              <w:tcPr>
                <w:tcW w:w="1496" w:type="dxa"/>
                <w:vAlign w:val="center"/>
              </w:tcPr>
            </w:tcPrChange>
          </w:tcPr>
          <w:p w14:paraId="776E2E43" w14:textId="77777777" w:rsidR="00AC218F" w:rsidRDefault="00850CBA">
            <w:pPr>
              <w:rPr>
                <w:rFonts w:ascii="仿宋" w:eastAsia="仿宋" w:hAnsi="仿宋"/>
              </w:rPr>
            </w:pPr>
            <w:r>
              <w:rPr>
                <w:rFonts w:ascii="仿宋" w:eastAsia="仿宋" w:hAnsi="仿宋" w:hint="eastAsia"/>
              </w:rPr>
              <w:t>2018213475</w:t>
            </w:r>
          </w:p>
        </w:tc>
        <w:tc>
          <w:tcPr>
            <w:tcW w:w="1423" w:type="dxa"/>
            <w:gridSpan w:val="3"/>
            <w:vAlign w:val="center"/>
            <w:tcPrChange w:id="39" w:author="Conqueror" w:date="2021-04-06T19:59:00Z">
              <w:tcPr>
                <w:tcW w:w="1423" w:type="dxa"/>
                <w:gridSpan w:val="3"/>
                <w:vAlign w:val="center"/>
              </w:tcPr>
            </w:tcPrChange>
          </w:tcPr>
          <w:p w14:paraId="58F1C32A" w14:textId="77777777" w:rsidR="00AC218F" w:rsidRDefault="00850CBA">
            <w:pPr>
              <w:rPr>
                <w:rFonts w:ascii="仿宋" w:eastAsia="仿宋" w:hAnsi="仿宋"/>
              </w:rPr>
            </w:pPr>
            <w:r>
              <w:rPr>
                <w:rFonts w:ascii="仿宋" w:eastAsia="仿宋" w:hAnsi="仿宋" w:hint="eastAsia"/>
              </w:rPr>
              <w:t>资</w:t>
            </w:r>
            <w:ins w:id="40" w:author="Conqueror" w:date="2021-04-06T19:59:00Z">
              <w:r>
                <w:rPr>
                  <w:rFonts w:ascii="仿宋" w:eastAsia="仿宋" w:hAnsi="仿宋" w:hint="eastAsia"/>
                </w:rPr>
                <w:t>源与环境工程</w:t>
              </w:r>
            </w:ins>
            <w:del w:id="41" w:author="Conqueror" w:date="2021-04-06T20:00:00Z">
              <w:r>
                <w:rPr>
                  <w:rFonts w:ascii="仿宋" w:eastAsia="仿宋" w:hAnsi="仿宋" w:hint="eastAsia"/>
                </w:rPr>
                <w:delText>环</w:delText>
              </w:r>
            </w:del>
            <w:r>
              <w:rPr>
                <w:rFonts w:ascii="仿宋" w:eastAsia="仿宋" w:hAnsi="仿宋" w:hint="eastAsia"/>
              </w:rPr>
              <w:t>学院</w:t>
            </w:r>
          </w:p>
        </w:tc>
        <w:tc>
          <w:tcPr>
            <w:tcW w:w="1559" w:type="dxa"/>
            <w:gridSpan w:val="2"/>
            <w:vAlign w:val="center"/>
            <w:tcPrChange w:id="42" w:author="Conqueror" w:date="2021-04-06T19:59:00Z">
              <w:tcPr>
                <w:tcW w:w="1559" w:type="dxa"/>
                <w:gridSpan w:val="2"/>
                <w:vAlign w:val="center"/>
              </w:tcPr>
            </w:tcPrChange>
          </w:tcPr>
          <w:p w14:paraId="4DD901CA" w14:textId="77777777" w:rsidR="00AC218F" w:rsidRDefault="00850CBA">
            <w:pPr>
              <w:rPr>
                <w:rFonts w:ascii="仿宋" w:eastAsia="仿宋" w:hAnsi="仿宋"/>
              </w:rPr>
            </w:pPr>
            <w:r>
              <w:rPr>
                <w:rFonts w:ascii="仿宋" w:eastAsia="仿宋" w:hAnsi="仿宋" w:hint="eastAsia"/>
              </w:rPr>
              <w:t>18-勘查技术与工程-01</w:t>
            </w:r>
          </w:p>
        </w:tc>
        <w:tc>
          <w:tcPr>
            <w:tcW w:w="1979" w:type="dxa"/>
            <w:gridSpan w:val="2"/>
            <w:vAlign w:val="center"/>
            <w:tcPrChange w:id="43" w:author="Conqueror" w:date="2021-04-06T19:59:00Z">
              <w:tcPr>
                <w:tcW w:w="1979" w:type="dxa"/>
                <w:gridSpan w:val="2"/>
                <w:vAlign w:val="center"/>
              </w:tcPr>
            </w:tcPrChange>
          </w:tcPr>
          <w:p w14:paraId="192692EE" w14:textId="77777777" w:rsidR="00AC218F" w:rsidRDefault="00850CBA">
            <w:pPr>
              <w:rPr>
                <w:rFonts w:ascii="仿宋" w:eastAsia="仿宋" w:hAnsi="仿宋"/>
              </w:rPr>
            </w:pPr>
            <w:r>
              <w:rPr>
                <w:rFonts w:ascii="仿宋" w:eastAsia="仿宋" w:hAnsi="仿宋" w:hint="eastAsia"/>
              </w:rPr>
              <w:t>协调实验进度</w:t>
            </w:r>
          </w:p>
        </w:tc>
        <w:tc>
          <w:tcPr>
            <w:tcW w:w="1236" w:type="dxa"/>
            <w:vAlign w:val="center"/>
            <w:tcPrChange w:id="44" w:author="Conqueror" w:date="2021-04-06T19:59:00Z">
              <w:tcPr>
                <w:tcW w:w="1236" w:type="dxa"/>
                <w:vAlign w:val="center"/>
              </w:tcPr>
            </w:tcPrChange>
          </w:tcPr>
          <w:p w14:paraId="77DF6131" w14:textId="77777777" w:rsidR="00AC218F" w:rsidRDefault="00850CBA">
            <w:pPr>
              <w:rPr>
                <w:rFonts w:ascii="仿宋" w:eastAsia="仿宋" w:hAnsi="仿宋"/>
              </w:rPr>
            </w:pPr>
            <w:r>
              <w:rPr>
                <w:rFonts w:ascii="仿宋" w:eastAsia="仿宋" w:hAnsi="仿宋" w:hint="eastAsia"/>
              </w:rPr>
              <w:t>3</w:t>
            </w:r>
          </w:p>
        </w:tc>
      </w:tr>
      <w:tr w:rsidR="00AC218F" w14:paraId="79C3450B"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12"/>
          <w:jc w:val="center"/>
          <w:trPrChange w:id="46" w:author="Conqueror" w:date="2021-04-06T20:00:00Z">
            <w:trPr>
              <w:cantSplit/>
              <w:trHeight w:hRule="exact" w:val="454"/>
              <w:jc w:val="center"/>
            </w:trPr>
          </w:trPrChange>
        </w:trPr>
        <w:tc>
          <w:tcPr>
            <w:tcW w:w="1300" w:type="dxa"/>
            <w:vAlign w:val="center"/>
            <w:tcPrChange w:id="47" w:author="Conqueror" w:date="2021-04-06T20:00:00Z">
              <w:tcPr>
                <w:tcW w:w="1300" w:type="dxa"/>
                <w:vAlign w:val="center"/>
              </w:tcPr>
            </w:tcPrChange>
          </w:tcPr>
          <w:p w14:paraId="5B481E26" w14:textId="77777777" w:rsidR="00AC218F" w:rsidRDefault="00850CBA">
            <w:pPr>
              <w:rPr>
                <w:rFonts w:ascii="仿宋" w:eastAsia="仿宋" w:hAnsi="仿宋"/>
              </w:rPr>
            </w:pPr>
            <w:r>
              <w:rPr>
                <w:rFonts w:ascii="仿宋" w:eastAsia="仿宋" w:hAnsi="仿宋" w:hint="eastAsia"/>
              </w:rPr>
              <w:t>杨明</w:t>
            </w:r>
          </w:p>
        </w:tc>
        <w:tc>
          <w:tcPr>
            <w:tcW w:w="1496" w:type="dxa"/>
            <w:vAlign w:val="center"/>
            <w:tcPrChange w:id="48" w:author="Conqueror" w:date="2021-04-06T20:00:00Z">
              <w:tcPr>
                <w:tcW w:w="1496" w:type="dxa"/>
                <w:vAlign w:val="center"/>
              </w:tcPr>
            </w:tcPrChange>
          </w:tcPr>
          <w:p w14:paraId="78B99109" w14:textId="77777777" w:rsidR="00AC218F" w:rsidRDefault="00850CBA">
            <w:pPr>
              <w:rPr>
                <w:rFonts w:ascii="仿宋" w:eastAsia="仿宋" w:hAnsi="仿宋"/>
              </w:rPr>
            </w:pPr>
            <w:r>
              <w:rPr>
                <w:rFonts w:ascii="仿宋" w:eastAsia="仿宋" w:hAnsi="仿宋"/>
              </w:rPr>
              <w:t>2018213470</w:t>
            </w:r>
          </w:p>
        </w:tc>
        <w:tc>
          <w:tcPr>
            <w:tcW w:w="1423" w:type="dxa"/>
            <w:gridSpan w:val="3"/>
            <w:vAlign w:val="center"/>
            <w:tcPrChange w:id="49" w:author="Conqueror" w:date="2021-04-06T20:00:00Z">
              <w:tcPr>
                <w:tcW w:w="1423" w:type="dxa"/>
                <w:gridSpan w:val="3"/>
                <w:vAlign w:val="center"/>
              </w:tcPr>
            </w:tcPrChange>
          </w:tcPr>
          <w:p w14:paraId="01FE026E" w14:textId="77777777" w:rsidR="00AC218F" w:rsidRDefault="00850CBA">
            <w:pPr>
              <w:rPr>
                <w:rFonts w:ascii="仿宋" w:eastAsia="仿宋" w:hAnsi="仿宋"/>
              </w:rPr>
            </w:pPr>
            <w:r>
              <w:rPr>
                <w:rFonts w:ascii="仿宋" w:eastAsia="仿宋" w:hAnsi="仿宋" w:hint="eastAsia"/>
              </w:rPr>
              <w:t>资</w:t>
            </w:r>
            <w:ins w:id="50" w:author="Conqueror" w:date="2021-04-06T19:59:00Z">
              <w:r>
                <w:rPr>
                  <w:rFonts w:ascii="仿宋" w:eastAsia="仿宋" w:hAnsi="仿宋" w:hint="eastAsia"/>
                </w:rPr>
                <w:t>源与环境工程</w:t>
              </w:r>
            </w:ins>
            <w:r>
              <w:rPr>
                <w:rFonts w:ascii="仿宋" w:eastAsia="仿宋" w:hAnsi="仿宋" w:hint="eastAsia"/>
              </w:rPr>
              <w:t>环学院</w:t>
            </w:r>
          </w:p>
        </w:tc>
        <w:tc>
          <w:tcPr>
            <w:tcW w:w="1559" w:type="dxa"/>
            <w:gridSpan w:val="2"/>
            <w:vAlign w:val="center"/>
            <w:tcPrChange w:id="51" w:author="Conqueror" w:date="2021-04-06T20:00:00Z">
              <w:tcPr>
                <w:tcW w:w="1559" w:type="dxa"/>
                <w:gridSpan w:val="2"/>
                <w:vAlign w:val="center"/>
              </w:tcPr>
            </w:tcPrChange>
          </w:tcPr>
          <w:p w14:paraId="08AFE8B1" w14:textId="77777777" w:rsidR="00AC218F" w:rsidRDefault="00850CBA">
            <w:pPr>
              <w:rPr>
                <w:rFonts w:ascii="仿宋" w:eastAsia="仿宋" w:hAnsi="仿宋"/>
              </w:rPr>
            </w:pPr>
            <w:r>
              <w:rPr>
                <w:rFonts w:ascii="仿宋" w:eastAsia="仿宋" w:hAnsi="仿宋" w:hint="eastAsia"/>
              </w:rPr>
              <w:t>18-勘查技术与工程-01</w:t>
            </w:r>
          </w:p>
        </w:tc>
        <w:tc>
          <w:tcPr>
            <w:tcW w:w="1979" w:type="dxa"/>
            <w:gridSpan w:val="2"/>
            <w:vAlign w:val="center"/>
            <w:tcPrChange w:id="52" w:author="Conqueror" w:date="2021-04-06T20:00:00Z">
              <w:tcPr>
                <w:tcW w:w="1979" w:type="dxa"/>
                <w:gridSpan w:val="2"/>
                <w:vAlign w:val="center"/>
              </w:tcPr>
            </w:tcPrChange>
          </w:tcPr>
          <w:p w14:paraId="5F7E80A7" w14:textId="77777777" w:rsidR="00AC218F" w:rsidRDefault="00850CBA">
            <w:pPr>
              <w:rPr>
                <w:rFonts w:ascii="仿宋" w:eastAsia="仿宋" w:hAnsi="仿宋"/>
              </w:rPr>
            </w:pPr>
            <w:r>
              <w:rPr>
                <w:rFonts w:ascii="仿宋" w:eastAsia="仿宋" w:hAnsi="仿宋" w:hint="eastAsia"/>
              </w:rPr>
              <w:t>实验结果验证分析</w:t>
            </w:r>
          </w:p>
        </w:tc>
        <w:tc>
          <w:tcPr>
            <w:tcW w:w="1236" w:type="dxa"/>
            <w:vAlign w:val="center"/>
            <w:tcPrChange w:id="53" w:author="Conqueror" w:date="2021-04-06T20:00:00Z">
              <w:tcPr>
                <w:tcW w:w="1236" w:type="dxa"/>
                <w:vAlign w:val="center"/>
              </w:tcPr>
            </w:tcPrChange>
          </w:tcPr>
          <w:p w14:paraId="131A79E7" w14:textId="77777777" w:rsidR="00AC218F" w:rsidRDefault="00850CBA">
            <w:pPr>
              <w:rPr>
                <w:rFonts w:ascii="仿宋" w:eastAsia="仿宋" w:hAnsi="仿宋"/>
              </w:rPr>
            </w:pPr>
            <w:r>
              <w:rPr>
                <w:rFonts w:ascii="仿宋" w:eastAsia="仿宋" w:hAnsi="仿宋" w:hint="eastAsia"/>
              </w:rPr>
              <w:t>3</w:t>
            </w:r>
          </w:p>
        </w:tc>
      </w:tr>
      <w:tr w:rsidR="00AC218F" w14:paraId="3213F614"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4"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84"/>
          <w:jc w:val="center"/>
          <w:trPrChange w:id="55" w:author="Conqueror" w:date="2021-04-06T20:00:00Z">
            <w:trPr>
              <w:cantSplit/>
              <w:trHeight w:hRule="exact" w:val="454"/>
              <w:jc w:val="center"/>
            </w:trPr>
          </w:trPrChange>
        </w:trPr>
        <w:tc>
          <w:tcPr>
            <w:tcW w:w="1300" w:type="dxa"/>
            <w:vAlign w:val="center"/>
            <w:tcPrChange w:id="56" w:author="Conqueror" w:date="2021-04-06T20:00:00Z">
              <w:tcPr>
                <w:tcW w:w="1300" w:type="dxa"/>
                <w:vAlign w:val="center"/>
              </w:tcPr>
            </w:tcPrChange>
          </w:tcPr>
          <w:p w14:paraId="533CA4B1" w14:textId="77777777" w:rsidR="00AC218F" w:rsidRDefault="00850CBA">
            <w:pPr>
              <w:rPr>
                <w:rFonts w:ascii="仿宋" w:eastAsia="仿宋" w:hAnsi="仿宋"/>
              </w:rPr>
            </w:pPr>
            <w:proofErr w:type="gramStart"/>
            <w:r>
              <w:rPr>
                <w:rFonts w:ascii="仿宋" w:eastAsia="仿宋" w:hAnsi="仿宋" w:hint="eastAsia"/>
              </w:rPr>
              <w:t>陈滋泉</w:t>
            </w:r>
            <w:proofErr w:type="gramEnd"/>
          </w:p>
        </w:tc>
        <w:tc>
          <w:tcPr>
            <w:tcW w:w="1496" w:type="dxa"/>
            <w:vAlign w:val="center"/>
            <w:tcPrChange w:id="57" w:author="Conqueror" w:date="2021-04-06T20:00:00Z">
              <w:tcPr>
                <w:tcW w:w="1496" w:type="dxa"/>
                <w:vAlign w:val="center"/>
              </w:tcPr>
            </w:tcPrChange>
          </w:tcPr>
          <w:p w14:paraId="5886F124" w14:textId="77777777" w:rsidR="00AC218F" w:rsidRDefault="00850CBA">
            <w:pPr>
              <w:rPr>
                <w:rFonts w:ascii="仿宋" w:eastAsia="仿宋" w:hAnsi="仿宋"/>
              </w:rPr>
            </w:pPr>
            <w:r>
              <w:rPr>
                <w:rFonts w:ascii="仿宋" w:eastAsia="仿宋" w:hAnsi="仿宋"/>
              </w:rPr>
              <w:t>2018213459</w:t>
            </w:r>
          </w:p>
        </w:tc>
        <w:tc>
          <w:tcPr>
            <w:tcW w:w="1423" w:type="dxa"/>
            <w:gridSpan w:val="3"/>
            <w:vAlign w:val="center"/>
            <w:tcPrChange w:id="58" w:author="Conqueror" w:date="2021-04-06T20:00:00Z">
              <w:tcPr>
                <w:tcW w:w="1423" w:type="dxa"/>
                <w:gridSpan w:val="3"/>
                <w:vAlign w:val="center"/>
              </w:tcPr>
            </w:tcPrChange>
          </w:tcPr>
          <w:p w14:paraId="4BDDDFEC" w14:textId="77777777" w:rsidR="00AC218F" w:rsidRDefault="00850CBA">
            <w:pPr>
              <w:rPr>
                <w:rFonts w:ascii="仿宋" w:eastAsia="仿宋" w:hAnsi="仿宋"/>
              </w:rPr>
            </w:pPr>
            <w:r>
              <w:rPr>
                <w:rFonts w:ascii="仿宋" w:eastAsia="仿宋" w:hAnsi="仿宋" w:hint="eastAsia"/>
              </w:rPr>
              <w:t>资</w:t>
            </w:r>
            <w:ins w:id="59" w:author="Conqueror" w:date="2021-04-06T19:59:00Z">
              <w:r>
                <w:rPr>
                  <w:rFonts w:ascii="仿宋" w:eastAsia="仿宋" w:hAnsi="仿宋" w:hint="eastAsia"/>
                </w:rPr>
                <w:t>源与环境工程</w:t>
              </w:r>
            </w:ins>
            <w:del w:id="60" w:author="Conqueror" w:date="2021-04-06T20:00:00Z">
              <w:r>
                <w:rPr>
                  <w:rFonts w:ascii="仿宋" w:eastAsia="仿宋" w:hAnsi="仿宋" w:hint="eastAsia"/>
                </w:rPr>
                <w:delText>环</w:delText>
              </w:r>
            </w:del>
            <w:r>
              <w:rPr>
                <w:rFonts w:ascii="仿宋" w:eastAsia="仿宋" w:hAnsi="仿宋" w:hint="eastAsia"/>
              </w:rPr>
              <w:t>学院</w:t>
            </w:r>
          </w:p>
        </w:tc>
        <w:tc>
          <w:tcPr>
            <w:tcW w:w="1559" w:type="dxa"/>
            <w:gridSpan w:val="2"/>
            <w:vAlign w:val="center"/>
            <w:tcPrChange w:id="61" w:author="Conqueror" w:date="2021-04-06T20:00:00Z">
              <w:tcPr>
                <w:tcW w:w="1559" w:type="dxa"/>
                <w:gridSpan w:val="2"/>
                <w:vAlign w:val="center"/>
              </w:tcPr>
            </w:tcPrChange>
          </w:tcPr>
          <w:p w14:paraId="19E44584" w14:textId="77777777" w:rsidR="00AC218F" w:rsidRDefault="00850CBA">
            <w:pPr>
              <w:rPr>
                <w:rFonts w:ascii="仿宋" w:eastAsia="仿宋" w:hAnsi="仿宋"/>
              </w:rPr>
            </w:pPr>
            <w:r>
              <w:rPr>
                <w:rFonts w:ascii="仿宋" w:eastAsia="仿宋" w:hAnsi="仿宋" w:hint="eastAsia"/>
              </w:rPr>
              <w:t>18-勘查技术与工程-01</w:t>
            </w:r>
          </w:p>
        </w:tc>
        <w:tc>
          <w:tcPr>
            <w:tcW w:w="1979" w:type="dxa"/>
            <w:gridSpan w:val="2"/>
            <w:vAlign w:val="center"/>
            <w:tcPrChange w:id="62" w:author="Conqueror" w:date="2021-04-06T20:00:00Z">
              <w:tcPr>
                <w:tcW w:w="1979" w:type="dxa"/>
                <w:gridSpan w:val="2"/>
                <w:vAlign w:val="center"/>
              </w:tcPr>
            </w:tcPrChange>
          </w:tcPr>
          <w:p w14:paraId="654B9831" w14:textId="77777777" w:rsidR="00AC218F" w:rsidRDefault="00850CBA">
            <w:pPr>
              <w:rPr>
                <w:rFonts w:ascii="仿宋" w:eastAsia="仿宋" w:hAnsi="仿宋"/>
              </w:rPr>
            </w:pPr>
            <w:r>
              <w:rPr>
                <w:rFonts w:ascii="仿宋" w:eastAsia="仿宋" w:hAnsi="仿宋" w:hint="eastAsia"/>
              </w:rPr>
              <w:t>建立模型和调试</w:t>
            </w:r>
          </w:p>
        </w:tc>
        <w:tc>
          <w:tcPr>
            <w:tcW w:w="1236" w:type="dxa"/>
            <w:vAlign w:val="center"/>
            <w:tcPrChange w:id="63" w:author="Conqueror" w:date="2021-04-06T20:00:00Z">
              <w:tcPr>
                <w:tcW w:w="1236" w:type="dxa"/>
                <w:vAlign w:val="center"/>
              </w:tcPr>
            </w:tcPrChange>
          </w:tcPr>
          <w:p w14:paraId="201A7555" w14:textId="77777777" w:rsidR="00AC218F" w:rsidRDefault="00850CBA">
            <w:pPr>
              <w:rPr>
                <w:rFonts w:ascii="仿宋" w:eastAsia="仿宋" w:hAnsi="仿宋"/>
              </w:rPr>
            </w:pPr>
            <w:r>
              <w:rPr>
                <w:rFonts w:ascii="仿宋" w:eastAsia="仿宋" w:hAnsi="仿宋" w:hint="eastAsia"/>
              </w:rPr>
              <w:t>3</w:t>
            </w:r>
          </w:p>
        </w:tc>
      </w:tr>
      <w:tr w:rsidR="00AC218F" w14:paraId="56699D06"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64"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84"/>
          <w:jc w:val="center"/>
          <w:trPrChange w:id="65" w:author="Conqueror" w:date="2021-04-06T20:00:00Z">
            <w:trPr>
              <w:cantSplit/>
              <w:trHeight w:hRule="exact" w:val="454"/>
              <w:jc w:val="center"/>
            </w:trPr>
          </w:trPrChange>
        </w:trPr>
        <w:tc>
          <w:tcPr>
            <w:tcW w:w="1300" w:type="dxa"/>
            <w:vAlign w:val="center"/>
            <w:tcPrChange w:id="66" w:author="Conqueror" w:date="2021-04-06T20:00:00Z">
              <w:tcPr>
                <w:tcW w:w="1300" w:type="dxa"/>
                <w:vAlign w:val="center"/>
              </w:tcPr>
            </w:tcPrChange>
          </w:tcPr>
          <w:p w14:paraId="42D41995" w14:textId="77777777" w:rsidR="00AC218F" w:rsidRDefault="00850CBA">
            <w:pPr>
              <w:rPr>
                <w:rFonts w:ascii="仿宋" w:eastAsia="仿宋" w:hAnsi="仿宋"/>
              </w:rPr>
            </w:pPr>
            <w:r>
              <w:rPr>
                <w:rFonts w:ascii="仿宋" w:eastAsia="仿宋" w:hAnsi="仿宋" w:hint="eastAsia"/>
              </w:rPr>
              <w:t>娄西宇</w:t>
            </w:r>
          </w:p>
        </w:tc>
        <w:tc>
          <w:tcPr>
            <w:tcW w:w="1496" w:type="dxa"/>
            <w:vAlign w:val="center"/>
            <w:tcPrChange w:id="67" w:author="Conqueror" w:date="2021-04-06T20:00:00Z">
              <w:tcPr>
                <w:tcW w:w="1496" w:type="dxa"/>
                <w:vAlign w:val="center"/>
              </w:tcPr>
            </w:tcPrChange>
          </w:tcPr>
          <w:p w14:paraId="5DE64B6F" w14:textId="77777777" w:rsidR="00AC218F" w:rsidRDefault="00850CBA">
            <w:pPr>
              <w:rPr>
                <w:rFonts w:ascii="仿宋" w:eastAsia="仿宋" w:hAnsi="仿宋"/>
              </w:rPr>
            </w:pPr>
            <w:r>
              <w:rPr>
                <w:rFonts w:ascii="仿宋" w:eastAsia="仿宋" w:hAnsi="仿宋"/>
              </w:rPr>
              <w:t>2018213462</w:t>
            </w:r>
          </w:p>
        </w:tc>
        <w:tc>
          <w:tcPr>
            <w:tcW w:w="1423" w:type="dxa"/>
            <w:gridSpan w:val="3"/>
            <w:vAlign w:val="center"/>
            <w:tcPrChange w:id="68" w:author="Conqueror" w:date="2021-04-06T20:00:00Z">
              <w:tcPr>
                <w:tcW w:w="1423" w:type="dxa"/>
                <w:gridSpan w:val="3"/>
                <w:vAlign w:val="center"/>
              </w:tcPr>
            </w:tcPrChange>
          </w:tcPr>
          <w:p w14:paraId="66E8C726" w14:textId="77777777" w:rsidR="00AC218F" w:rsidRDefault="00850CBA">
            <w:pPr>
              <w:rPr>
                <w:rFonts w:ascii="仿宋" w:eastAsia="仿宋" w:hAnsi="仿宋"/>
              </w:rPr>
            </w:pPr>
            <w:r>
              <w:rPr>
                <w:rFonts w:ascii="仿宋" w:eastAsia="仿宋" w:hAnsi="仿宋" w:hint="eastAsia"/>
              </w:rPr>
              <w:t>资</w:t>
            </w:r>
            <w:ins w:id="69" w:author="Conqueror" w:date="2021-04-06T19:59:00Z">
              <w:r>
                <w:rPr>
                  <w:rFonts w:ascii="仿宋" w:eastAsia="仿宋" w:hAnsi="仿宋" w:hint="eastAsia"/>
                </w:rPr>
                <w:t>源与环境工程</w:t>
              </w:r>
            </w:ins>
            <w:del w:id="70" w:author="Conqueror" w:date="2021-04-06T20:00:00Z">
              <w:r>
                <w:rPr>
                  <w:rFonts w:ascii="仿宋" w:eastAsia="仿宋" w:hAnsi="仿宋" w:hint="eastAsia"/>
                </w:rPr>
                <w:delText>环</w:delText>
              </w:r>
            </w:del>
            <w:r>
              <w:rPr>
                <w:rFonts w:ascii="仿宋" w:eastAsia="仿宋" w:hAnsi="仿宋" w:hint="eastAsia"/>
              </w:rPr>
              <w:t>学院</w:t>
            </w:r>
          </w:p>
        </w:tc>
        <w:tc>
          <w:tcPr>
            <w:tcW w:w="1559" w:type="dxa"/>
            <w:gridSpan w:val="2"/>
            <w:vAlign w:val="center"/>
            <w:tcPrChange w:id="71" w:author="Conqueror" w:date="2021-04-06T20:00:00Z">
              <w:tcPr>
                <w:tcW w:w="1559" w:type="dxa"/>
                <w:gridSpan w:val="2"/>
                <w:vAlign w:val="center"/>
              </w:tcPr>
            </w:tcPrChange>
          </w:tcPr>
          <w:p w14:paraId="0B2CF73E" w14:textId="77777777" w:rsidR="00AC218F" w:rsidRDefault="00850CBA">
            <w:pPr>
              <w:rPr>
                <w:rFonts w:ascii="仿宋" w:eastAsia="仿宋" w:hAnsi="仿宋"/>
              </w:rPr>
            </w:pPr>
            <w:r>
              <w:rPr>
                <w:rFonts w:ascii="仿宋" w:eastAsia="仿宋" w:hAnsi="仿宋" w:hint="eastAsia"/>
              </w:rPr>
              <w:t>18-勘查技术与工程-01</w:t>
            </w:r>
          </w:p>
        </w:tc>
        <w:tc>
          <w:tcPr>
            <w:tcW w:w="1979" w:type="dxa"/>
            <w:gridSpan w:val="2"/>
            <w:vAlign w:val="center"/>
            <w:tcPrChange w:id="72" w:author="Conqueror" w:date="2021-04-06T20:00:00Z">
              <w:tcPr>
                <w:tcW w:w="1979" w:type="dxa"/>
                <w:gridSpan w:val="2"/>
                <w:vAlign w:val="center"/>
              </w:tcPr>
            </w:tcPrChange>
          </w:tcPr>
          <w:p w14:paraId="5715B15B" w14:textId="77777777" w:rsidR="00AC218F" w:rsidRDefault="00850CBA">
            <w:pPr>
              <w:rPr>
                <w:rFonts w:ascii="仿宋" w:eastAsia="仿宋" w:hAnsi="仿宋"/>
              </w:rPr>
            </w:pPr>
            <w:r>
              <w:rPr>
                <w:rFonts w:ascii="仿宋" w:eastAsia="仿宋" w:hAnsi="仿宋" w:hint="eastAsia"/>
              </w:rPr>
              <w:t>数据处理</w:t>
            </w:r>
          </w:p>
        </w:tc>
        <w:tc>
          <w:tcPr>
            <w:tcW w:w="1236" w:type="dxa"/>
            <w:vAlign w:val="center"/>
            <w:tcPrChange w:id="73" w:author="Conqueror" w:date="2021-04-06T20:00:00Z">
              <w:tcPr>
                <w:tcW w:w="1236" w:type="dxa"/>
                <w:vAlign w:val="center"/>
              </w:tcPr>
            </w:tcPrChange>
          </w:tcPr>
          <w:p w14:paraId="7641D3DC" w14:textId="77777777" w:rsidR="00AC218F" w:rsidRDefault="00850CBA">
            <w:pPr>
              <w:rPr>
                <w:rFonts w:ascii="仿宋" w:eastAsia="仿宋" w:hAnsi="仿宋"/>
              </w:rPr>
            </w:pPr>
            <w:r>
              <w:rPr>
                <w:rFonts w:ascii="仿宋" w:eastAsia="仿宋" w:hAnsi="仿宋" w:hint="eastAsia"/>
              </w:rPr>
              <w:t>3</w:t>
            </w:r>
          </w:p>
        </w:tc>
      </w:tr>
      <w:tr w:rsidR="00AC218F" w14:paraId="5944D2B2"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74"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52"/>
          <w:jc w:val="center"/>
          <w:trPrChange w:id="75" w:author="Conqueror" w:date="2021-04-06T20:00:00Z">
            <w:trPr>
              <w:cantSplit/>
              <w:trHeight w:hRule="exact" w:val="454"/>
              <w:jc w:val="center"/>
            </w:trPr>
          </w:trPrChange>
        </w:trPr>
        <w:tc>
          <w:tcPr>
            <w:tcW w:w="1300" w:type="dxa"/>
            <w:vAlign w:val="center"/>
            <w:tcPrChange w:id="76" w:author="Conqueror" w:date="2021-04-06T20:00:00Z">
              <w:tcPr>
                <w:tcW w:w="1300" w:type="dxa"/>
                <w:vAlign w:val="center"/>
              </w:tcPr>
            </w:tcPrChange>
          </w:tcPr>
          <w:p w14:paraId="2CB9E3FF" w14:textId="77777777" w:rsidR="00AC218F" w:rsidRDefault="00850CBA">
            <w:pPr>
              <w:rPr>
                <w:rFonts w:ascii="仿宋" w:eastAsia="仿宋" w:hAnsi="仿宋"/>
              </w:rPr>
            </w:pPr>
            <w:r>
              <w:rPr>
                <w:rFonts w:ascii="仿宋" w:eastAsia="仿宋" w:hAnsi="仿宋" w:hint="eastAsia"/>
              </w:rPr>
              <w:t>高腾飞</w:t>
            </w:r>
          </w:p>
        </w:tc>
        <w:tc>
          <w:tcPr>
            <w:tcW w:w="1496" w:type="dxa"/>
            <w:vAlign w:val="center"/>
            <w:tcPrChange w:id="77" w:author="Conqueror" w:date="2021-04-06T20:00:00Z">
              <w:tcPr>
                <w:tcW w:w="1496" w:type="dxa"/>
                <w:vAlign w:val="center"/>
              </w:tcPr>
            </w:tcPrChange>
          </w:tcPr>
          <w:p w14:paraId="726C67EE" w14:textId="77777777" w:rsidR="00AC218F" w:rsidRDefault="00850CBA">
            <w:pPr>
              <w:rPr>
                <w:rFonts w:ascii="仿宋" w:eastAsia="仿宋" w:hAnsi="仿宋"/>
              </w:rPr>
            </w:pPr>
            <w:r>
              <w:rPr>
                <w:rFonts w:ascii="仿宋" w:eastAsia="仿宋" w:hAnsi="仿宋"/>
              </w:rPr>
              <w:t>2018213456</w:t>
            </w:r>
          </w:p>
        </w:tc>
        <w:tc>
          <w:tcPr>
            <w:tcW w:w="1423" w:type="dxa"/>
            <w:gridSpan w:val="3"/>
            <w:vAlign w:val="center"/>
            <w:tcPrChange w:id="78" w:author="Conqueror" w:date="2021-04-06T20:00:00Z">
              <w:tcPr>
                <w:tcW w:w="1423" w:type="dxa"/>
                <w:gridSpan w:val="3"/>
                <w:vAlign w:val="center"/>
              </w:tcPr>
            </w:tcPrChange>
          </w:tcPr>
          <w:p w14:paraId="43DBFB70" w14:textId="77777777" w:rsidR="00AC218F" w:rsidRDefault="00850CBA">
            <w:pPr>
              <w:rPr>
                <w:rFonts w:ascii="仿宋" w:eastAsia="仿宋" w:hAnsi="仿宋"/>
              </w:rPr>
            </w:pPr>
            <w:r>
              <w:rPr>
                <w:rFonts w:ascii="仿宋" w:eastAsia="仿宋" w:hAnsi="仿宋" w:hint="eastAsia"/>
              </w:rPr>
              <w:t>资</w:t>
            </w:r>
            <w:ins w:id="79" w:author="Conqueror" w:date="2021-04-06T19:59:00Z">
              <w:r>
                <w:rPr>
                  <w:rFonts w:ascii="仿宋" w:eastAsia="仿宋" w:hAnsi="仿宋" w:hint="eastAsia"/>
                </w:rPr>
                <w:t>源与环境工程</w:t>
              </w:r>
            </w:ins>
            <w:del w:id="80" w:author="Conqueror" w:date="2021-04-06T20:00:00Z">
              <w:r>
                <w:rPr>
                  <w:rFonts w:ascii="仿宋" w:eastAsia="仿宋" w:hAnsi="仿宋" w:hint="eastAsia"/>
                </w:rPr>
                <w:delText>环</w:delText>
              </w:r>
            </w:del>
            <w:r>
              <w:rPr>
                <w:rFonts w:ascii="仿宋" w:eastAsia="仿宋" w:hAnsi="仿宋" w:hint="eastAsia"/>
              </w:rPr>
              <w:t>学院</w:t>
            </w:r>
          </w:p>
        </w:tc>
        <w:tc>
          <w:tcPr>
            <w:tcW w:w="1559" w:type="dxa"/>
            <w:gridSpan w:val="2"/>
            <w:vAlign w:val="center"/>
            <w:tcPrChange w:id="81" w:author="Conqueror" w:date="2021-04-06T20:00:00Z">
              <w:tcPr>
                <w:tcW w:w="1559" w:type="dxa"/>
                <w:gridSpan w:val="2"/>
                <w:vAlign w:val="center"/>
              </w:tcPr>
            </w:tcPrChange>
          </w:tcPr>
          <w:p w14:paraId="6949D9C4" w14:textId="77777777" w:rsidR="00AC218F" w:rsidRDefault="00850CBA">
            <w:pPr>
              <w:rPr>
                <w:rFonts w:ascii="仿宋" w:eastAsia="仿宋" w:hAnsi="仿宋"/>
              </w:rPr>
            </w:pPr>
            <w:r>
              <w:rPr>
                <w:rFonts w:ascii="仿宋" w:eastAsia="仿宋" w:hAnsi="仿宋" w:hint="eastAsia"/>
              </w:rPr>
              <w:t>18-勘查技术与工程-01</w:t>
            </w:r>
          </w:p>
        </w:tc>
        <w:tc>
          <w:tcPr>
            <w:tcW w:w="1979" w:type="dxa"/>
            <w:gridSpan w:val="2"/>
            <w:vAlign w:val="center"/>
            <w:tcPrChange w:id="82" w:author="Conqueror" w:date="2021-04-06T20:00:00Z">
              <w:tcPr>
                <w:tcW w:w="1979" w:type="dxa"/>
                <w:gridSpan w:val="2"/>
                <w:vAlign w:val="center"/>
              </w:tcPr>
            </w:tcPrChange>
          </w:tcPr>
          <w:p w14:paraId="51342B7D" w14:textId="77777777" w:rsidR="00AC218F" w:rsidRDefault="00850CBA">
            <w:pPr>
              <w:rPr>
                <w:rFonts w:ascii="仿宋" w:eastAsia="仿宋" w:hAnsi="仿宋"/>
              </w:rPr>
            </w:pPr>
            <w:r>
              <w:rPr>
                <w:rFonts w:ascii="仿宋" w:eastAsia="仿宋" w:hAnsi="仿宋" w:hint="eastAsia"/>
              </w:rPr>
              <w:t>研究方案设计</w:t>
            </w:r>
          </w:p>
        </w:tc>
        <w:tc>
          <w:tcPr>
            <w:tcW w:w="1236" w:type="dxa"/>
            <w:vAlign w:val="center"/>
            <w:tcPrChange w:id="83" w:author="Conqueror" w:date="2021-04-06T20:00:00Z">
              <w:tcPr>
                <w:tcW w:w="1236" w:type="dxa"/>
                <w:vAlign w:val="center"/>
              </w:tcPr>
            </w:tcPrChange>
          </w:tcPr>
          <w:p w14:paraId="59753AD7" w14:textId="77777777" w:rsidR="00AC218F" w:rsidRDefault="00850CBA">
            <w:pPr>
              <w:spacing w:line="300" w:lineRule="auto"/>
              <w:rPr>
                <w:rFonts w:ascii="仿宋" w:eastAsia="仿宋" w:hAnsi="仿宋"/>
              </w:rPr>
            </w:pPr>
            <w:r>
              <w:rPr>
                <w:rFonts w:ascii="仿宋" w:eastAsia="仿宋" w:hAnsi="仿宋" w:hint="eastAsia"/>
              </w:rPr>
              <w:t>3</w:t>
            </w:r>
          </w:p>
          <w:p w14:paraId="015F418C" w14:textId="77777777" w:rsidR="00AC218F" w:rsidRDefault="00AC218F">
            <w:pPr>
              <w:spacing w:line="300" w:lineRule="auto"/>
              <w:ind w:firstLineChars="200" w:firstLine="420"/>
              <w:rPr>
                <w:rFonts w:ascii="仿宋" w:eastAsia="仿宋" w:hAnsi="仿宋"/>
              </w:rPr>
            </w:pPr>
          </w:p>
          <w:p w14:paraId="3E623981" w14:textId="77777777" w:rsidR="00AC218F" w:rsidRDefault="00AC218F">
            <w:pPr>
              <w:rPr>
                <w:rFonts w:ascii="仿宋" w:eastAsia="仿宋" w:hAnsi="仿宋"/>
              </w:rPr>
            </w:pPr>
          </w:p>
        </w:tc>
      </w:tr>
      <w:tr w:rsidR="00AC218F" w14:paraId="699B203B" w14:textId="77777777">
        <w:trPr>
          <w:cantSplit/>
          <w:trHeight w:val="1236"/>
          <w:jc w:val="center"/>
        </w:trPr>
        <w:tc>
          <w:tcPr>
            <w:tcW w:w="8993" w:type="dxa"/>
            <w:gridSpan w:val="10"/>
            <w:vAlign w:val="center"/>
          </w:tcPr>
          <w:p w14:paraId="4053CAE2" w14:textId="77777777" w:rsidR="00AC218F" w:rsidRDefault="00AC218F">
            <w:pPr>
              <w:rPr>
                <w:rFonts w:ascii="仿宋" w:eastAsia="仿宋" w:hAnsi="仿宋"/>
              </w:rPr>
            </w:pPr>
          </w:p>
        </w:tc>
      </w:tr>
      <w:tr w:rsidR="00AC218F" w14:paraId="427A86E5" w14:textId="77777777">
        <w:trPr>
          <w:cantSplit/>
          <w:trHeight w:val="1236"/>
          <w:jc w:val="center"/>
        </w:trPr>
        <w:tc>
          <w:tcPr>
            <w:tcW w:w="8993" w:type="dxa"/>
            <w:gridSpan w:val="10"/>
            <w:vAlign w:val="center"/>
          </w:tcPr>
          <w:p w14:paraId="7F30795B" w14:textId="77777777" w:rsidR="00AC218F" w:rsidRDefault="00850CBA">
            <w:pPr>
              <w:rPr>
                <w:rFonts w:ascii="仿宋" w:eastAsia="仿宋" w:hAnsi="仿宋"/>
              </w:rPr>
            </w:pPr>
            <w:r>
              <w:rPr>
                <w:rFonts w:ascii="仿宋" w:eastAsia="仿宋" w:hAnsi="仿宋"/>
              </w:rPr>
              <w:lastRenderedPageBreak/>
              <w:t>项目简介（300字左右</w:t>
            </w:r>
            <w:r>
              <w:rPr>
                <w:rFonts w:ascii="仿宋" w:eastAsia="仿宋" w:hAnsi="仿宋" w:hint="eastAsia"/>
              </w:rPr>
              <w:t>，</w:t>
            </w:r>
            <w:r>
              <w:rPr>
                <w:rFonts w:ascii="仿宋" w:eastAsia="仿宋" w:hAnsi="仿宋"/>
              </w:rPr>
              <w:t>研究内容、研究成果、创新点）</w:t>
            </w:r>
          </w:p>
          <w:p w14:paraId="01AC96EB" w14:textId="77777777" w:rsidR="00AC218F" w:rsidRDefault="00AC218F">
            <w:pPr>
              <w:rPr>
                <w:rFonts w:ascii="仿宋" w:eastAsia="仿宋" w:hAnsi="仿宋"/>
              </w:rPr>
            </w:pPr>
          </w:p>
          <w:p w14:paraId="5526566A" w14:textId="77777777" w:rsidR="00AC218F" w:rsidRDefault="00850CBA">
            <w:pPr>
              <w:spacing w:line="300" w:lineRule="auto"/>
              <w:ind w:firstLineChars="200" w:firstLine="480"/>
              <w:rPr>
                <w:rFonts w:ascii="楷体" w:eastAsia="楷体" w:hAnsi="楷体"/>
              </w:rPr>
            </w:pPr>
            <w:r>
              <w:rPr>
                <w:rFonts w:ascii="楷体" w:eastAsia="楷体" w:hAnsi="楷体" w:hint="eastAsia"/>
                <w:sz w:val="24"/>
              </w:rPr>
              <w:t>1、研究内容</w:t>
            </w:r>
          </w:p>
          <w:p w14:paraId="3ACDFE52" w14:textId="6F27C4FD" w:rsidR="00AC218F" w:rsidRDefault="00850CBA">
            <w:pPr>
              <w:spacing w:line="300" w:lineRule="auto"/>
              <w:ind w:firstLineChars="200" w:firstLine="420"/>
              <w:rPr>
                <w:rFonts w:ascii="宋体" w:hAnsi="宋体"/>
              </w:rPr>
            </w:pPr>
            <w:r>
              <w:rPr>
                <w:rFonts w:ascii="宋体" w:hAnsi="宋体"/>
              </w:rPr>
              <w:t>该项目</w:t>
            </w:r>
            <w:r>
              <w:rPr>
                <w:rFonts w:ascii="宋体" w:hAnsi="宋体" w:hint="eastAsia"/>
              </w:rPr>
              <w:t>是基于M</w:t>
            </w:r>
            <w:r>
              <w:rPr>
                <w:rFonts w:ascii="宋体" w:hAnsi="宋体"/>
              </w:rPr>
              <w:t>ATLAB</w:t>
            </w:r>
            <w:r>
              <w:rPr>
                <w:rFonts w:ascii="宋体" w:hAnsi="宋体" w:hint="eastAsia"/>
              </w:rPr>
              <w:t>下的深度学习大数据分析，对安徽省建科院已有的大量桩基低应变检测数据进行</w:t>
            </w:r>
            <w:r w:rsidR="008540E1">
              <w:rPr>
                <w:rFonts w:ascii="宋体" w:hAnsi="宋体" w:hint="eastAsia"/>
              </w:rPr>
              <w:t>数据的人工分类标定，中期现场实地测试低应变反射曲线，后期建立</w:t>
            </w:r>
            <w:r>
              <w:rPr>
                <w:rFonts w:ascii="宋体" w:hAnsi="宋体" w:hint="eastAsia"/>
              </w:rPr>
              <w:t>时序神经网络</w:t>
            </w:r>
            <w:r w:rsidR="008540E1">
              <w:rPr>
                <w:rFonts w:ascii="宋体" w:hAnsi="宋体" w:hint="eastAsia"/>
              </w:rPr>
              <w:t>。找到了</w:t>
            </w:r>
            <w:r>
              <w:rPr>
                <w:rFonts w:ascii="宋体" w:hAnsi="宋体" w:hint="eastAsia"/>
              </w:rPr>
              <w:t>可对桩基础低应变检测缺陷等级自动分类的模型和方法。不仅能快速智能有效判别桩基质量等级，也具有很大的商业潜在价值。</w:t>
            </w:r>
          </w:p>
          <w:p w14:paraId="0BA26A28" w14:textId="77777777" w:rsidR="00AC218F" w:rsidRDefault="00AC218F">
            <w:pPr>
              <w:spacing w:line="300" w:lineRule="auto"/>
              <w:ind w:firstLineChars="200" w:firstLine="420"/>
              <w:rPr>
                <w:rFonts w:ascii="宋体" w:hAnsi="宋体"/>
                <w:szCs w:val="21"/>
              </w:rPr>
            </w:pPr>
          </w:p>
          <w:p w14:paraId="70CF3641" w14:textId="77777777" w:rsidR="00AC218F" w:rsidRDefault="00850CBA">
            <w:pPr>
              <w:spacing w:line="300" w:lineRule="auto"/>
              <w:ind w:firstLineChars="200" w:firstLine="480"/>
              <w:jc w:val="left"/>
              <w:rPr>
                <w:rFonts w:ascii="楷体" w:eastAsia="楷体" w:hAnsi="楷体"/>
                <w:sz w:val="24"/>
              </w:rPr>
            </w:pPr>
            <w:r>
              <w:rPr>
                <w:rFonts w:ascii="楷体" w:eastAsia="楷体" w:hAnsi="楷体" w:hint="eastAsia"/>
                <w:sz w:val="24"/>
              </w:rPr>
              <w:t>2、研究成果</w:t>
            </w:r>
          </w:p>
          <w:p w14:paraId="58613E84" w14:textId="77777777" w:rsidR="00AC218F" w:rsidRDefault="00850CBA">
            <w:pPr>
              <w:adjustRightInd w:val="0"/>
              <w:spacing w:line="300" w:lineRule="auto"/>
              <w:ind w:firstLineChars="200" w:firstLine="420"/>
              <w:textAlignment w:val="baseline"/>
              <w:rPr>
                <w:rFonts w:ascii="宋体" w:hAnsi="宋体"/>
                <w:szCs w:val="21"/>
              </w:rPr>
            </w:pPr>
            <w:r>
              <w:rPr>
                <w:rFonts w:ascii="宋体" w:hAnsi="宋体" w:hint="eastAsia"/>
                <w:szCs w:val="21"/>
              </w:rPr>
              <w:t>所提供的几万条数据通过M</w:t>
            </w:r>
            <w:r>
              <w:rPr>
                <w:rFonts w:ascii="宋体" w:hAnsi="宋体"/>
                <w:szCs w:val="21"/>
              </w:rPr>
              <w:t>ATLAB</w:t>
            </w:r>
            <w:r>
              <w:rPr>
                <w:rFonts w:ascii="宋体" w:hAnsi="宋体" w:hint="eastAsia"/>
                <w:szCs w:val="21"/>
              </w:rPr>
              <w:t>深度学习训练后得到高精确度的桩基础低应变检测曲线</w:t>
            </w:r>
            <w:r>
              <w:rPr>
                <w:rFonts w:hint="eastAsia"/>
              </w:rPr>
              <w:t>自动分析缺陷等级分析识别模型，训练准确度达</w:t>
            </w:r>
            <w:del w:id="84" w:author="Conqueror" w:date="2021-04-06T21:15:00Z">
              <w:r>
                <w:delText>0.88</w:delText>
              </w:r>
            </w:del>
            <w:ins w:id="85" w:author="Conqueror" w:date="2021-04-06T21:15:00Z">
              <w:r>
                <w:rPr>
                  <w:rFonts w:hint="eastAsia"/>
                </w:rPr>
                <w:t>88</w:t>
              </w:r>
            </w:ins>
            <w:ins w:id="86" w:author="Conqueror" w:date="2021-04-06T21:16:00Z">
              <w:r>
                <w:rPr>
                  <w:rFonts w:hint="eastAsia"/>
                </w:rPr>
                <w:t>%</w:t>
              </w:r>
            </w:ins>
            <w:r>
              <w:rPr>
                <w:rFonts w:hint="eastAsia"/>
              </w:rPr>
              <w:t>左右；并验证了预测模型的精确度。</w:t>
            </w:r>
          </w:p>
          <w:p w14:paraId="25A8452A" w14:textId="77777777" w:rsidR="00AC218F" w:rsidRDefault="00AC218F">
            <w:pPr>
              <w:adjustRightInd w:val="0"/>
              <w:spacing w:line="300" w:lineRule="auto"/>
              <w:textAlignment w:val="baseline"/>
              <w:rPr>
                <w:rFonts w:ascii="宋体" w:hAnsi="宋体"/>
                <w:szCs w:val="21"/>
              </w:rPr>
            </w:pPr>
          </w:p>
          <w:p w14:paraId="437235B9" w14:textId="77777777" w:rsidR="00AC218F" w:rsidRDefault="00850CBA">
            <w:pPr>
              <w:spacing w:line="300" w:lineRule="auto"/>
              <w:ind w:firstLineChars="200" w:firstLine="480"/>
              <w:jc w:val="left"/>
              <w:rPr>
                <w:rFonts w:ascii="楷体" w:eastAsia="楷体" w:hAnsi="楷体"/>
                <w:sz w:val="24"/>
              </w:rPr>
            </w:pPr>
            <w:r>
              <w:rPr>
                <w:rFonts w:ascii="楷体" w:eastAsia="楷体" w:hAnsi="楷体" w:hint="eastAsia"/>
                <w:sz w:val="24"/>
              </w:rPr>
              <w:t>3、创新点</w:t>
            </w:r>
          </w:p>
          <w:p w14:paraId="4AEA4369" w14:textId="68E3F862" w:rsidR="0021675A" w:rsidRDefault="0021675A" w:rsidP="0021675A">
            <w:pPr>
              <w:widowControl/>
              <w:spacing w:line="300" w:lineRule="auto"/>
              <w:ind w:firstLineChars="200" w:firstLine="420"/>
              <w:rPr>
                <w:rFonts w:ascii="宋体" w:hAnsi="宋体"/>
              </w:rPr>
            </w:pPr>
            <w:r>
              <w:rPr>
                <w:rFonts w:ascii="宋体" w:hAnsi="宋体" w:hint="eastAsia"/>
              </w:rPr>
              <w:t>建立了可自动判别和分类出桩基础缺陷等级的</w:t>
            </w:r>
            <w:commentRangeStart w:id="87"/>
            <w:commentRangeStart w:id="88"/>
            <w:r>
              <w:rPr>
                <w:rFonts w:ascii="宋体" w:hAnsi="宋体" w:hint="eastAsia"/>
              </w:rPr>
              <w:t>模型</w:t>
            </w:r>
            <w:commentRangeEnd w:id="87"/>
            <w:r>
              <w:rPr>
                <w:rStyle w:val="af2"/>
              </w:rPr>
              <w:commentReference w:id="87"/>
            </w:r>
            <w:commentRangeEnd w:id="88"/>
            <w:r>
              <w:rPr>
                <w:rStyle w:val="af2"/>
              </w:rPr>
              <w:commentReference w:id="88"/>
            </w:r>
            <w:r w:rsidRPr="002F42C1">
              <w:rPr>
                <w:rFonts w:ascii="宋体" w:hAnsi="宋体"/>
              </w:rPr>
              <w:t>，并</w:t>
            </w:r>
            <w:r>
              <w:rPr>
                <w:rFonts w:ascii="宋体" w:hAnsi="宋体" w:hint="eastAsia"/>
              </w:rPr>
              <w:t>训练该模型与实际人工判别吻合率达0</w:t>
            </w:r>
            <w:r>
              <w:rPr>
                <w:rFonts w:ascii="宋体" w:hAnsi="宋体"/>
              </w:rPr>
              <w:t>.9</w:t>
            </w:r>
            <w:r>
              <w:rPr>
                <w:rFonts w:ascii="宋体" w:hAnsi="宋体" w:hint="eastAsia"/>
              </w:rPr>
              <w:t>以上。桩基础低应变曲线人工评价缺陷等级领域仍主要依赖主观专业经验，</w:t>
            </w:r>
            <w:r w:rsidRPr="002F42C1">
              <w:rPr>
                <w:rFonts w:ascii="宋体" w:hAnsi="宋体"/>
              </w:rPr>
              <w:t>本项目对</w:t>
            </w:r>
            <w:r>
              <w:rPr>
                <w:rFonts w:ascii="宋体" w:hAnsi="宋体" w:hint="eastAsia"/>
              </w:rPr>
              <w:t>低应变检测数据智能分析及桩身质量智能判别开展了探索性的工作，在深度学习与低应变检测的领域下结合开发出一种可由神经网络自主学习人工所判别的波形数据分类级别，并可对原始波形数据进行智能分类的模型。</w:t>
            </w:r>
          </w:p>
          <w:p w14:paraId="4EB86A0D" w14:textId="77777777" w:rsidR="00AC218F" w:rsidRPr="0021675A" w:rsidRDefault="00AC218F">
            <w:pPr>
              <w:spacing w:line="300" w:lineRule="auto"/>
              <w:ind w:firstLine="200"/>
              <w:rPr>
                <w:rFonts w:ascii="仿宋" w:eastAsia="仿宋" w:hAnsi="仿宋"/>
              </w:rPr>
            </w:pPr>
          </w:p>
          <w:p w14:paraId="13C94114" w14:textId="77777777" w:rsidR="00AC218F" w:rsidRDefault="00AC218F">
            <w:pPr>
              <w:rPr>
                <w:rFonts w:ascii="仿宋" w:eastAsia="仿宋" w:hAnsi="仿宋"/>
              </w:rPr>
            </w:pPr>
          </w:p>
          <w:p w14:paraId="2AD25344" w14:textId="77777777" w:rsidR="00AC218F" w:rsidRDefault="00AC218F">
            <w:pPr>
              <w:rPr>
                <w:rFonts w:ascii="仿宋" w:eastAsia="仿宋" w:hAnsi="仿宋"/>
              </w:rPr>
            </w:pPr>
          </w:p>
          <w:p w14:paraId="61D1179D" w14:textId="77777777" w:rsidR="00AC218F" w:rsidRDefault="00AC218F">
            <w:pPr>
              <w:rPr>
                <w:rFonts w:ascii="仿宋" w:eastAsia="仿宋" w:hAnsi="仿宋"/>
              </w:rPr>
            </w:pPr>
          </w:p>
          <w:p w14:paraId="2D83DFEB" w14:textId="77777777" w:rsidR="00AC218F" w:rsidRDefault="00AC218F">
            <w:pPr>
              <w:rPr>
                <w:rFonts w:ascii="仿宋" w:eastAsia="仿宋" w:hAnsi="仿宋"/>
              </w:rPr>
            </w:pPr>
          </w:p>
          <w:p w14:paraId="3731F3D8" w14:textId="77777777" w:rsidR="00AC218F" w:rsidRDefault="00AC218F">
            <w:pPr>
              <w:rPr>
                <w:rFonts w:ascii="仿宋" w:eastAsia="仿宋" w:hAnsi="仿宋"/>
              </w:rPr>
            </w:pPr>
          </w:p>
          <w:p w14:paraId="12646529" w14:textId="77777777" w:rsidR="00AC218F" w:rsidRDefault="00AC218F">
            <w:pPr>
              <w:rPr>
                <w:rFonts w:ascii="仿宋" w:eastAsia="仿宋" w:hAnsi="仿宋"/>
              </w:rPr>
            </w:pPr>
          </w:p>
          <w:p w14:paraId="30899882" w14:textId="77777777" w:rsidR="00AC218F" w:rsidRDefault="00AC218F">
            <w:pPr>
              <w:rPr>
                <w:rFonts w:ascii="仿宋" w:eastAsia="仿宋" w:hAnsi="仿宋"/>
              </w:rPr>
            </w:pPr>
          </w:p>
          <w:p w14:paraId="29AC7910" w14:textId="77777777" w:rsidR="00AC218F" w:rsidRDefault="00AC218F">
            <w:pPr>
              <w:rPr>
                <w:rFonts w:ascii="仿宋" w:eastAsia="仿宋" w:hAnsi="仿宋"/>
              </w:rPr>
            </w:pPr>
          </w:p>
          <w:p w14:paraId="58AD1960" w14:textId="77777777" w:rsidR="00AC218F" w:rsidRDefault="00AC218F">
            <w:pPr>
              <w:rPr>
                <w:rFonts w:ascii="仿宋" w:eastAsia="仿宋" w:hAnsi="仿宋"/>
              </w:rPr>
            </w:pPr>
          </w:p>
          <w:p w14:paraId="03B36B6B" w14:textId="77777777" w:rsidR="00AC218F" w:rsidRDefault="00AC218F">
            <w:pPr>
              <w:rPr>
                <w:rFonts w:ascii="仿宋" w:eastAsia="仿宋" w:hAnsi="仿宋"/>
              </w:rPr>
            </w:pPr>
          </w:p>
          <w:p w14:paraId="152C9ECC" w14:textId="77777777" w:rsidR="00AC218F" w:rsidRDefault="00AC218F">
            <w:pPr>
              <w:rPr>
                <w:rFonts w:ascii="仿宋" w:eastAsia="仿宋" w:hAnsi="仿宋"/>
              </w:rPr>
            </w:pPr>
          </w:p>
          <w:p w14:paraId="6BD4B10D" w14:textId="77777777" w:rsidR="00AC218F" w:rsidRDefault="00AC218F">
            <w:pPr>
              <w:rPr>
                <w:rFonts w:ascii="仿宋" w:eastAsia="仿宋" w:hAnsi="仿宋"/>
              </w:rPr>
            </w:pPr>
          </w:p>
          <w:p w14:paraId="599941B9" w14:textId="77777777" w:rsidR="00AC218F" w:rsidRDefault="00AC218F">
            <w:pPr>
              <w:rPr>
                <w:rFonts w:ascii="仿宋" w:eastAsia="仿宋" w:hAnsi="仿宋"/>
              </w:rPr>
            </w:pPr>
          </w:p>
          <w:p w14:paraId="677B35BD" w14:textId="77777777" w:rsidR="00AC218F" w:rsidRDefault="00AC218F">
            <w:pPr>
              <w:rPr>
                <w:rFonts w:ascii="仿宋" w:eastAsia="仿宋" w:hAnsi="仿宋"/>
              </w:rPr>
            </w:pPr>
          </w:p>
          <w:p w14:paraId="7CC98433" w14:textId="77777777" w:rsidR="00AC218F" w:rsidRDefault="00AC218F">
            <w:pPr>
              <w:rPr>
                <w:rFonts w:ascii="仿宋" w:eastAsia="仿宋" w:hAnsi="仿宋"/>
              </w:rPr>
            </w:pPr>
          </w:p>
          <w:p w14:paraId="59E191FC" w14:textId="77777777" w:rsidR="00AC218F" w:rsidRDefault="00AC218F">
            <w:pPr>
              <w:rPr>
                <w:rFonts w:ascii="仿宋" w:eastAsia="仿宋" w:hAnsi="仿宋"/>
              </w:rPr>
            </w:pPr>
          </w:p>
          <w:p w14:paraId="3DAA5B52" w14:textId="77777777" w:rsidR="00AC218F" w:rsidRDefault="00AC218F">
            <w:pPr>
              <w:rPr>
                <w:rFonts w:ascii="仿宋" w:eastAsia="仿宋" w:hAnsi="仿宋"/>
              </w:rPr>
            </w:pPr>
          </w:p>
          <w:p w14:paraId="4B7E2C69" w14:textId="77777777" w:rsidR="00AC218F" w:rsidRDefault="00AC218F">
            <w:pPr>
              <w:rPr>
                <w:rFonts w:ascii="仿宋" w:eastAsia="仿宋" w:hAnsi="仿宋"/>
              </w:rPr>
            </w:pPr>
          </w:p>
        </w:tc>
      </w:tr>
    </w:tbl>
    <w:p w14:paraId="7195D55B" w14:textId="77777777" w:rsidR="00AC218F" w:rsidRDefault="00AC218F">
      <w:pPr>
        <w:spacing w:line="300" w:lineRule="auto"/>
        <w:ind w:firstLineChars="200" w:firstLine="420"/>
      </w:pP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0"/>
      </w:tblGrid>
      <w:tr w:rsidR="00AC218F" w14:paraId="1F349797" w14:textId="77777777">
        <w:trPr>
          <w:cantSplit/>
          <w:trHeight w:val="1542"/>
          <w:jc w:val="center"/>
        </w:trPr>
        <w:tc>
          <w:tcPr>
            <w:tcW w:w="9180" w:type="dxa"/>
          </w:tcPr>
          <w:p w14:paraId="1C26FFEB" w14:textId="77777777" w:rsidR="00AC218F" w:rsidRDefault="00850CBA">
            <w:pPr>
              <w:spacing w:beforeLines="50" w:before="156"/>
              <w:rPr>
                <w:rFonts w:ascii="仿宋" w:eastAsia="仿宋" w:hAnsi="仿宋"/>
                <w:sz w:val="24"/>
              </w:rPr>
            </w:pPr>
            <w:r>
              <w:rPr>
                <w:rFonts w:ascii="仿宋" w:eastAsia="仿宋" w:hAnsi="仿宋" w:hint="eastAsia"/>
                <w:sz w:val="24"/>
              </w:rPr>
              <w:lastRenderedPageBreak/>
              <w:t>完成论文一篇（正在投稿中）</w:t>
            </w:r>
          </w:p>
        </w:tc>
      </w:tr>
      <w:tr w:rsidR="00AC218F" w14:paraId="097BC685" w14:textId="77777777">
        <w:trPr>
          <w:cantSplit/>
          <w:trHeight w:val="1834"/>
          <w:jc w:val="center"/>
        </w:trPr>
        <w:tc>
          <w:tcPr>
            <w:tcW w:w="9180" w:type="dxa"/>
          </w:tcPr>
          <w:p w14:paraId="3FA83EB1" w14:textId="77777777" w:rsidR="00AC218F" w:rsidRDefault="00850CBA">
            <w:pPr>
              <w:spacing w:beforeLines="50" w:before="156"/>
              <w:rPr>
                <w:rFonts w:ascii="仿宋" w:eastAsia="仿宋" w:hAnsi="仿宋"/>
                <w:sz w:val="24"/>
              </w:rPr>
            </w:pPr>
            <w:r>
              <w:rPr>
                <w:rFonts w:ascii="仿宋" w:eastAsia="仿宋" w:hAnsi="仿宋"/>
                <w:sz w:val="24"/>
              </w:rPr>
              <w:t>项目验收意见</w:t>
            </w:r>
          </w:p>
          <w:p w14:paraId="3479E70A" w14:textId="77777777" w:rsidR="00AC218F" w:rsidRDefault="00850CBA">
            <w:pPr>
              <w:rPr>
                <w:rFonts w:ascii="仿宋" w:eastAsia="仿宋" w:hAnsi="仿宋"/>
                <w:sz w:val="24"/>
              </w:rPr>
            </w:pPr>
            <w:r>
              <w:rPr>
                <w:rFonts w:ascii="仿宋" w:eastAsia="仿宋" w:hAnsi="仿宋"/>
                <w:sz w:val="24"/>
              </w:rPr>
              <w:t xml:space="preserve">   </w:t>
            </w:r>
          </w:p>
          <w:p w14:paraId="43A14333" w14:textId="77777777" w:rsidR="00AC218F" w:rsidRDefault="00AC218F">
            <w:pPr>
              <w:rPr>
                <w:rFonts w:ascii="仿宋" w:eastAsia="仿宋" w:hAnsi="仿宋"/>
                <w:sz w:val="24"/>
              </w:rPr>
            </w:pPr>
          </w:p>
          <w:p w14:paraId="1C9BC9D4" w14:textId="77777777" w:rsidR="00AC218F" w:rsidRDefault="00850CBA">
            <w:pPr>
              <w:jc w:val="center"/>
              <w:rPr>
                <w:rFonts w:ascii="仿宋" w:eastAsia="仿宋" w:hAnsi="仿宋"/>
                <w:sz w:val="24"/>
              </w:rPr>
            </w:pPr>
            <w:r>
              <w:rPr>
                <w:rFonts w:ascii="仿宋" w:eastAsia="仿宋" w:hAnsi="仿宋"/>
                <w:sz w:val="24"/>
              </w:rPr>
              <w:t xml:space="preserve">  </w:t>
            </w:r>
            <w:r>
              <w:rPr>
                <w:rFonts w:ascii="仿宋" w:eastAsia="仿宋" w:hAnsi="仿宋" w:hint="eastAsia"/>
                <w:sz w:val="24"/>
              </w:rPr>
              <w:t xml:space="preserve"> </w:t>
            </w:r>
            <w:r>
              <w:rPr>
                <w:rFonts w:ascii="仿宋" w:eastAsia="仿宋" w:hAnsi="仿宋"/>
                <w:sz w:val="24"/>
              </w:rPr>
              <w:t xml:space="preserve">  </w:t>
            </w:r>
            <w:r>
              <w:rPr>
                <w:rFonts w:ascii="仿宋" w:eastAsia="仿宋" w:hAnsi="仿宋" w:hint="eastAsia"/>
                <w:sz w:val="24"/>
              </w:rPr>
              <w:t>学</w:t>
            </w:r>
            <w:r>
              <w:rPr>
                <w:rFonts w:ascii="仿宋" w:eastAsia="仿宋" w:hAnsi="仿宋"/>
                <w:sz w:val="24"/>
              </w:rPr>
              <w:t xml:space="preserve">院负责人（签字）：       </w:t>
            </w:r>
            <w:r>
              <w:rPr>
                <w:rFonts w:ascii="仿宋" w:eastAsia="仿宋" w:hAnsi="仿宋" w:hint="eastAsia"/>
                <w:sz w:val="24"/>
              </w:rPr>
              <w:t>学</w:t>
            </w:r>
            <w:r>
              <w:rPr>
                <w:rFonts w:ascii="仿宋" w:eastAsia="仿宋" w:hAnsi="仿宋"/>
                <w:sz w:val="24"/>
              </w:rPr>
              <w:t xml:space="preserve"> 院</w:t>
            </w:r>
            <w:r>
              <w:rPr>
                <w:rFonts w:ascii="仿宋" w:eastAsia="仿宋" w:hAnsi="仿宋" w:hint="eastAsia"/>
                <w:sz w:val="24"/>
              </w:rPr>
              <w:t xml:space="preserve"> (盖章)</w:t>
            </w:r>
            <w:r>
              <w:rPr>
                <w:rFonts w:ascii="仿宋" w:eastAsia="仿宋" w:hAnsi="仿宋"/>
                <w:sz w:val="24"/>
              </w:rPr>
              <w:t>：</w:t>
            </w:r>
          </w:p>
          <w:p w14:paraId="1F9A9CBD" w14:textId="77777777" w:rsidR="00AC218F" w:rsidRDefault="00850CBA">
            <w:pPr>
              <w:jc w:val="right"/>
              <w:rPr>
                <w:rFonts w:ascii="仿宋" w:eastAsia="仿宋" w:hAnsi="仿宋"/>
                <w:sz w:val="24"/>
              </w:rPr>
            </w:pPr>
            <w:r>
              <w:rPr>
                <w:rFonts w:ascii="仿宋" w:eastAsia="仿宋" w:hAnsi="仿宋"/>
                <w:sz w:val="24"/>
              </w:rPr>
              <w:t xml:space="preserve">                                                    年</w:t>
            </w:r>
            <w:r>
              <w:rPr>
                <w:rFonts w:ascii="仿宋" w:eastAsia="仿宋" w:hAnsi="仿宋" w:hint="eastAsia"/>
                <w:sz w:val="24"/>
              </w:rPr>
              <w:t xml:space="preserve">     </w:t>
            </w:r>
            <w:r>
              <w:rPr>
                <w:rFonts w:ascii="仿宋" w:eastAsia="仿宋" w:hAnsi="仿宋"/>
                <w:sz w:val="24"/>
              </w:rPr>
              <w:t xml:space="preserve">  月</w:t>
            </w:r>
            <w:r>
              <w:rPr>
                <w:rFonts w:ascii="仿宋" w:eastAsia="仿宋" w:hAnsi="仿宋" w:hint="eastAsia"/>
                <w:sz w:val="24"/>
              </w:rPr>
              <w:t xml:space="preserve">    </w:t>
            </w:r>
            <w:r>
              <w:rPr>
                <w:rFonts w:ascii="仿宋" w:eastAsia="仿宋" w:hAnsi="仿宋"/>
                <w:sz w:val="24"/>
              </w:rPr>
              <w:t xml:space="preserve">  日</w:t>
            </w:r>
          </w:p>
        </w:tc>
      </w:tr>
      <w:tr w:rsidR="00AC218F" w14:paraId="532B57E1" w14:textId="77777777">
        <w:trPr>
          <w:cantSplit/>
          <w:trHeight w:val="2165"/>
          <w:jc w:val="center"/>
        </w:trPr>
        <w:tc>
          <w:tcPr>
            <w:tcW w:w="9180" w:type="dxa"/>
          </w:tcPr>
          <w:p w14:paraId="6C7B9735" w14:textId="77777777" w:rsidR="00AC218F" w:rsidRDefault="00850CBA">
            <w:pPr>
              <w:rPr>
                <w:rFonts w:ascii="仿宋" w:eastAsia="仿宋" w:hAnsi="仿宋"/>
                <w:sz w:val="24"/>
              </w:rPr>
            </w:pPr>
            <w:r>
              <w:rPr>
                <w:rFonts w:ascii="仿宋" w:eastAsia="仿宋" w:hAnsi="仿宋"/>
                <w:sz w:val="24"/>
              </w:rPr>
              <w:t>学校意见</w:t>
            </w:r>
          </w:p>
          <w:p w14:paraId="5C64C39D" w14:textId="77777777" w:rsidR="00AC218F" w:rsidRDefault="00AC218F">
            <w:pPr>
              <w:rPr>
                <w:rFonts w:ascii="仿宋" w:eastAsia="仿宋" w:hAnsi="仿宋"/>
                <w:sz w:val="24"/>
              </w:rPr>
            </w:pPr>
          </w:p>
          <w:p w14:paraId="20B14583" w14:textId="77777777" w:rsidR="00AC218F" w:rsidRDefault="00AC218F">
            <w:pPr>
              <w:tabs>
                <w:tab w:val="left" w:pos="1410"/>
                <w:tab w:val="left" w:pos="3900"/>
                <w:tab w:val="center" w:pos="4464"/>
              </w:tabs>
              <w:jc w:val="left"/>
              <w:rPr>
                <w:rFonts w:ascii="仿宋" w:eastAsia="仿宋" w:hAnsi="仿宋"/>
                <w:sz w:val="24"/>
              </w:rPr>
            </w:pPr>
          </w:p>
          <w:p w14:paraId="4BC48682" w14:textId="77777777" w:rsidR="00AC218F" w:rsidRDefault="00850CBA">
            <w:pPr>
              <w:tabs>
                <w:tab w:val="left" w:pos="1410"/>
                <w:tab w:val="left" w:pos="3900"/>
                <w:tab w:val="center" w:pos="4464"/>
              </w:tabs>
              <w:jc w:val="left"/>
              <w:rPr>
                <w:rFonts w:ascii="仿宋" w:eastAsia="仿宋" w:hAnsi="仿宋"/>
                <w:sz w:val="24"/>
              </w:rPr>
            </w:pPr>
            <w:r>
              <w:rPr>
                <w:rFonts w:ascii="仿宋" w:eastAsia="仿宋" w:hAnsi="仿宋"/>
                <w:sz w:val="24"/>
              </w:rPr>
              <w:tab/>
            </w:r>
            <w:r>
              <w:rPr>
                <w:rFonts w:ascii="仿宋" w:eastAsia="仿宋" w:hAnsi="仿宋" w:hint="eastAsia"/>
                <w:sz w:val="24"/>
              </w:rPr>
              <w:t xml:space="preserve">          </w:t>
            </w:r>
            <w:r>
              <w:rPr>
                <w:rFonts w:ascii="仿宋" w:eastAsia="仿宋" w:hAnsi="仿宋"/>
                <w:sz w:val="24"/>
              </w:rPr>
              <w:t>负责人（签字）：        主管部门</w:t>
            </w:r>
            <w:r>
              <w:rPr>
                <w:rFonts w:ascii="仿宋" w:eastAsia="仿宋" w:hAnsi="仿宋" w:hint="eastAsia"/>
                <w:sz w:val="24"/>
              </w:rPr>
              <w:t>（盖</w:t>
            </w:r>
            <w:r>
              <w:rPr>
                <w:rFonts w:ascii="仿宋" w:eastAsia="仿宋" w:hAnsi="仿宋"/>
                <w:sz w:val="24"/>
              </w:rPr>
              <w:t>章</w:t>
            </w:r>
            <w:r>
              <w:rPr>
                <w:rFonts w:ascii="仿宋" w:eastAsia="仿宋" w:hAnsi="仿宋" w:hint="eastAsia"/>
                <w:sz w:val="24"/>
              </w:rPr>
              <w:t>）</w:t>
            </w:r>
            <w:r>
              <w:rPr>
                <w:rFonts w:ascii="仿宋" w:eastAsia="仿宋" w:hAnsi="仿宋"/>
                <w:sz w:val="24"/>
              </w:rPr>
              <w:t>：</w:t>
            </w:r>
            <w:r>
              <w:rPr>
                <w:rFonts w:ascii="仿宋" w:eastAsia="仿宋" w:hAnsi="仿宋" w:hint="eastAsia"/>
                <w:b/>
                <w:sz w:val="24"/>
              </w:rPr>
              <w:t xml:space="preserve">       </w:t>
            </w:r>
            <w:r>
              <w:rPr>
                <w:rFonts w:ascii="仿宋" w:eastAsia="仿宋" w:hAnsi="仿宋"/>
                <w:sz w:val="24"/>
              </w:rPr>
              <w:t xml:space="preserve"> </w:t>
            </w:r>
          </w:p>
          <w:p w14:paraId="4D6913D9" w14:textId="77777777" w:rsidR="00AC218F" w:rsidRDefault="00850CBA">
            <w:pPr>
              <w:jc w:val="right"/>
              <w:rPr>
                <w:rFonts w:ascii="仿宋" w:eastAsia="仿宋" w:hAnsi="仿宋"/>
                <w:sz w:val="24"/>
              </w:rPr>
            </w:pPr>
            <w:r>
              <w:rPr>
                <w:rFonts w:ascii="仿宋" w:eastAsia="仿宋" w:hAnsi="仿宋"/>
                <w:sz w:val="24"/>
              </w:rPr>
              <w:t xml:space="preserve">                                                   年  </w:t>
            </w:r>
            <w:r>
              <w:rPr>
                <w:rFonts w:ascii="仿宋" w:eastAsia="仿宋" w:hAnsi="仿宋" w:hint="eastAsia"/>
                <w:sz w:val="24"/>
              </w:rPr>
              <w:t xml:space="preserve">     </w:t>
            </w:r>
            <w:r>
              <w:rPr>
                <w:rFonts w:ascii="仿宋" w:eastAsia="仿宋" w:hAnsi="仿宋"/>
                <w:sz w:val="24"/>
              </w:rPr>
              <w:t xml:space="preserve">月 </w:t>
            </w:r>
            <w:r>
              <w:rPr>
                <w:rFonts w:ascii="仿宋" w:eastAsia="仿宋" w:hAnsi="仿宋" w:hint="eastAsia"/>
                <w:sz w:val="24"/>
              </w:rPr>
              <w:t xml:space="preserve">    </w:t>
            </w:r>
            <w:r>
              <w:rPr>
                <w:rFonts w:ascii="仿宋" w:eastAsia="仿宋" w:hAnsi="仿宋"/>
                <w:sz w:val="24"/>
              </w:rPr>
              <w:t xml:space="preserve"> 日</w:t>
            </w:r>
          </w:p>
        </w:tc>
      </w:tr>
    </w:tbl>
    <w:p w14:paraId="40D729BB" w14:textId="77777777" w:rsidR="00AC218F" w:rsidRDefault="00AC218F">
      <w:pPr>
        <w:spacing w:line="300" w:lineRule="auto"/>
        <w:ind w:firstLineChars="200" w:firstLine="420"/>
      </w:pPr>
    </w:p>
    <w:p w14:paraId="1968C05B" w14:textId="77777777" w:rsidR="00AC218F" w:rsidRDefault="00AC218F">
      <w:pPr>
        <w:spacing w:line="300" w:lineRule="auto"/>
        <w:ind w:firstLineChars="200" w:firstLine="420"/>
      </w:pPr>
    </w:p>
    <w:p w14:paraId="62A8193B" w14:textId="77777777" w:rsidR="00AC218F" w:rsidRDefault="00AC218F">
      <w:pPr>
        <w:spacing w:line="300" w:lineRule="auto"/>
        <w:ind w:firstLineChars="200" w:firstLine="420"/>
      </w:pPr>
    </w:p>
    <w:p w14:paraId="65DCD2C9" w14:textId="77777777" w:rsidR="00AC218F" w:rsidRDefault="00AC218F">
      <w:pPr>
        <w:spacing w:line="300" w:lineRule="auto"/>
        <w:ind w:firstLineChars="200" w:firstLine="420"/>
      </w:pPr>
    </w:p>
    <w:p w14:paraId="638F4781" w14:textId="77777777" w:rsidR="00AC218F" w:rsidRDefault="00AC218F">
      <w:pPr>
        <w:spacing w:line="300" w:lineRule="auto"/>
        <w:ind w:firstLineChars="200" w:firstLine="420"/>
      </w:pPr>
    </w:p>
    <w:p w14:paraId="0AB6FB94" w14:textId="77777777" w:rsidR="00AC218F" w:rsidRDefault="00AC218F">
      <w:pPr>
        <w:spacing w:line="300" w:lineRule="auto"/>
        <w:ind w:firstLineChars="200" w:firstLine="420"/>
      </w:pPr>
    </w:p>
    <w:p w14:paraId="28DE1CD5" w14:textId="77777777" w:rsidR="00AC218F" w:rsidRDefault="00AC218F">
      <w:pPr>
        <w:spacing w:line="300" w:lineRule="auto"/>
        <w:ind w:firstLineChars="200" w:firstLine="420"/>
      </w:pPr>
    </w:p>
    <w:p w14:paraId="6C04D677" w14:textId="77777777" w:rsidR="00AC218F" w:rsidRDefault="00AC218F">
      <w:pPr>
        <w:spacing w:line="300" w:lineRule="auto"/>
        <w:ind w:firstLineChars="200" w:firstLine="420"/>
      </w:pPr>
    </w:p>
    <w:p w14:paraId="10A49130" w14:textId="77777777" w:rsidR="00AC218F" w:rsidRDefault="00AC218F">
      <w:pPr>
        <w:spacing w:line="300" w:lineRule="auto"/>
        <w:ind w:firstLineChars="200" w:firstLine="420"/>
      </w:pPr>
    </w:p>
    <w:p w14:paraId="14629EF4" w14:textId="77777777" w:rsidR="00AC218F" w:rsidRDefault="00AC218F">
      <w:pPr>
        <w:spacing w:line="300" w:lineRule="auto"/>
        <w:ind w:firstLineChars="200" w:firstLine="420"/>
      </w:pPr>
    </w:p>
    <w:p w14:paraId="2678B92E" w14:textId="77777777" w:rsidR="00AC218F" w:rsidRDefault="00AC218F">
      <w:pPr>
        <w:spacing w:line="300" w:lineRule="auto"/>
        <w:ind w:firstLineChars="200" w:firstLine="420"/>
      </w:pPr>
    </w:p>
    <w:p w14:paraId="0064D894" w14:textId="77777777" w:rsidR="00AC218F" w:rsidRDefault="00AC218F">
      <w:pPr>
        <w:spacing w:line="300" w:lineRule="auto"/>
        <w:ind w:firstLineChars="200" w:firstLine="420"/>
      </w:pPr>
    </w:p>
    <w:p w14:paraId="37D56874" w14:textId="77777777" w:rsidR="00AC218F" w:rsidRDefault="00AC218F">
      <w:pPr>
        <w:spacing w:line="300" w:lineRule="auto"/>
        <w:ind w:firstLineChars="200" w:firstLine="420"/>
      </w:pPr>
    </w:p>
    <w:p w14:paraId="1114F6F2" w14:textId="77777777" w:rsidR="00AC218F" w:rsidRDefault="00AC218F">
      <w:pPr>
        <w:spacing w:line="300" w:lineRule="auto"/>
        <w:ind w:firstLineChars="200" w:firstLine="420"/>
      </w:pPr>
    </w:p>
    <w:p w14:paraId="6C526ABE" w14:textId="77777777" w:rsidR="00AC218F" w:rsidRDefault="00AC218F">
      <w:pPr>
        <w:spacing w:line="300" w:lineRule="auto"/>
        <w:ind w:firstLineChars="200" w:firstLine="420"/>
      </w:pPr>
    </w:p>
    <w:p w14:paraId="30D5EA25" w14:textId="77777777" w:rsidR="00AC218F" w:rsidRDefault="00AC218F">
      <w:pPr>
        <w:spacing w:line="300" w:lineRule="auto"/>
        <w:ind w:firstLineChars="200" w:firstLine="420"/>
      </w:pPr>
    </w:p>
    <w:p w14:paraId="19844F4E" w14:textId="77777777" w:rsidR="00AC218F" w:rsidRDefault="00AC218F">
      <w:pPr>
        <w:spacing w:line="300" w:lineRule="auto"/>
        <w:ind w:firstLineChars="200" w:firstLine="420"/>
      </w:pPr>
    </w:p>
    <w:p w14:paraId="03E33037" w14:textId="77777777" w:rsidR="00AC218F" w:rsidRDefault="00AC218F">
      <w:pPr>
        <w:spacing w:line="300" w:lineRule="auto"/>
        <w:ind w:firstLineChars="200" w:firstLine="420"/>
      </w:pPr>
    </w:p>
    <w:p w14:paraId="3DBD6F65" w14:textId="77777777" w:rsidR="00AC218F" w:rsidRDefault="00AC218F">
      <w:pPr>
        <w:spacing w:line="300" w:lineRule="auto"/>
        <w:ind w:firstLineChars="200" w:firstLine="420"/>
      </w:pPr>
    </w:p>
    <w:p w14:paraId="27673F1F" w14:textId="77777777" w:rsidR="00AC218F" w:rsidRDefault="00AC218F">
      <w:pPr>
        <w:pStyle w:val="TOC3"/>
        <w:ind w:left="446"/>
      </w:pPr>
    </w:p>
    <w:p w14:paraId="3EED6267" w14:textId="77777777" w:rsidR="00AC218F" w:rsidRDefault="00AC218F">
      <w:pPr>
        <w:widowControl/>
        <w:spacing w:line="300" w:lineRule="auto"/>
        <w:jc w:val="left"/>
      </w:pPr>
    </w:p>
    <w:p w14:paraId="33E4D09A" w14:textId="77777777" w:rsidR="00AC218F" w:rsidRPr="00AC218F" w:rsidRDefault="00850CBA">
      <w:pPr>
        <w:pStyle w:val="1"/>
        <w:jc w:val="center"/>
        <w:rPr>
          <w:rFonts w:ascii="黑体" w:hAnsi="黑体" w:cs="黑体"/>
          <w:b/>
          <w:bCs/>
          <w:szCs w:val="30"/>
          <w:rPrChange w:id="89" w:author="Conqueror" w:date="2021-04-06T21:53:00Z">
            <w:rPr>
              <w:rFonts w:ascii="楷体" w:eastAsia="楷体" w:hAnsi="楷体"/>
              <w:b w:val="0"/>
              <w:bCs w:val="0"/>
              <w:sz w:val="28"/>
              <w:szCs w:val="28"/>
            </w:rPr>
          </w:rPrChange>
        </w:rPr>
        <w:pPrChange w:id="90" w:author="Conqueror" w:date="2021-04-06T21:25:00Z">
          <w:pPr>
            <w:pStyle w:val="ad"/>
            <w:jc w:val="center"/>
            <w:outlineLvl w:val="0"/>
          </w:pPr>
        </w:pPrChange>
      </w:pPr>
      <w:bookmarkStart w:id="91" w:name="_Toc12193"/>
      <w:bookmarkStart w:id="92" w:name="_Toc16245"/>
      <w:bookmarkStart w:id="93" w:name="_Toc6686"/>
      <w:bookmarkStart w:id="94" w:name="_Toc9249"/>
      <w:bookmarkStart w:id="95" w:name="_Toc18543"/>
      <w:bookmarkStart w:id="96" w:name="_Toc16311"/>
      <w:bookmarkStart w:id="97" w:name="_Toc15923"/>
      <w:bookmarkStart w:id="98" w:name="_Toc31712"/>
      <w:bookmarkStart w:id="99" w:name="_Toc27927"/>
      <w:bookmarkStart w:id="100" w:name="_Toc29064"/>
      <w:bookmarkStart w:id="101" w:name="_Toc26378"/>
      <w:bookmarkStart w:id="102" w:name="_Toc18993"/>
      <w:bookmarkStart w:id="103" w:name="_Toc30386"/>
      <w:bookmarkStart w:id="104" w:name="_Toc69297902"/>
      <w:r>
        <w:rPr>
          <w:rFonts w:ascii="黑体" w:hAnsi="黑体" w:cs="黑体" w:hint="eastAsia"/>
          <w:szCs w:val="30"/>
          <w:rPrChange w:id="105" w:author="Conqueror" w:date="2021-04-06T21:53:00Z">
            <w:rPr>
              <w:rFonts w:ascii="楷体" w:eastAsia="楷体" w:hAnsi="楷体" w:hint="eastAsia"/>
              <w:b w:val="0"/>
              <w:bCs w:val="0"/>
              <w:sz w:val="28"/>
              <w:szCs w:val="28"/>
            </w:rPr>
          </w:rPrChange>
        </w:rPr>
        <w:lastRenderedPageBreak/>
        <w:t>第二章</w:t>
      </w:r>
      <w:r>
        <w:rPr>
          <w:rFonts w:ascii="黑体" w:hAnsi="黑体" w:cs="黑体"/>
          <w:szCs w:val="30"/>
          <w:rPrChange w:id="106" w:author="Conqueror" w:date="2021-04-06T21:53:00Z">
            <w:rPr>
              <w:rFonts w:ascii="楷体" w:eastAsia="楷体" w:hAnsi="楷体"/>
              <w:b w:val="0"/>
              <w:bCs w:val="0"/>
              <w:sz w:val="28"/>
              <w:szCs w:val="28"/>
            </w:rPr>
          </w:rPrChange>
        </w:rPr>
        <w:t xml:space="preserve"> </w:t>
      </w:r>
      <w:r>
        <w:rPr>
          <w:rFonts w:ascii="黑体" w:hAnsi="黑体" w:cs="黑体" w:hint="eastAsia"/>
          <w:szCs w:val="30"/>
          <w:rPrChange w:id="107" w:author="Conqueror" w:date="2021-04-06T21:53:00Z">
            <w:rPr>
              <w:rFonts w:ascii="楷体" w:eastAsia="楷体" w:hAnsi="楷体" w:hint="eastAsia"/>
              <w:b w:val="0"/>
              <w:bCs w:val="0"/>
              <w:sz w:val="28"/>
              <w:szCs w:val="28"/>
            </w:rPr>
          </w:rPrChange>
        </w:rPr>
        <w:t>项目研究总报告</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7C2CC954" w14:textId="5997AF0C" w:rsidR="000316E9" w:rsidRDefault="000316E9">
      <w:pPr>
        <w:jc w:val="right"/>
        <w:rPr>
          <w:rFonts w:ascii="黑体" w:eastAsia="黑体" w:hAnsi="黑体"/>
          <w:sz w:val="32"/>
          <w:szCs w:val="40"/>
        </w:rPr>
      </w:pPr>
      <w:bookmarkStart w:id="108" w:name="_Toc264"/>
      <w:bookmarkStart w:id="109" w:name="_Toc8098"/>
      <w:r w:rsidRPr="000316E9">
        <w:rPr>
          <w:rFonts w:ascii="黑体" w:eastAsia="黑体" w:hAnsi="黑体" w:hint="eastAsia"/>
          <w:sz w:val="32"/>
          <w:szCs w:val="40"/>
        </w:rPr>
        <w:t>基于机器学习的桩基低应变检测大数据智能评价方法</w:t>
      </w:r>
    </w:p>
    <w:p w14:paraId="2613B6EC" w14:textId="7EC58FDB" w:rsidR="00AC218F" w:rsidRPr="00F2592F" w:rsidRDefault="00850CBA" w:rsidP="000316E9">
      <w:pPr>
        <w:jc w:val="right"/>
        <w:rPr>
          <w:rFonts w:ascii="黑体" w:eastAsia="黑体" w:hAnsi="黑体"/>
        </w:rPr>
      </w:pPr>
      <w:r w:rsidRPr="00F2592F">
        <w:rPr>
          <w:rFonts w:ascii="黑体" w:eastAsia="黑体" w:hAnsi="黑体" w:hint="eastAsia"/>
        </w:rPr>
        <w:t>——总结报告</w:t>
      </w:r>
      <w:bookmarkEnd w:id="108"/>
      <w:bookmarkEnd w:id="109"/>
    </w:p>
    <w:p w14:paraId="5D5D3966" w14:textId="77777777" w:rsidR="00AC218F" w:rsidRDefault="00850CBA">
      <w:pPr>
        <w:pStyle w:val="2"/>
        <w:pPrChange w:id="110" w:author="Conqueror" w:date="2021-04-06T21:25:00Z">
          <w:pPr>
            <w:pStyle w:val="5"/>
            <w:spacing w:before="312" w:after="312"/>
          </w:pPr>
        </w:pPrChange>
      </w:pPr>
      <w:bookmarkStart w:id="111" w:name="_Toc17428"/>
      <w:bookmarkStart w:id="112" w:name="_Toc13381"/>
      <w:bookmarkStart w:id="113" w:name="_Toc6737"/>
      <w:bookmarkStart w:id="114" w:name="_Toc13424"/>
      <w:bookmarkStart w:id="115" w:name="_Toc9404"/>
      <w:bookmarkStart w:id="116" w:name="_Toc5968"/>
      <w:bookmarkStart w:id="117" w:name="_Toc5418"/>
      <w:bookmarkStart w:id="118" w:name="_Toc31452"/>
      <w:bookmarkStart w:id="119" w:name="_Toc857"/>
      <w:bookmarkStart w:id="120" w:name="_Toc5037"/>
      <w:bookmarkStart w:id="121" w:name="_Toc28289"/>
      <w:bookmarkStart w:id="122" w:name="_Toc3784"/>
      <w:bookmarkStart w:id="123" w:name="_Toc10073"/>
      <w:bookmarkStart w:id="124" w:name="_Toc69297903"/>
      <w:r>
        <w:rPr>
          <w:rFonts w:hint="eastAsia"/>
        </w:rPr>
        <w:t>一、项目概述</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5C6FEAB3" w14:textId="77777777" w:rsidR="00AC218F" w:rsidRDefault="00850CBA">
      <w:pPr>
        <w:pStyle w:val="3"/>
        <w:spacing w:before="312" w:after="312" w:line="300" w:lineRule="auto"/>
        <w:ind w:firstLineChars="200" w:firstLine="480"/>
        <w:pPrChange w:id="125" w:author="Conqueror" w:date="2021-04-06T21:25:00Z">
          <w:pPr>
            <w:spacing w:line="300" w:lineRule="auto"/>
            <w:ind w:firstLineChars="200" w:firstLine="420"/>
            <w:outlineLvl w:val="2"/>
          </w:pPr>
        </w:pPrChange>
      </w:pPr>
      <w:bookmarkStart w:id="126" w:name="_Toc4806"/>
      <w:bookmarkStart w:id="127" w:name="_Toc8154"/>
      <w:bookmarkStart w:id="128" w:name="_Toc5767"/>
      <w:bookmarkStart w:id="129" w:name="_Toc20308"/>
      <w:bookmarkStart w:id="130" w:name="_Toc10088"/>
      <w:bookmarkStart w:id="131" w:name="_Toc217"/>
      <w:bookmarkStart w:id="132" w:name="_Toc15316"/>
      <w:bookmarkStart w:id="133" w:name="_Toc27181"/>
      <w:bookmarkStart w:id="134" w:name="_Toc1453"/>
      <w:bookmarkStart w:id="135" w:name="_Toc18430"/>
      <w:bookmarkStart w:id="136" w:name="_Toc28835"/>
      <w:bookmarkStart w:id="137" w:name="_Toc9387"/>
      <w:bookmarkStart w:id="138" w:name="_Toc25986"/>
      <w:bookmarkStart w:id="139" w:name="_Toc69297904"/>
      <w:ins w:id="140" w:author="Conqueror" w:date="2021-04-06T21:47:00Z">
        <w:r>
          <w:rPr>
            <w:rFonts w:hint="eastAsia"/>
          </w:rPr>
          <w:t>1.</w:t>
        </w:r>
      </w:ins>
      <w:r>
        <w:rPr>
          <w:rFonts w:hint="eastAsia"/>
        </w:rPr>
        <w:t>1.</w:t>
      </w:r>
      <w:r>
        <w:rPr>
          <w:rFonts w:hint="eastAsia"/>
        </w:rPr>
        <w:t>研究背景</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4C8BBD67" w14:textId="1103ACD0" w:rsidR="00AC218F" w:rsidRDefault="00850CBA">
      <w:pPr>
        <w:spacing w:line="300" w:lineRule="auto"/>
        <w:ind w:firstLineChars="200" w:firstLine="420"/>
        <w:rPr>
          <w:rFonts w:ascii="宋体" w:hAnsi="宋体"/>
        </w:rPr>
      </w:pPr>
      <w:r>
        <w:rPr>
          <w:rFonts w:ascii="宋体" w:hAnsi="宋体" w:hint="eastAsia"/>
        </w:rPr>
        <w:t>桩基础作为一种基础形式,已经越来越广泛地应用在包括高层、超高层及大型桥梁等工程建设中。它属于隐蔽性工程中起着将结构上部荷载传递到较深和较好地层中的作用,是构筑物的重要组成部分,对工程结构质量起着极其重要的作用。基桩特别是混凝土</w:t>
      </w:r>
      <w:proofErr w:type="gramStart"/>
      <w:r>
        <w:rPr>
          <w:rFonts w:ascii="宋体" w:hAnsi="宋体" w:hint="eastAsia"/>
        </w:rPr>
        <w:t>灌注桩在施工</w:t>
      </w:r>
      <w:proofErr w:type="gramEnd"/>
      <w:r>
        <w:rPr>
          <w:rFonts w:ascii="宋体" w:hAnsi="宋体" w:hint="eastAsia"/>
        </w:rPr>
        <w:t>过程中由于施工工艺、地质条件变化、施工队伍对质量控制不当等问题造成</w:t>
      </w:r>
      <w:proofErr w:type="gramStart"/>
      <w:r>
        <w:rPr>
          <w:rFonts w:ascii="宋体" w:hAnsi="宋体" w:hint="eastAsia"/>
        </w:rPr>
        <w:t>工程桩缩径</w:t>
      </w:r>
      <w:proofErr w:type="gramEnd"/>
      <w:r>
        <w:rPr>
          <w:rFonts w:ascii="宋体" w:hAnsi="宋体" w:hint="eastAsia"/>
        </w:rPr>
        <w:t>、离析、扩径等缺陷。缺陷的存在必然给桩基承载力带来不同程度的影响,严重者甚至使单桩承载力丧失。所以,如果不能准确的判断出缺陷的类型、测出缺陷的位置及程度、釆取补救措施,必然给建筑物造成事故隐患。</w:t>
      </w:r>
    </w:p>
    <w:p w14:paraId="27EDF33C" w14:textId="77777777" w:rsidR="00AC218F" w:rsidRDefault="00850CBA">
      <w:pPr>
        <w:spacing w:line="300" w:lineRule="auto"/>
        <w:ind w:firstLineChars="200" w:firstLine="420"/>
        <w:rPr>
          <w:rFonts w:ascii="宋体" w:hAnsi="宋体"/>
        </w:rPr>
      </w:pPr>
      <w:r>
        <w:rPr>
          <w:rFonts w:ascii="宋体" w:hAnsi="宋体"/>
        </w:rPr>
        <w:t>深度学习方法是相对支撑</w:t>
      </w:r>
      <w:proofErr w:type="gramStart"/>
      <w:r>
        <w:rPr>
          <w:rFonts w:ascii="宋体" w:hAnsi="宋体"/>
        </w:rPr>
        <w:t>向量机</w:t>
      </w:r>
      <w:proofErr w:type="gramEnd"/>
      <w:r>
        <w:rPr>
          <w:rFonts w:ascii="宋体" w:hAnsi="宋体"/>
        </w:rPr>
        <w:t>(Support Vector Machine, SVM)、提升方法(boosting)、最大熵方法等“浅层”学习方法而言, 深度学习模型中多个层级的非线性操作提升了泛化能力，通过对原始信号进行逐层特征变换,将样本在原空间的特征表示变换到新的特征空间,通过自动地学习得到层次化的特征表示,从而跳过了依靠人工经验抽取样本特征过程。在图形处理器GPU、现场可编程门阵列FPGA、张量处理器TPU等硬件加速下，深度学习的效率飞速提升。</w:t>
      </w:r>
      <w:r>
        <w:rPr>
          <w:rFonts w:ascii="宋体" w:hAnsi="宋体" w:hint="eastAsia"/>
        </w:rPr>
        <w:t>人工神经网络是一种模拟人的神经结构及信息处理过程的人为结构,它具有极强的非线性大规模并行处理能力,具有良好的自适应性、自组织性及很强的学习、联想、容错和抗干扰能力,可灵活方便地对多成因的复杂未知系统进行建模、识别、诊断与评估。这恰好弥补了低应变反射波法检测桩身完整性中产生的缺陷,如应力波衰减、反射与透射等带来的诸多难以解决的工程技术问题。</w:t>
      </w:r>
      <w:r>
        <w:rPr>
          <w:rFonts w:ascii="宋体" w:hAnsi="宋体"/>
        </w:rPr>
        <w:t>虽然深度学习目前还处于发展阶段，还存在许多理论和实践方面的问题需要解决。但是在这个大数据时代</w:t>
      </w:r>
      <w:r>
        <w:rPr>
          <w:rFonts w:ascii="宋体" w:hAnsi="宋体" w:hint="eastAsia"/>
        </w:rPr>
        <w:t>，</w:t>
      </w:r>
      <w:r>
        <w:rPr>
          <w:rFonts w:ascii="宋体" w:hAnsi="宋体"/>
        </w:rPr>
        <w:t>各种新模型和新理论的验证周期会大大缩短。</w:t>
      </w:r>
    </w:p>
    <w:p w14:paraId="6E98FDF7" w14:textId="77777777" w:rsidR="00AC218F" w:rsidRDefault="00AC218F">
      <w:pPr>
        <w:spacing w:line="300" w:lineRule="auto"/>
        <w:ind w:firstLineChars="200" w:firstLine="420"/>
        <w:rPr>
          <w:rFonts w:ascii="宋体" w:hAnsi="宋体"/>
        </w:rPr>
      </w:pPr>
    </w:p>
    <w:p w14:paraId="7E53DD45" w14:textId="77777777" w:rsidR="00AC218F" w:rsidRDefault="00850CBA">
      <w:pPr>
        <w:pStyle w:val="3"/>
        <w:spacing w:before="312" w:after="312" w:line="300" w:lineRule="auto"/>
        <w:ind w:firstLineChars="200" w:firstLine="480"/>
        <w:pPrChange w:id="141" w:author="Conqueror" w:date="2021-04-06T21:26:00Z">
          <w:pPr>
            <w:spacing w:line="300" w:lineRule="auto"/>
            <w:ind w:firstLineChars="200" w:firstLine="420"/>
            <w:outlineLvl w:val="2"/>
          </w:pPr>
        </w:pPrChange>
      </w:pPr>
      <w:bookmarkStart w:id="142" w:name="_Toc29531"/>
      <w:bookmarkStart w:id="143" w:name="_Toc21247"/>
      <w:bookmarkStart w:id="144" w:name="_Toc21477"/>
      <w:bookmarkStart w:id="145" w:name="_Toc1313"/>
      <w:bookmarkStart w:id="146" w:name="_Toc16412"/>
      <w:bookmarkStart w:id="147" w:name="_Toc12530"/>
      <w:bookmarkStart w:id="148" w:name="_Toc16667"/>
      <w:bookmarkStart w:id="149" w:name="_Toc25819"/>
      <w:bookmarkStart w:id="150" w:name="_Toc5973"/>
      <w:bookmarkStart w:id="151" w:name="_Toc4537"/>
      <w:bookmarkStart w:id="152" w:name="_Toc13035"/>
      <w:bookmarkStart w:id="153" w:name="_Toc31227"/>
      <w:bookmarkStart w:id="154" w:name="_Toc27033"/>
      <w:bookmarkStart w:id="155" w:name="_Toc69297905"/>
      <w:ins w:id="156" w:author="Conqueror" w:date="2021-04-06T21:47:00Z">
        <w:r>
          <w:rPr>
            <w:rFonts w:hint="eastAsia"/>
          </w:rPr>
          <w:t>1.</w:t>
        </w:r>
      </w:ins>
      <w:r>
        <w:rPr>
          <w:rFonts w:hint="eastAsia"/>
        </w:rPr>
        <w:t>2.</w:t>
      </w:r>
      <w:r>
        <w:rPr>
          <w:rFonts w:hint="eastAsia"/>
        </w:rPr>
        <w:t>研究内容</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725C99AC" w14:textId="77777777" w:rsidR="00AC218F" w:rsidRDefault="00850CBA">
      <w:pPr>
        <w:spacing w:line="300" w:lineRule="auto"/>
        <w:ind w:firstLineChars="200" w:firstLine="420"/>
        <w:rPr>
          <w:rFonts w:ascii="宋体" w:hAnsi="宋体"/>
        </w:rPr>
      </w:pPr>
      <w:r>
        <w:rPr>
          <w:rFonts w:ascii="宋体" w:hAnsi="宋体" w:hint="eastAsia"/>
        </w:rPr>
        <w:t>基于M</w:t>
      </w:r>
      <w:r>
        <w:rPr>
          <w:rFonts w:ascii="宋体" w:hAnsi="宋体"/>
        </w:rPr>
        <w:t>ATLAB</w:t>
      </w:r>
      <w:r>
        <w:rPr>
          <w:rFonts w:ascii="宋体" w:hAnsi="宋体" w:hint="eastAsia"/>
        </w:rPr>
        <w:t>下的深度学习大数据分析，对安徽省建科院已有的大量桩基低应变检测数据（约3万条）进行前期整合人工分类，后期利用L</w:t>
      </w:r>
      <w:r>
        <w:rPr>
          <w:rFonts w:ascii="宋体" w:hAnsi="宋体"/>
        </w:rPr>
        <w:t>STM</w:t>
      </w:r>
      <w:r>
        <w:rPr>
          <w:rFonts w:ascii="宋体" w:hAnsi="宋体" w:hint="eastAsia"/>
        </w:rPr>
        <w:t>神经网络模型建立出一个可对桩基础低应变检测缺陷等级自动分类的模型和方法。建立神经网络验证训练集的预测精度值，不仅能快速智能化有效判别桩基质量等级，也具有很大的商业潜在价值。</w:t>
      </w:r>
    </w:p>
    <w:p w14:paraId="65805431" w14:textId="77777777" w:rsidR="00AC218F" w:rsidRDefault="00850CBA">
      <w:pPr>
        <w:pStyle w:val="3"/>
        <w:spacing w:before="312" w:after="312" w:line="300" w:lineRule="auto"/>
        <w:ind w:firstLineChars="200" w:firstLine="480"/>
        <w:rPr>
          <w:del w:id="157" w:author="Conqueror" w:date="2021-04-06T21:40:00Z"/>
        </w:rPr>
        <w:pPrChange w:id="158" w:author="Conqueror" w:date="2021-04-06T21:40:00Z">
          <w:pPr>
            <w:spacing w:line="300" w:lineRule="auto"/>
            <w:ind w:firstLineChars="200" w:firstLine="420"/>
            <w:outlineLvl w:val="2"/>
          </w:pPr>
        </w:pPrChange>
      </w:pPr>
      <w:bookmarkStart w:id="159" w:name="_Toc28429"/>
      <w:bookmarkStart w:id="160" w:name="_Toc7189"/>
      <w:bookmarkStart w:id="161" w:name="_Toc19575"/>
      <w:bookmarkStart w:id="162" w:name="_Toc21116"/>
      <w:bookmarkStart w:id="163" w:name="_Toc7563"/>
      <w:bookmarkStart w:id="164" w:name="_Toc24952"/>
      <w:bookmarkStart w:id="165" w:name="_Toc4518"/>
      <w:bookmarkStart w:id="166" w:name="_Toc12956"/>
      <w:bookmarkStart w:id="167" w:name="_Toc8354"/>
      <w:bookmarkStart w:id="168" w:name="_Toc7090"/>
      <w:bookmarkStart w:id="169" w:name="_Toc14673"/>
      <w:bookmarkStart w:id="170" w:name="_Toc12113"/>
      <w:bookmarkStart w:id="171" w:name="_Toc21709"/>
      <w:bookmarkStart w:id="172" w:name="_Toc69297906"/>
      <w:ins w:id="173" w:author="Conqueror" w:date="2021-04-06T21:47:00Z">
        <w:r>
          <w:rPr>
            <w:rFonts w:hint="eastAsia"/>
          </w:rPr>
          <w:lastRenderedPageBreak/>
          <w:t>1.</w:t>
        </w:r>
      </w:ins>
      <w:r>
        <w:rPr>
          <w:rFonts w:hint="eastAsia"/>
        </w:rPr>
        <w:t>3.</w:t>
      </w:r>
      <w:r>
        <w:rPr>
          <w:rFonts w:hint="eastAsia"/>
        </w:rPr>
        <w:t>实验方案</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072ACD9F" w14:textId="77777777" w:rsidR="00AC218F" w:rsidRDefault="00AC218F">
      <w:pPr>
        <w:pStyle w:val="3"/>
        <w:spacing w:before="312" w:after="312" w:line="300" w:lineRule="auto"/>
        <w:ind w:firstLineChars="200" w:firstLine="480"/>
        <w:rPr>
          <w:rFonts w:ascii="黑体" w:hAnsi="黑体"/>
        </w:rPr>
        <w:pPrChange w:id="174" w:author="Conqueror" w:date="2021-04-06T21:40:00Z">
          <w:pPr>
            <w:spacing w:line="300" w:lineRule="auto"/>
            <w:ind w:firstLineChars="200" w:firstLine="420"/>
          </w:pPr>
        </w:pPrChange>
      </w:pPr>
    </w:p>
    <w:p w14:paraId="101EFCDE" w14:textId="77777777" w:rsidR="00AC218F" w:rsidRDefault="00850CBA">
      <w:pPr>
        <w:pStyle w:val="4"/>
        <w:ind w:firstLineChars="200" w:firstLine="420"/>
        <w:pPrChange w:id="175" w:author="Conqueror" w:date="2021-04-06T21:26:00Z">
          <w:pPr>
            <w:spacing w:line="300" w:lineRule="auto"/>
            <w:ind w:firstLineChars="200" w:firstLine="420"/>
            <w:outlineLvl w:val="2"/>
          </w:pPr>
        </w:pPrChange>
      </w:pPr>
      <w:bookmarkStart w:id="176" w:name="_Toc22868"/>
      <w:bookmarkStart w:id="177" w:name="_Toc22427"/>
      <w:bookmarkStart w:id="178" w:name="_Toc12680"/>
      <w:bookmarkStart w:id="179" w:name="_Toc14499"/>
      <w:bookmarkStart w:id="180" w:name="_Toc23124"/>
      <w:bookmarkStart w:id="181" w:name="_Toc2285"/>
      <w:bookmarkStart w:id="182" w:name="_Toc29024"/>
      <w:bookmarkStart w:id="183" w:name="_Toc14012"/>
      <w:bookmarkStart w:id="184" w:name="_Toc31919"/>
      <w:bookmarkStart w:id="185" w:name="_Toc16623"/>
      <w:bookmarkStart w:id="186" w:name="_Toc21309"/>
      <w:bookmarkStart w:id="187" w:name="_Toc69297907"/>
      <w:ins w:id="188" w:author="Conqueror" w:date="2021-04-06T21:47:00Z">
        <w:r>
          <w:rPr>
            <w:rFonts w:hint="eastAsia"/>
          </w:rPr>
          <w:t>1.</w:t>
        </w:r>
      </w:ins>
      <w:r>
        <w:rPr>
          <w:rFonts w:hint="eastAsia"/>
        </w:rPr>
        <w:t>3.1</w:t>
      </w:r>
      <w:r>
        <w:rPr>
          <w:rFonts w:hint="eastAsia"/>
        </w:rPr>
        <w:t>反射波检测完整性分类</w:t>
      </w:r>
      <w:bookmarkEnd w:id="176"/>
      <w:bookmarkEnd w:id="177"/>
      <w:bookmarkEnd w:id="178"/>
      <w:bookmarkEnd w:id="179"/>
      <w:bookmarkEnd w:id="180"/>
      <w:bookmarkEnd w:id="181"/>
      <w:bookmarkEnd w:id="182"/>
      <w:bookmarkEnd w:id="183"/>
      <w:bookmarkEnd w:id="184"/>
      <w:bookmarkEnd w:id="185"/>
      <w:bookmarkEnd w:id="186"/>
      <w:bookmarkEnd w:id="187"/>
    </w:p>
    <w:p w14:paraId="0FD79BA8" w14:textId="474050E7" w:rsidR="00AC218F" w:rsidRDefault="00850CBA">
      <w:pPr>
        <w:spacing w:line="300" w:lineRule="auto"/>
        <w:ind w:firstLineChars="200" w:firstLine="420"/>
        <w:rPr>
          <w:rFonts w:ascii="宋体" w:hAnsi="宋体"/>
        </w:rPr>
      </w:pPr>
      <w:bookmarkStart w:id="189" w:name="_Hlk68959788"/>
      <w:r>
        <w:rPr>
          <w:rFonts w:ascii="宋体" w:hAnsi="宋体" w:hint="eastAsia"/>
        </w:rPr>
        <w:t>低应变反射波法是</w:t>
      </w:r>
      <w:proofErr w:type="gramStart"/>
      <w:r>
        <w:rPr>
          <w:rFonts w:ascii="宋体" w:hAnsi="宋体" w:hint="eastAsia"/>
        </w:rPr>
        <w:t>通过桩顶激振</w:t>
      </w:r>
      <w:proofErr w:type="gramEnd"/>
      <w:r>
        <w:rPr>
          <w:rFonts w:ascii="宋体" w:hAnsi="宋体" w:hint="eastAsia"/>
        </w:rPr>
        <w:t>、小锤敲击。或水中放电等方法,给</w:t>
      </w:r>
      <w:proofErr w:type="gramStart"/>
      <w:r>
        <w:rPr>
          <w:rFonts w:ascii="宋体" w:hAnsi="宋体" w:hint="eastAsia"/>
        </w:rPr>
        <w:t>桩作用</w:t>
      </w:r>
      <w:proofErr w:type="gramEnd"/>
      <w:r>
        <w:rPr>
          <w:rFonts w:ascii="宋体" w:hAnsi="宋体" w:hint="eastAsia"/>
        </w:rPr>
        <w:t>较小能量。作用在桩顶上的动荷载远小于桩的使用荷载,不足以使</w:t>
      </w:r>
      <w:proofErr w:type="gramStart"/>
      <w:r>
        <w:rPr>
          <w:rFonts w:ascii="宋体" w:hAnsi="宋体" w:hint="eastAsia"/>
        </w:rPr>
        <w:t>桩产生贯入度</w:t>
      </w:r>
      <w:proofErr w:type="gramEnd"/>
      <w:r>
        <w:rPr>
          <w:rFonts w:ascii="宋体" w:hAnsi="宋体" w:hint="eastAsia"/>
        </w:rPr>
        <w:t>,</w:t>
      </w:r>
      <w:proofErr w:type="gramStart"/>
      <w:r>
        <w:rPr>
          <w:rFonts w:ascii="宋体" w:hAnsi="宋体" w:hint="eastAsia"/>
        </w:rPr>
        <w:t>也就是说桩土之间</w:t>
      </w:r>
      <w:proofErr w:type="gramEnd"/>
      <w:r>
        <w:rPr>
          <w:rFonts w:ascii="宋体" w:hAnsi="宋体" w:hint="eastAsia"/>
        </w:rPr>
        <w:t>不产生相对位移,只产生弹性变形。低应变反射波法是通过应力波沿桩身传播和反射原理进行桩的检验。由于用它确定极限承载力的理论依据不足,误差大,甚至不准确,国外用它进行桩的检验时,主要是判断桩身结构的完整性。到目前为止,国外还没有用它来确定桩承载力的例子。低应变反射波法具有仪器设备轻便,检测速度快,费用低,</w:t>
      </w:r>
      <w:proofErr w:type="gramStart"/>
      <w:r>
        <w:rPr>
          <w:rFonts w:ascii="宋体" w:hAnsi="宋体" w:hint="eastAsia"/>
        </w:rPr>
        <w:t>检测面</w:t>
      </w:r>
      <w:proofErr w:type="gramEnd"/>
      <w:r>
        <w:rPr>
          <w:rFonts w:ascii="宋体" w:hAnsi="宋体" w:hint="eastAsia"/>
        </w:rPr>
        <w:t>广、无损等优点,而且其数学物理假设比较完善,理论模型比较成熟。目前,低应变反射波法在桩基础的完整性检测中被广泛应用</w:t>
      </w:r>
      <w:r w:rsidR="00004E22">
        <w:rPr>
          <w:rFonts w:ascii="宋体" w:hAnsi="宋体" w:hint="eastAsia"/>
        </w:rPr>
        <w:t>，</w:t>
      </w:r>
      <w:r>
        <w:rPr>
          <w:rFonts w:ascii="宋体" w:hAnsi="宋体" w:hint="eastAsia"/>
        </w:rPr>
        <w:t>本文的理论研究与数据采集亦是基于此种方法。</w:t>
      </w:r>
    </w:p>
    <w:p w14:paraId="5D7B28B0" w14:textId="61C306C6" w:rsidR="00AC218F" w:rsidRDefault="00850CBA">
      <w:pPr>
        <w:spacing w:line="300" w:lineRule="auto"/>
        <w:ind w:firstLineChars="200" w:firstLine="420"/>
        <w:rPr>
          <w:rFonts w:ascii="宋体" w:hAnsi="宋体"/>
        </w:rPr>
      </w:pPr>
      <w:r>
        <w:rPr>
          <w:rFonts w:ascii="宋体" w:hAnsi="宋体" w:hint="eastAsia"/>
        </w:rPr>
        <w:t>前期的实验时间，在指导老师的带领下学会了如何人工判别桩基础低应变检测曲线，以及相应的判别标准；得知桩基检测一般把</w:t>
      </w:r>
      <w:proofErr w:type="gramStart"/>
      <w:r>
        <w:rPr>
          <w:rFonts w:ascii="宋体" w:hAnsi="宋体" w:hint="eastAsia"/>
        </w:rPr>
        <w:t>桩分为</w:t>
      </w:r>
      <w:proofErr w:type="gramEnd"/>
      <w:r>
        <w:rPr>
          <w:rFonts w:ascii="宋体" w:hAnsi="宋体" w:hint="eastAsia"/>
        </w:rPr>
        <w:t>1-4个缺陷等级类别。</w:t>
      </w:r>
    </w:p>
    <w:bookmarkEnd w:id="189"/>
    <w:p w14:paraId="11E7B2DF" w14:textId="77777777" w:rsidR="00A53978" w:rsidRDefault="00A53978">
      <w:pPr>
        <w:spacing w:line="300" w:lineRule="auto"/>
        <w:ind w:firstLineChars="200" w:firstLine="420"/>
        <w:rPr>
          <w:rFonts w:ascii="宋体" w:hAnsi="宋体"/>
        </w:rPr>
      </w:pP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A53978" w14:paraId="3BBB08C6" w14:textId="77777777" w:rsidTr="00004E22">
        <w:trPr>
          <w:trHeight w:val="434"/>
        </w:trPr>
        <w:tc>
          <w:tcPr>
            <w:tcW w:w="1422" w:type="dxa"/>
          </w:tcPr>
          <w:p w14:paraId="01B7E1D8" w14:textId="77777777" w:rsidR="00A53978" w:rsidRDefault="00A53978" w:rsidP="00004E22">
            <w:pPr>
              <w:spacing w:line="300" w:lineRule="auto"/>
              <w:ind w:firstLineChars="100" w:firstLine="210"/>
              <w:rPr>
                <w:rFonts w:ascii="宋体" w:hAnsi="宋体"/>
              </w:rPr>
            </w:pPr>
            <w:bookmarkStart w:id="190" w:name="_Hlk68960176"/>
            <w:r>
              <w:rPr>
                <w:rFonts w:ascii="宋体" w:hAnsi="宋体" w:hint="eastAsia"/>
              </w:rPr>
              <w:t>类别</w:t>
            </w:r>
          </w:p>
        </w:tc>
        <w:tc>
          <w:tcPr>
            <w:tcW w:w="3274" w:type="dxa"/>
          </w:tcPr>
          <w:p w14:paraId="065FBC84" w14:textId="77777777" w:rsidR="00A53978" w:rsidRDefault="00A53978" w:rsidP="00004E22">
            <w:pPr>
              <w:spacing w:line="300" w:lineRule="auto"/>
              <w:ind w:left="149" w:firstLineChars="200" w:firstLine="420"/>
              <w:rPr>
                <w:rFonts w:ascii="宋体" w:hAnsi="宋体"/>
              </w:rPr>
            </w:pPr>
            <w:r>
              <w:rPr>
                <w:rFonts w:ascii="宋体" w:hAnsi="宋体" w:hint="eastAsia"/>
              </w:rPr>
              <w:t>时域信号特征</w:t>
            </w:r>
          </w:p>
        </w:tc>
        <w:tc>
          <w:tcPr>
            <w:tcW w:w="4944" w:type="dxa"/>
          </w:tcPr>
          <w:p w14:paraId="21CFCB68" w14:textId="77777777" w:rsidR="00A53978" w:rsidRDefault="00A53978" w:rsidP="00004E22">
            <w:pPr>
              <w:spacing w:line="300" w:lineRule="auto"/>
              <w:ind w:left="1224"/>
              <w:rPr>
                <w:rFonts w:ascii="宋体" w:hAnsi="宋体"/>
              </w:rPr>
            </w:pPr>
            <w:proofErr w:type="gramStart"/>
            <w:r>
              <w:rPr>
                <w:rFonts w:ascii="宋体" w:hAnsi="宋体" w:hint="eastAsia"/>
              </w:rPr>
              <w:t>幅频信号</w:t>
            </w:r>
            <w:proofErr w:type="gramEnd"/>
            <w:r>
              <w:rPr>
                <w:rFonts w:ascii="宋体" w:hAnsi="宋体" w:hint="eastAsia"/>
              </w:rPr>
              <w:t>特征</w:t>
            </w:r>
          </w:p>
        </w:tc>
      </w:tr>
      <w:tr w:rsidR="00A53978" w14:paraId="0E017C6F" w14:textId="77777777" w:rsidTr="00004E22">
        <w:trPr>
          <w:trHeight w:val="652"/>
        </w:trPr>
        <w:tc>
          <w:tcPr>
            <w:tcW w:w="1422" w:type="dxa"/>
            <w:vAlign w:val="center"/>
          </w:tcPr>
          <w:p w14:paraId="114C60C6" w14:textId="77777777" w:rsidR="00A53978" w:rsidRDefault="00A53978" w:rsidP="00004E22">
            <w:pPr>
              <w:spacing w:line="300" w:lineRule="auto"/>
              <w:ind w:firstLineChars="200" w:firstLine="420"/>
              <w:jc w:val="center"/>
              <w:rPr>
                <w:rFonts w:ascii="宋体" w:hAnsi="宋体"/>
              </w:rPr>
            </w:pPr>
            <w:r>
              <w:rPr>
                <w:rFonts w:ascii="宋体" w:hAnsi="宋体" w:hint="eastAsia"/>
              </w:rPr>
              <w:t>1类</w:t>
            </w:r>
          </w:p>
        </w:tc>
        <w:tc>
          <w:tcPr>
            <w:tcW w:w="3274" w:type="dxa"/>
          </w:tcPr>
          <w:p w14:paraId="3A2936A4" w14:textId="77777777" w:rsidR="00A53978" w:rsidRDefault="00A53978" w:rsidP="00004E22">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5A21F995" w14:textId="77777777" w:rsidR="00A53978" w:rsidRPr="00E01103" w:rsidRDefault="00A53978" w:rsidP="00004E22">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470B852" w14:textId="77777777" w:rsidR="00A53978" w:rsidRDefault="00A53978" w:rsidP="00004E22">
            <w:pPr>
              <w:widowControl/>
              <w:ind w:left="318"/>
              <w:jc w:val="left"/>
              <w:rPr>
                <w:rFonts w:ascii="宋体" w:hAnsi="宋体"/>
              </w:rPr>
            </w:pPr>
            <w:proofErr w:type="gramStart"/>
            <w:r>
              <w:rPr>
                <w:rFonts w:ascii="宋体" w:hAnsi="宋体" w:hint="eastAsia"/>
              </w:rPr>
              <w:t>桩底协振峰</w:t>
            </w:r>
            <w:proofErr w:type="gramEnd"/>
            <w:r>
              <w:rPr>
                <w:rFonts w:ascii="宋体" w:hAnsi="宋体" w:hint="eastAsia"/>
              </w:rPr>
              <w:t>排列基本等距相邻频差F=C/</w:t>
            </w:r>
            <w:r>
              <w:rPr>
                <w:rFonts w:ascii="宋体" w:hAnsi="宋体"/>
              </w:rPr>
              <w:t>2L</w:t>
            </w:r>
          </w:p>
          <w:p w14:paraId="535C10E8" w14:textId="77777777" w:rsidR="00A53978" w:rsidRDefault="00A53978" w:rsidP="00004E22">
            <w:pPr>
              <w:spacing w:line="300" w:lineRule="auto"/>
              <w:rPr>
                <w:rFonts w:ascii="宋体" w:hAnsi="宋体"/>
              </w:rPr>
            </w:pPr>
          </w:p>
        </w:tc>
      </w:tr>
      <w:tr w:rsidR="00A53978" w14:paraId="212C5399" w14:textId="77777777" w:rsidTr="00004E22">
        <w:trPr>
          <w:trHeight w:val="1142"/>
        </w:trPr>
        <w:tc>
          <w:tcPr>
            <w:tcW w:w="1422" w:type="dxa"/>
            <w:vAlign w:val="center"/>
          </w:tcPr>
          <w:p w14:paraId="6A0F743B" w14:textId="77777777" w:rsidR="00A53978" w:rsidRDefault="00A53978" w:rsidP="00004E22">
            <w:pPr>
              <w:spacing w:line="300" w:lineRule="auto"/>
              <w:ind w:firstLineChars="200" w:firstLine="420"/>
              <w:jc w:val="center"/>
              <w:rPr>
                <w:rFonts w:ascii="宋体" w:hAnsi="宋体"/>
              </w:rPr>
            </w:pPr>
          </w:p>
          <w:p w14:paraId="6DEAE754" w14:textId="77777777" w:rsidR="00A53978" w:rsidRDefault="00A53978" w:rsidP="00004E22">
            <w:pPr>
              <w:spacing w:line="300" w:lineRule="auto"/>
              <w:ind w:firstLineChars="200" w:firstLine="420"/>
              <w:jc w:val="center"/>
              <w:rPr>
                <w:rFonts w:ascii="宋体" w:hAnsi="宋体"/>
              </w:rPr>
            </w:pPr>
            <w:r>
              <w:rPr>
                <w:rFonts w:ascii="宋体" w:hAnsi="宋体" w:hint="eastAsia"/>
              </w:rPr>
              <w:t>2类</w:t>
            </w:r>
          </w:p>
          <w:p w14:paraId="67B970EF" w14:textId="77777777" w:rsidR="00A53978" w:rsidRDefault="00A53978" w:rsidP="00004E22">
            <w:pPr>
              <w:spacing w:line="300" w:lineRule="auto"/>
              <w:ind w:firstLineChars="200" w:firstLine="420"/>
              <w:jc w:val="center"/>
              <w:rPr>
                <w:rFonts w:ascii="宋体" w:hAnsi="宋体"/>
              </w:rPr>
            </w:pPr>
          </w:p>
        </w:tc>
        <w:tc>
          <w:tcPr>
            <w:tcW w:w="3274" w:type="dxa"/>
          </w:tcPr>
          <w:p w14:paraId="502E5E8F" w14:textId="77777777" w:rsidR="00A53978" w:rsidRDefault="00A53978" w:rsidP="00004E22">
            <w:pPr>
              <w:spacing w:line="300" w:lineRule="auto"/>
              <w:ind w:left="3990" w:hangingChars="1900" w:hanging="3990"/>
              <w:rPr>
                <w:rFonts w:ascii="宋体" w:hAnsi="宋体"/>
              </w:rPr>
            </w:pPr>
            <w:r>
              <w:rPr>
                <w:rFonts w:ascii="宋体" w:hAnsi="宋体" w:hint="eastAsia"/>
              </w:rPr>
              <w:t>2L/C时刻前出现轻微缺陷反射波</w:t>
            </w:r>
          </w:p>
          <w:p w14:paraId="1DEE76B5" w14:textId="77777777" w:rsidR="00A53978" w:rsidRDefault="00A53978" w:rsidP="00004E22">
            <w:pPr>
              <w:spacing w:line="300" w:lineRule="auto"/>
              <w:ind w:left="3990" w:hangingChars="1900" w:hanging="3990"/>
              <w:rPr>
                <w:rFonts w:ascii="宋体" w:hAnsi="宋体"/>
              </w:rPr>
            </w:pPr>
            <w:r>
              <w:rPr>
                <w:rFonts w:ascii="宋体" w:hAnsi="宋体" w:hint="eastAsia"/>
              </w:rPr>
              <w:t>，有桩底反射波</w:t>
            </w:r>
          </w:p>
        </w:tc>
        <w:tc>
          <w:tcPr>
            <w:tcW w:w="4944" w:type="dxa"/>
          </w:tcPr>
          <w:p w14:paraId="604CC0AA" w14:textId="77777777" w:rsidR="00A53978" w:rsidRDefault="00A53978" w:rsidP="00004E22">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排列基本等间距，轻微缺陷产生的</w:t>
            </w:r>
          </w:p>
          <w:p w14:paraId="7B881B76" w14:textId="77777777" w:rsidR="00A53978" w:rsidRDefault="00A53978" w:rsidP="00004E22">
            <w:pPr>
              <w:spacing w:line="300" w:lineRule="auto"/>
              <w:rPr>
                <w:rFonts w:ascii="宋体" w:hAnsi="宋体"/>
              </w:rPr>
            </w:pPr>
            <w:proofErr w:type="gramStart"/>
            <w:r>
              <w:rPr>
                <w:rFonts w:ascii="宋体" w:hAnsi="宋体" w:hint="eastAsia"/>
              </w:rPr>
              <w:t>协振峰</w:t>
            </w:r>
            <w:proofErr w:type="gramEnd"/>
            <w:r>
              <w:rPr>
                <w:rFonts w:ascii="宋体" w:hAnsi="宋体" w:hint="eastAsia"/>
              </w:rPr>
              <w:t>与</w:t>
            </w:r>
            <w:proofErr w:type="gramStart"/>
            <w:r>
              <w:rPr>
                <w:rFonts w:ascii="宋体" w:hAnsi="宋体" w:hint="eastAsia"/>
              </w:rPr>
              <w:t>桩底协振峰</w:t>
            </w:r>
            <w:proofErr w:type="gramEnd"/>
            <w:r>
              <w:rPr>
                <w:rFonts w:ascii="宋体" w:hAnsi="宋体" w:hint="eastAsia"/>
              </w:rPr>
              <w:t>之间的频差F</w:t>
            </w:r>
            <w:r>
              <w:rPr>
                <w:rFonts w:ascii="宋体" w:hAnsi="宋体"/>
              </w:rPr>
              <w:t>&gt;C/2L.</w:t>
            </w:r>
          </w:p>
          <w:p w14:paraId="2F9278AD" w14:textId="77777777" w:rsidR="00A53978" w:rsidRDefault="00A53978" w:rsidP="00004E22">
            <w:pPr>
              <w:spacing w:line="300" w:lineRule="auto"/>
              <w:ind w:left="3990" w:hangingChars="1900" w:hanging="3990"/>
              <w:rPr>
                <w:rFonts w:ascii="宋体" w:hAnsi="宋体"/>
              </w:rPr>
            </w:pPr>
          </w:p>
        </w:tc>
      </w:tr>
      <w:tr w:rsidR="00A53978" w14:paraId="08F63708" w14:textId="77777777" w:rsidTr="00004E22">
        <w:trPr>
          <w:trHeight w:val="603"/>
        </w:trPr>
        <w:tc>
          <w:tcPr>
            <w:tcW w:w="1422" w:type="dxa"/>
            <w:vAlign w:val="center"/>
          </w:tcPr>
          <w:p w14:paraId="3C8FEAC0" w14:textId="77777777" w:rsidR="00A53978" w:rsidRDefault="00A53978" w:rsidP="00004E22">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782D9D3D" w14:textId="77777777" w:rsidR="00A53978" w:rsidRDefault="00A53978" w:rsidP="00004E22">
            <w:pPr>
              <w:spacing w:line="300" w:lineRule="auto"/>
              <w:rPr>
                <w:rFonts w:ascii="宋体" w:hAnsi="宋体"/>
              </w:rPr>
            </w:pPr>
            <w:r>
              <w:rPr>
                <w:rFonts w:ascii="宋体" w:hAnsi="宋体" w:hint="eastAsia"/>
              </w:rPr>
              <w:t>有明显缺陷反射波，其他特征介于2类—4类之间</w:t>
            </w:r>
          </w:p>
        </w:tc>
      </w:tr>
      <w:tr w:rsidR="00A53978" w14:paraId="7487BC1D" w14:textId="77777777" w:rsidTr="00004E22">
        <w:trPr>
          <w:trHeight w:val="2445"/>
        </w:trPr>
        <w:tc>
          <w:tcPr>
            <w:tcW w:w="1422" w:type="dxa"/>
            <w:vAlign w:val="center"/>
          </w:tcPr>
          <w:p w14:paraId="68A9E9C6" w14:textId="77777777" w:rsidR="00A53978" w:rsidRDefault="00A53978" w:rsidP="00004E22">
            <w:pPr>
              <w:spacing w:line="300" w:lineRule="auto"/>
              <w:ind w:firstLineChars="200" w:firstLine="420"/>
              <w:jc w:val="center"/>
              <w:rPr>
                <w:rFonts w:ascii="宋体" w:hAnsi="宋体"/>
              </w:rPr>
            </w:pPr>
          </w:p>
          <w:p w14:paraId="597A2FCA" w14:textId="77777777" w:rsidR="00A53978" w:rsidRDefault="00A53978" w:rsidP="00004E22">
            <w:pPr>
              <w:spacing w:line="300" w:lineRule="auto"/>
              <w:ind w:firstLineChars="200" w:firstLine="420"/>
              <w:jc w:val="center"/>
              <w:rPr>
                <w:rFonts w:ascii="宋体" w:hAnsi="宋体"/>
              </w:rPr>
            </w:pPr>
            <w:r>
              <w:rPr>
                <w:rFonts w:ascii="宋体" w:hAnsi="宋体" w:hint="eastAsia"/>
              </w:rPr>
              <w:t>4类</w:t>
            </w:r>
          </w:p>
        </w:tc>
        <w:tc>
          <w:tcPr>
            <w:tcW w:w="3274" w:type="dxa"/>
          </w:tcPr>
          <w:p w14:paraId="3F883093" w14:textId="77777777" w:rsidR="00A53978" w:rsidRDefault="00A53978" w:rsidP="00004E22">
            <w:pPr>
              <w:spacing w:line="300" w:lineRule="auto"/>
              <w:rPr>
                <w:rFonts w:ascii="宋体" w:hAnsi="宋体"/>
              </w:rPr>
            </w:pPr>
            <w:r>
              <w:rPr>
                <w:rFonts w:ascii="宋体" w:hAnsi="宋体" w:hint="eastAsia"/>
              </w:rPr>
              <w:t>2L/C时刻前出现严重缺陷反射波或周期性反射波，无桩底反射波；或因桩身浅部严重缺陷使波形出现</w:t>
            </w:r>
            <w:proofErr w:type="gramStart"/>
            <w:r>
              <w:rPr>
                <w:rFonts w:ascii="宋体" w:hAnsi="宋体" w:hint="eastAsia"/>
              </w:rPr>
              <w:t>低频大</w:t>
            </w:r>
            <w:proofErr w:type="gramEnd"/>
            <w:r>
              <w:rPr>
                <w:rFonts w:ascii="宋体" w:hAnsi="宋体" w:hint="eastAsia"/>
              </w:rPr>
              <w:t>振幅衰减震动，无桩底反射波；按平均波速计算桩长明显短于设计桩长。</w:t>
            </w:r>
          </w:p>
          <w:p w14:paraId="66BC4939" w14:textId="77777777" w:rsidR="00A53978" w:rsidRDefault="00A53978" w:rsidP="00004E22">
            <w:pPr>
              <w:spacing w:line="300" w:lineRule="auto"/>
              <w:ind w:left="608"/>
              <w:rPr>
                <w:rFonts w:ascii="宋体" w:hAnsi="宋体"/>
              </w:rPr>
            </w:pPr>
          </w:p>
          <w:p w14:paraId="6051F708" w14:textId="77777777" w:rsidR="00A53978" w:rsidRDefault="00A53978" w:rsidP="00004E22">
            <w:pPr>
              <w:spacing w:line="300" w:lineRule="auto"/>
              <w:rPr>
                <w:rFonts w:ascii="宋体" w:hAnsi="宋体"/>
              </w:rPr>
            </w:pPr>
          </w:p>
        </w:tc>
        <w:tc>
          <w:tcPr>
            <w:tcW w:w="4944" w:type="dxa"/>
          </w:tcPr>
          <w:p w14:paraId="437EDA41" w14:textId="77777777" w:rsidR="00A53978" w:rsidRDefault="00A53978" w:rsidP="00004E22">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排列基本等间距，相邻频差F</w:t>
            </w:r>
            <w:r>
              <w:rPr>
                <w:rFonts w:ascii="宋体" w:hAnsi="宋体"/>
              </w:rPr>
              <w:t>&gt;C/2L</w:t>
            </w:r>
            <w:r>
              <w:rPr>
                <w:rFonts w:ascii="宋体" w:hAnsi="宋体" w:hint="eastAsia"/>
              </w:rPr>
              <w:t>，无</w:t>
            </w:r>
            <w:proofErr w:type="gramStart"/>
            <w:r>
              <w:rPr>
                <w:rFonts w:ascii="宋体" w:hAnsi="宋体" w:hint="eastAsia"/>
              </w:rPr>
              <w:t>桩底协振峰</w:t>
            </w:r>
            <w:proofErr w:type="gramEnd"/>
            <w:r>
              <w:rPr>
                <w:rFonts w:ascii="宋体" w:hAnsi="宋体" w:hint="eastAsia"/>
              </w:rPr>
              <w:t>；或因桩身部位严重缺损只出现单一</w:t>
            </w:r>
            <w:proofErr w:type="gramStart"/>
            <w:r>
              <w:rPr>
                <w:rFonts w:ascii="宋体" w:hAnsi="宋体" w:hint="eastAsia"/>
              </w:rPr>
              <w:t>的协振峰</w:t>
            </w:r>
            <w:proofErr w:type="gramEnd"/>
          </w:p>
        </w:tc>
      </w:tr>
      <w:bookmarkEnd w:id="190"/>
    </w:tbl>
    <w:p w14:paraId="58D4CBAA" w14:textId="1E24B81D" w:rsidR="00AC218F" w:rsidRPr="00A53978" w:rsidRDefault="00AC218F">
      <w:pPr>
        <w:spacing w:line="300" w:lineRule="auto"/>
        <w:ind w:firstLineChars="200" w:firstLine="420"/>
        <w:rPr>
          <w:rFonts w:ascii="宋体" w:hAnsi="宋体"/>
        </w:rPr>
      </w:pPr>
    </w:p>
    <w:p w14:paraId="76962FE4" w14:textId="77777777" w:rsidR="00AC218F" w:rsidRDefault="00AC218F">
      <w:pPr>
        <w:spacing w:line="300" w:lineRule="auto"/>
        <w:ind w:firstLineChars="200" w:firstLine="420"/>
        <w:rPr>
          <w:rFonts w:ascii="宋体" w:hAnsi="宋体"/>
        </w:rPr>
      </w:pPr>
    </w:p>
    <w:p w14:paraId="7AB836AF" w14:textId="77777777" w:rsidR="00AC218F" w:rsidRDefault="00850CBA">
      <w:pPr>
        <w:spacing w:line="300" w:lineRule="auto"/>
        <w:ind w:firstLineChars="200" w:firstLine="420"/>
      </w:pPr>
      <w:r>
        <w:rPr>
          <w:noProof/>
        </w:rPr>
        <w:lastRenderedPageBreak/>
        <w:drawing>
          <wp:inline distT="0" distB="0" distL="0" distR="0" wp14:anchorId="59A819F8" wp14:editId="20F929A5">
            <wp:extent cx="4518660" cy="29870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43024" cy="3003340"/>
                    </a:xfrm>
                    <a:prstGeom prst="rect">
                      <a:avLst/>
                    </a:prstGeom>
                    <a:noFill/>
                    <a:ln>
                      <a:noFill/>
                    </a:ln>
                  </pic:spPr>
                </pic:pic>
              </a:graphicData>
            </a:graphic>
          </wp:inline>
        </w:drawing>
      </w:r>
    </w:p>
    <w:p w14:paraId="0816D755" w14:textId="77777777" w:rsidR="00AC218F" w:rsidRDefault="00850CBA">
      <w:pPr>
        <w:spacing w:line="300" w:lineRule="auto"/>
        <w:ind w:firstLineChars="200" w:firstLine="420"/>
        <w:jc w:val="center"/>
      </w:pPr>
      <w:r>
        <w:rPr>
          <w:rFonts w:hint="eastAsia"/>
        </w:rPr>
        <w:t>(</w:t>
      </w:r>
      <w:r>
        <w:rPr>
          <w:rFonts w:hint="eastAsia"/>
        </w:rPr>
        <w:t>图</w:t>
      </w:r>
      <w:r>
        <w:rPr>
          <w:rFonts w:hint="eastAsia"/>
        </w:rPr>
        <w:t>2.1</w:t>
      </w:r>
      <w:proofErr w:type="gramStart"/>
      <w:r>
        <w:rPr>
          <w:rFonts w:hint="eastAsia"/>
        </w:rPr>
        <w:t>完整桩低应变</w:t>
      </w:r>
      <w:proofErr w:type="gramEnd"/>
      <w:r>
        <w:rPr>
          <w:rFonts w:hint="eastAsia"/>
        </w:rPr>
        <w:t>检测曲线图</w:t>
      </w:r>
      <w:r>
        <w:rPr>
          <w:rFonts w:hint="eastAsia"/>
        </w:rPr>
        <w:t>)</w:t>
      </w:r>
    </w:p>
    <w:p w14:paraId="6F4F7FD0" w14:textId="77777777" w:rsidR="00AC218F" w:rsidRDefault="00850CBA">
      <w:pPr>
        <w:spacing w:line="300" w:lineRule="auto"/>
        <w:ind w:firstLineChars="200" w:firstLine="420"/>
      </w:pPr>
      <w:r>
        <w:rPr>
          <w:noProof/>
        </w:rPr>
        <w:drawing>
          <wp:inline distT="0" distB="0" distL="0" distR="0" wp14:anchorId="11BF5DA9" wp14:editId="7578D124">
            <wp:extent cx="5274310" cy="3614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614420"/>
                    </a:xfrm>
                    <a:prstGeom prst="rect">
                      <a:avLst/>
                    </a:prstGeom>
                    <a:noFill/>
                    <a:ln>
                      <a:noFill/>
                    </a:ln>
                  </pic:spPr>
                </pic:pic>
              </a:graphicData>
            </a:graphic>
          </wp:inline>
        </w:drawing>
      </w:r>
    </w:p>
    <w:p w14:paraId="57E747A5" w14:textId="77777777" w:rsidR="00AC218F" w:rsidRDefault="00850CBA">
      <w:pPr>
        <w:spacing w:line="300" w:lineRule="auto"/>
        <w:ind w:firstLineChars="200" w:firstLine="420"/>
        <w:jc w:val="center"/>
      </w:pPr>
      <w:r>
        <w:rPr>
          <w:rFonts w:hint="eastAsia"/>
        </w:rPr>
        <w:t>（图</w:t>
      </w:r>
      <w:r>
        <w:rPr>
          <w:rFonts w:hint="eastAsia"/>
        </w:rPr>
        <w:t>2.2</w:t>
      </w:r>
      <w:r>
        <w:t xml:space="preserve"> </w:t>
      </w:r>
      <w:r>
        <w:rPr>
          <w:rFonts w:hint="eastAsia"/>
        </w:rPr>
        <w:t>存在缩颈缺陷的低应变桩基础检测曲线）</w:t>
      </w:r>
    </w:p>
    <w:p w14:paraId="5EB47329" w14:textId="5D004CA9" w:rsidR="00AC218F" w:rsidRDefault="00850CBA">
      <w:pPr>
        <w:pStyle w:val="4"/>
        <w:ind w:firstLineChars="200" w:firstLine="420"/>
        <w:pPrChange w:id="191" w:author="Conqueror" w:date="2021-04-06T21:26:00Z">
          <w:pPr>
            <w:spacing w:line="300" w:lineRule="auto"/>
            <w:ind w:firstLineChars="200" w:firstLine="420"/>
            <w:outlineLvl w:val="2"/>
          </w:pPr>
        </w:pPrChange>
      </w:pPr>
      <w:bookmarkStart w:id="192" w:name="_Toc8541"/>
      <w:bookmarkStart w:id="193" w:name="_Toc5210"/>
      <w:bookmarkStart w:id="194" w:name="_Toc18397"/>
      <w:bookmarkStart w:id="195" w:name="_Toc14171"/>
      <w:bookmarkStart w:id="196" w:name="_Toc32522"/>
      <w:bookmarkStart w:id="197" w:name="_Toc7279"/>
      <w:bookmarkStart w:id="198" w:name="_Toc740"/>
      <w:bookmarkStart w:id="199" w:name="_Toc12141"/>
      <w:bookmarkStart w:id="200" w:name="_Toc12688"/>
      <w:bookmarkStart w:id="201" w:name="_Toc17127"/>
      <w:bookmarkStart w:id="202" w:name="_Toc25722"/>
      <w:bookmarkStart w:id="203" w:name="_Toc69297908"/>
      <w:ins w:id="204" w:author="Conqueror" w:date="2021-04-06T21:47:00Z">
        <w:r>
          <w:rPr>
            <w:rFonts w:hint="eastAsia"/>
          </w:rPr>
          <w:t>1.</w:t>
        </w:r>
      </w:ins>
      <w:r>
        <w:rPr>
          <w:rFonts w:hint="eastAsia"/>
        </w:rPr>
        <w:t>3.2</w:t>
      </w:r>
      <w:r>
        <w:rPr>
          <w:rFonts w:hint="eastAsia"/>
        </w:rPr>
        <w:t>数据处理</w:t>
      </w:r>
      <w:bookmarkEnd w:id="192"/>
      <w:bookmarkEnd w:id="193"/>
      <w:bookmarkEnd w:id="194"/>
      <w:bookmarkEnd w:id="195"/>
      <w:bookmarkEnd w:id="196"/>
      <w:bookmarkEnd w:id="197"/>
      <w:bookmarkEnd w:id="198"/>
      <w:bookmarkEnd w:id="199"/>
      <w:bookmarkEnd w:id="200"/>
      <w:bookmarkEnd w:id="201"/>
      <w:bookmarkEnd w:id="202"/>
      <w:bookmarkEnd w:id="203"/>
    </w:p>
    <w:p w14:paraId="2F453CCD" w14:textId="77777777" w:rsidR="00ED1FD9" w:rsidRDefault="00850CBA" w:rsidP="00ED1FD9">
      <w:pPr>
        <w:spacing w:line="360" w:lineRule="auto"/>
        <w:ind w:firstLineChars="200" w:firstLine="420"/>
        <w:rPr>
          <w:rFonts w:ascii="黑体" w:eastAsia="黑体" w:hAnsi="黑体"/>
        </w:rPr>
      </w:pPr>
      <w:r>
        <w:rPr>
          <w:rFonts w:ascii="宋体" w:hAnsi="宋体" w:hint="eastAsia"/>
          <w:bCs/>
          <w:szCs w:val="21"/>
        </w:rPr>
        <w:t xml:space="preserve"> </w:t>
      </w:r>
      <w:r>
        <w:rPr>
          <w:rFonts w:ascii="宋体" w:hAnsi="宋体"/>
          <w:bCs/>
          <w:szCs w:val="21"/>
        </w:rPr>
        <w:t xml:space="preserve"> </w:t>
      </w:r>
      <w:bookmarkStart w:id="205" w:name="_Toc6100"/>
      <w:bookmarkStart w:id="206" w:name="_Toc32439"/>
      <w:bookmarkStart w:id="207" w:name="_Toc18539"/>
      <w:bookmarkStart w:id="208" w:name="_Toc13110"/>
      <w:bookmarkStart w:id="209" w:name="_Toc19350"/>
      <w:bookmarkStart w:id="210" w:name="_Toc24312"/>
      <w:bookmarkStart w:id="211" w:name="_Toc9748"/>
      <w:bookmarkStart w:id="212" w:name="_Toc18908"/>
      <w:bookmarkStart w:id="213" w:name="_Toc30256"/>
      <w:bookmarkStart w:id="214" w:name="_Toc30072"/>
      <w:bookmarkStart w:id="215" w:name="_Toc25864"/>
      <w:r w:rsidR="00ED1FD9">
        <w:rPr>
          <w:rFonts w:ascii="黑体" w:eastAsia="黑体" w:hAnsi="黑体" w:hint="eastAsia"/>
        </w:rPr>
        <w:t>1.建立数据库</w:t>
      </w:r>
    </w:p>
    <w:p w14:paraId="0E3A4909" w14:textId="77777777" w:rsidR="00ED1FD9" w:rsidRDefault="00ED1FD9" w:rsidP="00ED1FD9">
      <w:pPr>
        <w:spacing w:line="360" w:lineRule="auto"/>
        <w:ind w:firstLineChars="200" w:firstLine="420"/>
        <w:rPr>
          <w:bCs/>
          <w:szCs w:val="21"/>
        </w:rPr>
      </w:pPr>
      <w:r>
        <w:rPr>
          <w:rFonts w:hint="eastAsia"/>
          <w:bCs/>
          <w:szCs w:val="21"/>
        </w:rPr>
        <w:t>对</w:t>
      </w:r>
      <w:r w:rsidRPr="00F3646D">
        <w:rPr>
          <w:bCs/>
          <w:szCs w:val="21"/>
        </w:rPr>
        <w:t>桩基反射波</w:t>
      </w:r>
      <w:r w:rsidRPr="00F3646D">
        <w:rPr>
          <w:rFonts w:hint="eastAsia"/>
          <w:bCs/>
          <w:szCs w:val="21"/>
        </w:rPr>
        <w:t>3</w:t>
      </w:r>
      <w:r w:rsidRPr="00F3646D">
        <w:rPr>
          <w:rFonts w:hint="eastAsia"/>
          <w:bCs/>
          <w:szCs w:val="21"/>
        </w:rPr>
        <w:t>万余条</w:t>
      </w:r>
      <w:r w:rsidRPr="00F3646D">
        <w:rPr>
          <w:bCs/>
          <w:szCs w:val="21"/>
        </w:rPr>
        <w:t>数据</w:t>
      </w:r>
      <w:r w:rsidRPr="00F3646D">
        <w:rPr>
          <w:rFonts w:hint="eastAsia"/>
          <w:bCs/>
          <w:szCs w:val="21"/>
        </w:rPr>
        <w:t>进行信息采集、路径</w:t>
      </w:r>
      <w:r w:rsidRPr="00F3646D">
        <w:rPr>
          <w:bCs/>
          <w:szCs w:val="21"/>
        </w:rPr>
        <w:t>整理、</w:t>
      </w:r>
      <w:r w:rsidRPr="00F3646D">
        <w:rPr>
          <w:rFonts w:hint="eastAsia"/>
          <w:bCs/>
          <w:szCs w:val="21"/>
        </w:rPr>
        <w:t>信息</w:t>
      </w:r>
      <w:r w:rsidRPr="00F3646D">
        <w:rPr>
          <w:bCs/>
          <w:szCs w:val="21"/>
        </w:rPr>
        <w:t>标注</w:t>
      </w:r>
      <w:r w:rsidRPr="00F3646D">
        <w:rPr>
          <w:rFonts w:hint="eastAsia"/>
          <w:bCs/>
          <w:szCs w:val="21"/>
        </w:rPr>
        <w:t>、缺陷分类等</w:t>
      </w:r>
      <w:r w:rsidRPr="00F3646D">
        <w:rPr>
          <w:bCs/>
          <w:szCs w:val="21"/>
        </w:rPr>
        <w:t>工作。</w:t>
      </w:r>
      <w:r w:rsidRPr="00F3646D">
        <w:rPr>
          <w:rFonts w:hint="eastAsia"/>
          <w:bCs/>
          <w:szCs w:val="21"/>
        </w:rPr>
        <w:t>不</w:t>
      </w:r>
      <w:proofErr w:type="gramStart"/>
      <w:r w:rsidRPr="00F3646D">
        <w:rPr>
          <w:rFonts w:hint="eastAsia"/>
          <w:bCs/>
          <w:szCs w:val="21"/>
        </w:rPr>
        <w:lastRenderedPageBreak/>
        <w:t>考虑桩周土层</w:t>
      </w:r>
      <w:proofErr w:type="gramEnd"/>
      <w:r w:rsidRPr="00F3646D">
        <w:rPr>
          <w:rFonts w:hint="eastAsia"/>
          <w:bCs/>
          <w:szCs w:val="21"/>
        </w:rPr>
        <w:t>因素、桩端土层、施工因素等外界变量的条件，所抽取的样本数据里多为强度等级为</w:t>
      </w:r>
      <w:r w:rsidRPr="00F3646D">
        <w:rPr>
          <w:bCs/>
          <w:szCs w:val="21"/>
        </w:rPr>
        <w:t>C</w:t>
      </w:r>
      <w:r w:rsidRPr="00F3646D">
        <w:rPr>
          <w:rFonts w:hint="eastAsia"/>
          <w:bCs/>
          <w:szCs w:val="21"/>
        </w:rPr>
        <w:t>30</w:t>
      </w:r>
      <w:r w:rsidRPr="00F3646D">
        <w:rPr>
          <w:rFonts w:hint="eastAsia"/>
          <w:bCs/>
          <w:szCs w:val="21"/>
        </w:rPr>
        <w:t>—</w:t>
      </w:r>
      <w:r w:rsidRPr="00F3646D">
        <w:rPr>
          <w:rFonts w:hint="eastAsia"/>
          <w:bCs/>
          <w:szCs w:val="21"/>
        </w:rPr>
        <w:t>C</w:t>
      </w:r>
      <w:r w:rsidRPr="00F3646D">
        <w:rPr>
          <w:bCs/>
          <w:szCs w:val="21"/>
        </w:rPr>
        <w:t>80</w:t>
      </w:r>
      <w:r w:rsidRPr="00F3646D">
        <w:rPr>
          <w:rFonts w:hint="eastAsia"/>
          <w:bCs/>
          <w:szCs w:val="21"/>
        </w:rPr>
        <w:t>之间的预应力管桩。预应力管桩的单桩承载力较高，桩身材料强度的利用率也较高，桩身材</w:t>
      </w:r>
      <w:proofErr w:type="gramStart"/>
      <w:r w:rsidRPr="00F3646D">
        <w:rPr>
          <w:rFonts w:hint="eastAsia"/>
          <w:bCs/>
          <w:szCs w:val="21"/>
        </w:rPr>
        <w:t>料受到</w:t>
      </w:r>
      <w:proofErr w:type="gramEnd"/>
      <w:r w:rsidRPr="00F3646D">
        <w:rPr>
          <w:rFonts w:hint="eastAsia"/>
          <w:bCs/>
          <w:szCs w:val="21"/>
        </w:rPr>
        <w:t>外力后产生压缩变形</w:t>
      </w:r>
      <w:r>
        <w:rPr>
          <w:rFonts w:hint="eastAsia"/>
          <w:bCs/>
          <w:szCs w:val="21"/>
        </w:rPr>
        <w:t>，</w:t>
      </w:r>
      <w:r w:rsidRPr="00F3646D">
        <w:rPr>
          <w:rFonts w:hint="eastAsia"/>
          <w:bCs/>
          <w:szCs w:val="21"/>
        </w:rPr>
        <w:t>变形量的大小、</w:t>
      </w:r>
      <w:proofErr w:type="gramStart"/>
      <w:r w:rsidRPr="00F3646D">
        <w:rPr>
          <w:rFonts w:hint="eastAsia"/>
          <w:bCs/>
          <w:szCs w:val="21"/>
        </w:rPr>
        <w:t>占桩顶沉降</w:t>
      </w:r>
      <w:proofErr w:type="gramEnd"/>
      <w:r w:rsidRPr="00F3646D">
        <w:rPr>
          <w:rFonts w:hint="eastAsia"/>
          <w:bCs/>
          <w:szCs w:val="21"/>
        </w:rPr>
        <w:t>量的份额对桩的极限承载力具有较大影响，其次桩侧摩阻力和桩端阻力大小分配的重要影响因素。</w:t>
      </w:r>
    </w:p>
    <w:p w14:paraId="6D109976" w14:textId="77777777" w:rsidR="00ED1FD9" w:rsidRPr="00F3646D" w:rsidRDefault="00ED1FD9" w:rsidP="00ED1FD9">
      <w:pPr>
        <w:spacing w:line="360" w:lineRule="auto"/>
        <w:ind w:firstLineChars="200" w:firstLine="420"/>
        <w:rPr>
          <w:bCs/>
          <w:szCs w:val="21"/>
        </w:rPr>
      </w:pPr>
      <w:r>
        <w:rPr>
          <w:rFonts w:hint="eastAsia"/>
          <w:bCs/>
          <w:szCs w:val="21"/>
        </w:rPr>
        <w:t>利用计算机</w:t>
      </w:r>
      <w:proofErr w:type="gramStart"/>
      <w:r>
        <w:rPr>
          <w:rFonts w:hint="eastAsia"/>
          <w:bCs/>
          <w:szCs w:val="21"/>
        </w:rPr>
        <w:t>辅统计</w:t>
      </w:r>
      <w:proofErr w:type="gramEnd"/>
      <w:r>
        <w:rPr>
          <w:rFonts w:hint="eastAsia"/>
          <w:bCs/>
          <w:szCs w:val="21"/>
        </w:rPr>
        <w:t>收集到的全部波形数据的工地、路径、桩号、到时、振幅等信息、并生成统一数据表格，</w:t>
      </w:r>
      <w:r w:rsidRPr="00F3646D">
        <w:rPr>
          <w:rFonts w:hint="eastAsia"/>
          <w:bCs/>
          <w:szCs w:val="21"/>
        </w:rPr>
        <w:t>将低应变检测波所对应的桩长、水泥号</w:t>
      </w:r>
      <w:r>
        <w:rPr>
          <w:rFonts w:hint="eastAsia"/>
          <w:bCs/>
          <w:szCs w:val="21"/>
        </w:rPr>
        <w:t>信息</w:t>
      </w:r>
      <w:r w:rsidRPr="00F3646D">
        <w:rPr>
          <w:rFonts w:hint="eastAsia"/>
          <w:bCs/>
          <w:szCs w:val="21"/>
        </w:rPr>
        <w:t>手动</w:t>
      </w:r>
      <w:r>
        <w:rPr>
          <w:rFonts w:hint="eastAsia"/>
          <w:bCs/>
          <w:szCs w:val="21"/>
        </w:rPr>
        <w:t>添加进表格，完成</w:t>
      </w:r>
      <w:r w:rsidRPr="00F3646D">
        <w:rPr>
          <w:rFonts w:hint="eastAsia"/>
          <w:bCs/>
          <w:szCs w:val="21"/>
        </w:rPr>
        <w:t>数据</w:t>
      </w:r>
      <w:r>
        <w:rPr>
          <w:rFonts w:hint="eastAsia"/>
          <w:bCs/>
          <w:szCs w:val="21"/>
        </w:rPr>
        <w:t>库建设</w:t>
      </w:r>
      <w:r w:rsidRPr="00F3646D">
        <w:rPr>
          <w:rFonts w:hint="eastAsia"/>
          <w:bCs/>
          <w:szCs w:val="21"/>
        </w:rPr>
        <w:t>。</w:t>
      </w:r>
    </w:p>
    <w:p w14:paraId="2089AAB7" w14:textId="30DC30BD" w:rsidR="00AC218F" w:rsidRDefault="00850CBA">
      <w:pPr>
        <w:spacing w:line="300" w:lineRule="auto"/>
        <w:ind w:firstLineChars="200" w:firstLine="420"/>
        <w:pPrChange w:id="216" w:author="Conqueror" w:date="2021-04-06T21:26:00Z">
          <w:pPr>
            <w:spacing w:line="300" w:lineRule="auto"/>
            <w:ind w:firstLineChars="200" w:firstLine="420"/>
            <w:outlineLvl w:val="2"/>
          </w:pPr>
        </w:pPrChange>
      </w:pPr>
      <w:ins w:id="217" w:author="Conqueror" w:date="2021-04-06T21:47:00Z">
        <w:r>
          <w:rPr>
            <w:rFonts w:hint="eastAsia"/>
          </w:rPr>
          <w:t>1.</w:t>
        </w:r>
      </w:ins>
      <w:r>
        <w:rPr>
          <w:rFonts w:hint="eastAsia"/>
        </w:rPr>
        <w:t>3.</w:t>
      </w:r>
      <w:r>
        <w:t>3</w:t>
      </w:r>
      <w:r>
        <w:rPr>
          <w:rFonts w:hint="eastAsia"/>
        </w:rPr>
        <w:t>数据路径整合</w:t>
      </w:r>
      <w:bookmarkEnd w:id="205"/>
      <w:bookmarkEnd w:id="206"/>
      <w:bookmarkEnd w:id="207"/>
      <w:bookmarkEnd w:id="208"/>
      <w:bookmarkEnd w:id="209"/>
      <w:bookmarkEnd w:id="210"/>
      <w:bookmarkEnd w:id="211"/>
      <w:bookmarkEnd w:id="212"/>
      <w:bookmarkEnd w:id="213"/>
      <w:bookmarkEnd w:id="214"/>
      <w:bookmarkEnd w:id="215"/>
    </w:p>
    <w:p w14:paraId="5C66F3CA" w14:textId="196B83FD" w:rsidR="00AC218F" w:rsidRDefault="00850CBA">
      <w:pPr>
        <w:spacing w:line="300" w:lineRule="auto"/>
        <w:ind w:firstLineChars="200" w:firstLine="420"/>
        <w:rPr>
          <w:rFonts w:ascii="宋体" w:hAnsi="宋体"/>
          <w:bCs/>
          <w:szCs w:val="21"/>
        </w:rPr>
      </w:pPr>
      <w:r>
        <w:rPr>
          <w:rFonts w:ascii="宋体" w:hAnsi="宋体" w:hint="eastAsia"/>
          <w:bCs/>
          <w:szCs w:val="21"/>
        </w:rPr>
        <w:t>前期时间计划将数据整合在对应数据路径的文件下“Pre</w:t>
      </w:r>
      <w:r>
        <w:rPr>
          <w:rFonts w:ascii="宋体" w:hAnsi="宋体"/>
          <w:bCs/>
          <w:szCs w:val="21"/>
        </w:rPr>
        <w:t>cessData.xlsx</w:t>
      </w:r>
      <w:r>
        <w:rPr>
          <w:rFonts w:ascii="宋体" w:hAnsi="宋体" w:hint="eastAsia"/>
          <w:bCs/>
          <w:szCs w:val="21"/>
        </w:rPr>
        <w:t>”。计划拿出3万条数据后期进行神</w:t>
      </w:r>
      <w:r w:rsidR="003F7D2A">
        <w:rPr>
          <w:rFonts w:ascii="宋体" w:hAnsi="宋体" w:hint="eastAsia"/>
          <w:bCs/>
          <w:szCs w:val="21"/>
        </w:rPr>
        <w:t xml:space="preserve"> </w:t>
      </w:r>
      <w:proofErr w:type="gramStart"/>
      <w:r>
        <w:rPr>
          <w:rFonts w:ascii="宋体" w:hAnsi="宋体" w:hint="eastAsia"/>
          <w:bCs/>
          <w:szCs w:val="21"/>
        </w:rPr>
        <w:t>经网络</w:t>
      </w:r>
      <w:proofErr w:type="gramEnd"/>
      <w:r>
        <w:rPr>
          <w:rFonts w:ascii="宋体" w:hAnsi="宋体" w:hint="eastAsia"/>
          <w:bCs/>
          <w:szCs w:val="21"/>
        </w:rPr>
        <w:t>训练，</w:t>
      </w:r>
      <w:bookmarkStart w:id="218" w:name="_Hlk68964001"/>
      <w:r>
        <w:rPr>
          <w:rFonts w:ascii="宋体" w:hAnsi="宋体" w:hint="eastAsia"/>
          <w:bCs/>
          <w:szCs w:val="21"/>
        </w:rPr>
        <w:t>前期每个人处理6000余条不同工地的数据路径（见图1.2）将每个工地路径的.</w:t>
      </w:r>
      <w:r>
        <w:rPr>
          <w:rFonts w:ascii="宋体" w:hAnsi="宋体"/>
          <w:bCs/>
          <w:szCs w:val="21"/>
        </w:rPr>
        <w:t>SSS</w:t>
      </w:r>
      <w:r>
        <w:rPr>
          <w:rFonts w:ascii="宋体" w:hAnsi="宋体" w:hint="eastAsia"/>
          <w:bCs/>
          <w:szCs w:val="21"/>
        </w:rPr>
        <w:t>波形数据路径表手动输入到E</w:t>
      </w:r>
      <w:r>
        <w:rPr>
          <w:rFonts w:ascii="宋体" w:hAnsi="宋体"/>
          <w:bCs/>
          <w:szCs w:val="21"/>
        </w:rPr>
        <w:t>xcel</w:t>
      </w:r>
      <w:r>
        <w:rPr>
          <w:rFonts w:ascii="宋体" w:hAnsi="宋体" w:hint="eastAsia"/>
          <w:bCs/>
          <w:szCs w:val="21"/>
        </w:rPr>
        <w:t>表格中。执行对每条数据所对应的桩长、水泥号的数据入库。后期将每个人处理的部分合并汇总在表“汇总数据P</w:t>
      </w:r>
      <w:r>
        <w:rPr>
          <w:rFonts w:ascii="宋体" w:hAnsi="宋体"/>
          <w:bCs/>
          <w:szCs w:val="21"/>
        </w:rPr>
        <w:t>recessData.xlsx</w:t>
      </w:r>
      <w:r>
        <w:rPr>
          <w:rFonts w:ascii="宋体" w:hAnsi="宋体" w:hint="eastAsia"/>
          <w:bCs/>
          <w:szCs w:val="21"/>
        </w:rPr>
        <w:t>”下。</w:t>
      </w:r>
    </w:p>
    <w:p w14:paraId="74A366E5" w14:textId="77777777" w:rsidR="00AC218F" w:rsidRDefault="00850CBA">
      <w:pPr>
        <w:pStyle w:val="4"/>
        <w:ind w:firstLineChars="200" w:firstLine="420"/>
        <w:pPrChange w:id="219" w:author="Conqueror" w:date="2021-04-06T21:27:00Z">
          <w:pPr>
            <w:spacing w:line="300" w:lineRule="auto"/>
            <w:ind w:firstLineChars="200" w:firstLine="420"/>
            <w:outlineLvl w:val="2"/>
          </w:pPr>
        </w:pPrChange>
      </w:pPr>
      <w:bookmarkStart w:id="220" w:name="_Toc24360"/>
      <w:bookmarkStart w:id="221" w:name="_Toc3842"/>
      <w:bookmarkStart w:id="222" w:name="_Toc3276"/>
      <w:bookmarkStart w:id="223" w:name="_Toc2443"/>
      <w:bookmarkStart w:id="224" w:name="_Toc20764"/>
      <w:bookmarkStart w:id="225" w:name="_Toc7901"/>
      <w:bookmarkStart w:id="226" w:name="_Toc19582"/>
      <w:bookmarkStart w:id="227" w:name="_Toc1853"/>
      <w:bookmarkStart w:id="228" w:name="_Toc7676"/>
      <w:bookmarkStart w:id="229" w:name="_Toc23947"/>
      <w:bookmarkStart w:id="230" w:name="_Toc30908"/>
      <w:bookmarkStart w:id="231" w:name="_Toc69297909"/>
      <w:bookmarkEnd w:id="218"/>
      <w:ins w:id="232" w:author="Conqueror" w:date="2021-04-06T21:47:00Z">
        <w:r>
          <w:rPr>
            <w:rFonts w:hint="eastAsia"/>
          </w:rPr>
          <w:t>1.</w:t>
        </w:r>
      </w:ins>
      <w:r>
        <w:rPr>
          <w:rFonts w:hint="eastAsia"/>
        </w:rPr>
        <w:t>3.</w:t>
      </w:r>
      <w:r>
        <w:t>4</w:t>
      </w:r>
      <w:r>
        <w:rPr>
          <w:rFonts w:hint="eastAsia"/>
        </w:rPr>
        <w:t>人工标注检测曲线</w:t>
      </w:r>
      <w:bookmarkEnd w:id="220"/>
      <w:bookmarkEnd w:id="221"/>
      <w:bookmarkEnd w:id="222"/>
      <w:bookmarkEnd w:id="223"/>
      <w:bookmarkEnd w:id="224"/>
      <w:bookmarkEnd w:id="225"/>
      <w:bookmarkEnd w:id="226"/>
      <w:bookmarkEnd w:id="227"/>
      <w:bookmarkEnd w:id="228"/>
      <w:bookmarkEnd w:id="229"/>
      <w:bookmarkEnd w:id="230"/>
      <w:bookmarkEnd w:id="231"/>
    </w:p>
    <w:p w14:paraId="3BAF4937" w14:textId="77777777" w:rsidR="00AC218F" w:rsidRDefault="00850CBA">
      <w:pPr>
        <w:spacing w:line="300" w:lineRule="auto"/>
        <w:ind w:firstLineChars="200" w:firstLine="420"/>
        <w:rPr>
          <w:rFonts w:ascii="宋体" w:hAnsi="宋体"/>
          <w:bCs/>
          <w:szCs w:val="21"/>
        </w:rPr>
      </w:pPr>
      <w:r>
        <w:rPr>
          <w:rFonts w:ascii="宋体" w:hAnsi="宋体" w:hint="eastAsia"/>
          <w:bCs/>
          <w:szCs w:val="21"/>
        </w:rPr>
        <w:t>（1）在M</w:t>
      </w:r>
      <w:r>
        <w:rPr>
          <w:rFonts w:ascii="宋体" w:hAnsi="宋体"/>
          <w:bCs/>
          <w:szCs w:val="21"/>
        </w:rPr>
        <w:t>ATLAB</w:t>
      </w:r>
      <w:r>
        <w:rPr>
          <w:rFonts w:ascii="宋体" w:hAnsi="宋体" w:hint="eastAsia"/>
          <w:bCs/>
          <w:szCs w:val="21"/>
        </w:rPr>
        <w:t>工具箱中自行开发出一款人工分类桩基础低应变检测的a</w:t>
      </w:r>
      <w:r>
        <w:rPr>
          <w:rFonts w:ascii="宋体" w:hAnsi="宋体"/>
          <w:bCs/>
          <w:szCs w:val="21"/>
        </w:rPr>
        <w:t>pp</w:t>
      </w:r>
      <w:r>
        <w:rPr>
          <w:rFonts w:ascii="宋体" w:hAnsi="宋体" w:hint="eastAsia"/>
          <w:bCs/>
          <w:szCs w:val="21"/>
        </w:rPr>
        <w:t>，可一次标注10条数据并为其分别出1-4类别的缺陷桩。</w:t>
      </w:r>
    </w:p>
    <w:p w14:paraId="4E989DB8" w14:textId="77777777" w:rsidR="00AC218F" w:rsidRDefault="00850CBA">
      <w:pPr>
        <w:spacing w:line="300" w:lineRule="auto"/>
        <w:ind w:firstLineChars="200" w:firstLine="420"/>
        <w:rPr>
          <w:rFonts w:ascii="宋体" w:hAnsi="宋体"/>
          <w:bCs/>
          <w:szCs w:val="21"/>
        </w:rPr>
      </w:pPr>
      <w:r>
        <w:rPr>
          <w:rFonts w:ascii="宋体" w:hAnsi="宋体"/>
          <w:bCs/>
          <w:noProof/>
          <w:szCs w:val="21"/>
        </w:rPr>
        <w:drawing>
          <wp:inline distT="0" distB="0" distL="0" distR="0" wp14:anchorId="36FC4D7C" wp14:editId="08356E2F">
            <wp:extent cx="5244465" cy="312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4465" cy="312420"/>
                    </a:xfrm>
                    <a:prstGeom prst="rect">
                      <a:avLst/>
                    </a:prstGeom>
                    <a:noFill/>
                    <a:ln>
                      <a:noFill/>
                    </a:ln>
                  </pic:spPr>
                </pic:pic>
              </a:graphicData>
            </a:graphic>
          </wp:inline>
        </w:drawing>
      </w:r>
    </w:p>
    <w:p w14:paraId="7D69AE71" w14:textId="4B1C6643" w:rsidR="00AC218F" w:rsidRDefault="00850CBA" w:rsidP="009A37DC">
      <w:pPr>
        <w:spacing w:line="300" w:lineRule="auto"/>
        <w:ind w:firstLineChars="200" w:firstLine="420"/>
        <w:jc w:val="center"/>
        <w:rPr>
          <w:rFonts w:ascii="宋体" w:hAnsi="宋体"/>
          <w:bCs/>
          <w:szCs w:val="21"/>
        </w:rPr>
      </w:pPr>
      <w:r>
        <w:rPr>
          <w:rFonts w:ascii="宋体" w:hAnsi="宋体"/>
          <w:bCs/>
          <w:szCs w:val="21"/>
        </w:rPr>
        <w:t>（图1.1桩基础文件路径表）</w:t>
      </w:r>
    </w:p>
    <w:p w14:paraId="5A561E22" w14:textId="1B8BE585" w:rsidR="00AC218F" w:rsidRDefault="009A37DC">
      <w:pPr>
        <w:spacing w:line="300" w:lineRule="auto"/>
        <w:ind w:firstLineChars="200" w:firstLine="420"/>
        <w:jc w:val="center"/>
        <w:rPr>
          <w:rFonts w:ascii="宋体" w:hAnsi="宋体"/>
          <w:bCs/>
          <w:szCs w:val="21"/>
        </w:rPr>
      </w:pPr>
      <w:r>
        <w:rPr>
          <w:rFonts w:ascii="宋体" w:hAnsi="宋体"/>
          <w:bCs/>
          <w:noProof/>
          <w:szCs w:val="21"/>
        </w:rPr>
        <w:drawing>
          <wp:anchor distT="0" distB="0" distL="114300" distR="114300" simplePos="0" relativeHeight="251665920" behindDoc="0" locked="0" layoutInCell="1" allowOverlap="1" wp14:anchorId="270E8856" wp14:editId="7F1D88A3">
            <wp:simplePos x="0" y="0"/>
            <wp:positionH relativeFrom="column">
              <wp:posOffset>1191260</wp:posOffset>
            </wp:positionH>
            <wp:positionV relativeFrom="paragraph">
              <wp:posOffset>305435</wp:posOffset>
            </wp:positionV>
            <wp:extent cx="3039110" cy="3297555"/>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39110" cy="329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CBA">
        <w:rPr>
          <w:rFonts w:ascii="宋体" w:hAnsi="宋体"/>
          <w:bCs/>
          <w:szCs w:val="21"/>
        </w:rPr>
        <w:t>（图1.2文件路径汇总表“PrecessData.xlsx”）</w:t>
      </w:r>
    </w:p>
    <w:p w14:paraId="6E37FA9B" w14:textId="77777777" w:rsidR="00AC218F" w:rsidRDefault="00850CBA" w:rsidP="009A37DC">
      <w:pPr>
        <w:spacing w:line="300" w:lineRule="auto"/>
        <w:jc w:val="center"/>
        <w:rPr>
          <w:rFonts w:ascii="宋体" w:hAnsi="宋体"/>
          <w:bCs/>
          <w:szCs w:val="21"/>
        </w:rPr>
      </w:pPr>
      <w:r>
        <w:rPr>
          <w:rFonts w:ascii="宋体" w:hAnsi="宋体"/>
          <w:bCs/>
          <w:noProof/>
          <w:szCs w:val="21"/>
        </w:rPr>
        <w:lastRenderedPageBreak/>
        <w:drawing>
          <wp:inline distT="0" distB="0" distL="0" distR="0" wp14:anchorId="2FEFCA4D" wp14:editId="2B0FC35C">
            <wp:extent cx="3933119" cy="31314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3944922" cy="3140834"/>
                    </a:xfrm>
                    <a:prstGeom prst="rect">
                      <a:avLst/>
                    </a:prstGeom>
                  </pic:spPr>
                </pic:pic>
              </a:graphicData>
            </a:graphic>
          </wp:inline>
        </w:drawing>
      </w:r>
    </w:p>
    <w:p w14:paraId="7495F3B5" w14:textId="28183B26" w:rsidR="00AC218F" w:rsidRDefault="00850CBA">
      <w:pPr>
        <w:spacing w:line="300" w:lineRule="auto"/>
        <w:ind w:firstLineChars="200" w:firstLine="420"/>
        <w:jc w:val="center"/>
        <w:rPr>
          <w:rFonts w:ascii="宋体" w:hAnsi="宋体"/>
          <w:bCs/>
          <w:szCs w:val="21"/>
        </w:rPr>
      </w:pPr>
      <w:r>
        <w:rPr>
          <w:rFonts w:ascii="宋体" w:hAnsi="宋体"/>
          <w:bCs/>
          <w:szCs w:val="21"/>
        </w:rPr>
        <w:t>（图</w:t>
      </w:r>
      <w:r>
        <w:rPr>
          <w:rFonts w:ascii="宋体" w:hAnsi="宋体" w:hint="eastAsia"/>
          <w:bCs/>
          <w:szCs w:val="21"/>
        </w:rPr>
        <w:t>1.</w:t>
      </w:r>
      <w:r w:rsidR="003F7D2A">
        <w:rPr>
          <w:rFonts w:ascii="宋体" w:hAnsi="宋体" w:hint="eastAsia"/>
          <w:bCs/>
          <w:szCs w:val="21"/>
        </w:rPr>
        <w:t>3</w:t>
      </w:r>
      <w:r>
        <w:rPr>
          <w:rFonts w:ascii="宋体" w:hAnsi="宋体"/>
          <w:bCs/>
          <w:szCs w:val="21"/>
        </w:rPr>
        <w:t xml:space="preserve"> app打开文件路径界面）</w:t>
      </w:r>
    </w:p>
    <w:p w14:paraId="37B3659C" w14:textId="77777777" w:rsidR="00AC218F" w:rsidRDefault="00850CBA">
      <w:pPr>
        <w:spacing w:line="300" w:lineRule="auto"/>
        <w:ind w:firstLineChars="200" w:firstLine="420"/>
        <w:rPr>
          <w:rFonts w:ascii="宋体" w:hAnsi="宋体"/>
          <w:bCs/>
          <w:szCs w:val="21"/>
        </w:rPr>
      </w:pPr>
      <w:r>
        <w:rPr>
          <w:rFonts w:ascii="宋体" w:hAnsi="宋体" w:hint="eastAsia"/>
          <w:bCs/>
          <w:szCs w:val="21"/>
        </w:rPr>
        <w:t>分类数据a</w:t>
      </w:r>
      <w:r>
        <w:rPr>
          <w:rFonts w:ascii="宋体" w:hAnsi="宋体"/>
          <w:bCs/>
          <w:szCs w:val="21"/>
        </w:rPr>
        <w:t>pp</w:t>
      </w:r>
      <w:r>
        <w:rPr>
          <w:rFonts w:ascii="宋体" w:hAnsi="宋体" w:hint="eastAsia"/>
          <w:bCs/>
          <w:szCs w:val="21"/>
        </w:rPr>
        <w:t>做出来后计划对3万条检测数据进行人工识别并分类分工合作后每人处理了6000余条数据标注，最终标注成果汇总在一个文件路径表（“汇总数据P</w:t>
      </w:r>
      <w:r>
        <w:rPr>
          <w:rFonts w:ascii="宋体" w:hAnsi="宋体"/>
          <w:bCs/>
          <w:szCs w:val="21"/>
        </w:rPr>
        <w:t>recessData.xlsx</w:t>
      </w:r>
      <w:r>
        <w:rPr>
          <w:rFonts w:ascii="宋体" w:hAnsi="宋体" w:hint="eastAsia"/>
          <w:bCs/>
          <w:szCs w:val="21"/>
        </w:rPr>
        <w:t>”），此表涵盖了3万条数据的不同缺陷等级分类和路径汇总。</w:t>
      </w:r>
    </w:p>
    <w:p w14:paraId="784DD913" w14:textId="77777777" w:rsidR="00AC218F" w:rsidRDefault="00AC218F">
      <w:pPr>
        <w:spacing w:line="300" w:lineRule="auto"/>
        <w:ind w:firstLineChars="200" w:firstLine="420"/>
      </w:pPr>
    </w:p>
    <w:p w14:paraId="5D8DB213" w14:textId="77777777" w:rsidR="00AC218F" w:rsidRDefault="00850CBA">
      <w:pPr>
        <w:pStyle w:val="4"/>
        <w:ind w:firstLineChars="200" w:firstLine="420"/>
        <w:pPrChange w:id="233" w:author="Conqueror" w:date="2021-04-06T21:27:00Z">
          <w:pPr>
            <w:spacing w:line="300" w:lineRule="auto"/>
            <w:ind w:firstLineChars="200" w:firstLine="420"/>
            <w:outlineLvl w:val="2"/>
          </w:pPr>
        </w:pPrChange>
      </w:pPr>
      <w:bookmarkStart w:id="234" w:name="_Toc1462"/>
      <w:bookmarkStart w:id="235" w:name="_Toc7278"/>
      <w:bookmarkStart w:id="236" w:name="_Toc31611"/>
      <w:bookmarkStart w:id="237" w:name="_Toc21263"/>
      <w:bookmarkStart w:id="238" w:name="_Toc28031"/>
      <w:bookmarkStart w:id="239" w:name="_Toc3229"/>
      <w:bookmarkStart w:id="240" w:name="_Toc9149"/>
      <w:bookmarkStart w:id="241" w:name="_Toc6784"/>
      <w:bookmarkStart w:id="242" w:name="_Toc10050"/>
      <w:bookmarkStart w:id="243" w:name="_Toc27247"/>
      <w:bookmarkStart w:id="244" w:name="_Toc9980"/>
      <w:bookmarkStart w:id="245" w:name="_Toc69297910"/>
      <w:ins w:id="246" w:author="Conqueror" w:date="2021-04-06T21:47:00Z">
        <w:r>
          <w:rPr>
            <w:rFonts w:hint="eastAsia"/>
          </w:rPr>
          <w:t>1.</w:t>
        </w:r>
      </w:ins>
      <w:r>
        <w:rPr>
          <w:rFonts w:hint="eastAsia"/>
        </w:rPr>
        <w:t>3.</w:t>
      </w:r>
      <w:r>
        <w:t>5</w:t>
      </w:r>
      <w:r>
        <w:rPr>
          <w:rFonts w:hint="eastAsia"/>
        </w:rPr>
        <w:t>中期神经网络搭建</w:t>
      </w:r>
      <w:bookmarkEnd w:id="234"/>
      <w:bookmarkEnd w:id="235"/>
      <w:bookmarkEnd w:id="236"/>
      <w:bookmarkEnd w:id="237"/>
      <w:bookmarkEnd w:id="238"/>
      <w:bookmarkEnd w:id="239"/>
      <w:bookmarkEnd w:id="240"/>
      <w:bookmarkEnd w:id="241"/>
      <w:bookmarkEnd w:id="242"/>
      <w:bookmarkEnd w:id="243"/>
      <w:bookmarkEnd w:id="244"/>
      <w:bookmarkEnd w:id="245"/>
    </w:p>
    <w:p w14:paraId="1FF56CA1" w14:textId="6236FE2F" w:rsidR="00AC218F" w:rsidRDefault="00850CBA">
      <w:pPr>
        <w:spacing w:line="300" w:lineRule="auto"/>
        <w:ind w:firstLineChars="200" w:firstLine="420"/>
        <w:rPr>
          <w:rFonts w:ascii="宋体" w:hAnsi="宋体"/>
          <w:bCs/>
          <w:szCs w:val="21"/>
        </w:rPr>
      </w:pPr>
      <w:bookmarkStart w:id="247" w:name="_Hlk68967016"/>
      <w:r>
        <w:rPr>
          <w:rFonts w:ascii="宋体" w:hAnsi="宋体" w:hint="eastAsia"/>
          <w:bCs/>
          <w:szCs w:val="21"/>
        </w:rPr>
        <w:t>本次模型的建立采用L</w:t>
      </w:r>
      <w:r>
        <w:rPr>
          <w:rFonts w:ascii="宋体" w:hAnsi="宋体"/>
          <w:bCs/>
          <w:szCs w:val="21"/>
        </w:rPr>
        <w:t>STM</w:t>
      </w:r>
      <w:r>
        <w:rPr>
          <w:rFonts w:ascii="宋体" w:hAnsi="宋体" w:hint="eastAsia"/>
          <w:bCs/>
          <w:szCs w:val="21"/>
        </w:rPr>
        <w:t>（长短期记忆网络）LSTM网络的核心组件是序列输入层和LSTM层。甲序列输入层的输入序列或时间序列数据到网络中。一个LSTM</w:t>
      </w:r>
      <w:proofErr w:type="gramStart"/>
      <w:r>
        <w:rPr>
          <w:rFonts w:ascii="宋体" w:hAnsi="宋体" w:hint="eastAsia"/>
          <w:bCs/>
          <w:szCs w:val="21"/>
        </w:rPr>
        <w:t>层学习</w:t>
      </w:r>
      <w:proofErr w:type="gramEnd"/>
      <w:r>
        <w:rPr>
          <w:rFonts w:ascii="宋体" w:hAnsi="宋体" w:hint="eastAsia"/>
          <w:bCs/>
          <w:szCs w:val="21"/>
        </w:rPr>
        <w:t>序列数据的时间步长之间的长期相关性。下图说明了用于分类的简单LSTM网络的体系结构。网络从序列输入层开始，然后是LSTM层。为了预测类别标签，网络以完全连接的层，</w:t>
      </w:r>
      <w:proofErr w:type="spellStart"/>
      <w:r>
        <w:rPr>
          <w:rFonts w:ascii="宋体" w:hAnsi="宋体" w:hint="eastAsia"/>
          <w:bCs/>
          <w:szCs w:val="21"/>
        </w:rPr>
        <w:t>softmax</w:t>
      </w:r>
      <w:proofErr w:type="spellEnd"/>
      <w:r>
        <w:rPr>
          <w:rFonts w:ascii="宋体" w:hAnsi="宋体" w:hint="eastAsia"/>
          <w:bCs/>
          <w:szCs w:val="21"/>
        </w:rPr>
        <w:t>层和分类输出层结束。</w:t>
      </w:r>
    </w:p>
    <w:p w14:paraId="72C248BB" w14:textId="161FEB20" w:rsidR="00E90895" w:rsidRDefault="00E90895">
      <w:pPr>
        <w:spacing w:line="300" w:lineRule="auto"/>
        <w:ind w:firstLineChars="200" w:firstLine="420"/>
        <w:rPr>
          <w:rFonts w:ascii="宋体" w:hAnsi="宋体"/>
          <w:bCs/>
          <w:szCs w:val="21"/>
        </w:rPr>
      </w:pPr>
      <w:bookmarkStart w:id="248" w:name="_Hlk68967035"/>
      <w:bookmarkEnd w:id="247"/>
      <w:r>
        <w:rPr>
          <w:rFonts w:ascii="宋体" w:hAnsi="宋体"/>
          <w:bCs/>
          <w:noProof/>
          <w:szCs w:val="21"/>
        </w:rPr>
        <mc:AlternateContent>
          <mc:Choice Requires="wps">
            <w:drawing>
              <wp:anchor distT="0" distB="0" distL="114300" distR="114300" simplePos="0" relativeHeight="251658752" behindDoc="0" locked="0" layoutInCell="1" allowOverlap="1" wp14:anchorId="388EE531" wp14:editId="16C67ADD">
                <wp:simplePos x="0" y="0"/>
                <wp:positionH relativeFrom="column">
                  <wp:posOffset>2476908</wp:posOffset>
                </wp:positionH>
                <wp:positionV relativeFrom="paragraph">
                  <wp:posOffset>174682</wp:posOffset>
                </wp:positionV>
                <wp:extent cx="802016" cy="480187"/>
                <wp:effectExtent l="0" t="0" r="17145" b="15240"/>
                <wp:wrapNone/>
                <wp:docPr id="25" name="文本框 25"/>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451BA5A1" w14:textId="2EA2A013" w:rsidR="00A85F03" w:rsidRDefault="00A85F03" w:rsidP="00E90895">
                            <w:pPr>
                              <w:ind w:firstLineChars="100" w:firstLine="210"/>
                            </w:pPr>
                            <w:r>
                              <w:t>Fully</w:t>
                            </w:r>
                          </w:p>
                          <w:p w14:paraId="2FE3D0F2" w14:textId="638BE00A" w:rsidR="00A85F03" w:rsidRPr="00E90895" w:rsidRDefault="00A85F03" w:rsidP="00E90895">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EE531" id="_x0000_t202" coordsize="21600,21600" o:spt="202" path="m,l,21600r21600,l21600,xe">
                <v:stroke joinstyle="miter"/>
                <v:path gradientshapeok="t" o:connecttype="rect"/>
              </v:shapetype>
              <v:shape id="文本框 25" o:spid="_x0000_s1026" type="#_x0000_t202" style="position:absolute;left:0;text-align:left;margin-left:195.05pt;margin-top:13.75pt;width:63.15pt;height:3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" fillcolor="white [3201]" strokecolor="black [3200]" strokeweight="2pt">
                <v:textbox>
                  <w:txbxContent>
                    <w:p w14:paraId="451BA5A1" w14:textId="2EA2A013" w:rsidR="00A85F03" w:rsidRDefault="00A85F03" w:rsidP="00E90895">
                      <w:pPr>
                        <w:ind w:firstLineChars="100" w:firstLine="210"/>
                      </w:pPr>
                      <w:r>
                        <w:t>Fully</w:t>
                      </w:r>
                    </w:p>
                    <w:p w14:paraId="2FE3D0F2" w14:textId="638BE00A" w:rsidR="00A85F03" w:rsidRPr="00E90895" w:rsidRDefault="00A85F03" w:rsidP="00E90895">
                      <w:r>
                        <w:rPr>
                          <w:rFonts w:hint="eastAsia"/>
                        </w:rPr>
                        <w:t>C</w:t>
                      </w:r>
                      <w:r>
                        <w:t>onnected</w:t>
                      </w:r>
                    </w:p>
                  </w:txbxContent>
                </v:textbox>
              </v:shape>
            </w:pict>
          </mc:Fallback>
        </mc:AlternateContent>
      </w:r>
      <w:r>
        <w:rPr>
          <w:rFonts w:ascii="宋体" w:hAnsi="宋体"/>
          <w:bCs/>
          <w:noProof/>
          <w:szCs w:val="21"/>
        </w:rPr>
        <mc:AlternateContent>
          <mc:Choice Requires="wps">
            <w:drawing>
              <wp:anchor distT="0" distB="0" distL="114300" distR="114300" simplePos="0" relativeHeight="251651584" behindDoc="0" locked="0" layoutInCell="1" allowOverlap="1" wp14:anchorId="08921E5C" wp14:editId="57642CFA">
                <wp:simplePos x="0" y="0"/>
                <wp:positionH relativeFrom="column">
                  <wp:posOffset>1174001</wp:posOffset>
                </wp:positionH>
                <wp:positionV relativeFrom="paragraph">
                  <wp:posOffset>179155</wp:posOffset>
                </wp:positionV>
                <wp:extent cx="802005" cy="480060"/>
                <wp:effectExtent l="0" t="0" r="17145" b="15240"/>
                <wp:wrapNone/>
                <wp:docPr id="24" name="文本框 2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7F36B169" w14:textId="46244976" w:rsidR="00A85F03" w:rsidRPr="00E90895" w:rsidRDefault="00A85F03" w:rsidP="00E90895">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21E5C" id="文本框 24" o:spid="_x0000_s1027" type="#_x0000_t202" style="position:absolute;left:0;text-align:left;margin-left:92.45pt;margin-top:14.1pt;width:63.15pt;height:37.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kdGp8n4C&#10;AAAuBQAADgAAAAAAAAAAAAAAAAAuAgAAZHJzL2Uyb0RvYy54bWxQSwECLQAUAAYACAAAACEAw5in&#10;LOAAAAAKAQAADwAAAAAAAAAAAAAAAADYBAAAZHJzL2Rvd25yZXYueG1sUEsFBgAAAAAEAAQA8wAA&#10;AOUFAAAAAA==&#10;" fillcolor="white [3201]" strokecolor="black [3200]" strokeweight="2pt">
                <v:textbox>
                  <w:txbxContent>
                    <w:p w14:paraId="7F36B169" w14:textId="46244976" w:rsidR="00A85F03" w:rsidRPr="00E90895" w:rsidRDefault="00A85F03" w:rsidP="00E90895">
                      <w:pPr>
                        <w:jc w:val="center"/>
                      </w:pPr>
                      <w:r>
                        <w:t>LSTM</w:t>
                      </w:r>
                    </w:p>
                  </w:txbxContent>
                </v:textbox>
              </v:shape>
            </w:pict>
          </mc:Fallback>
        </mc:AlternateContent>
      </w:r>
      <w:r>
        <w:rPr>
          <w:rFonts w:ascii="宋体" w:hAnsi="宋体"/>
          <w:bCs/>
          <w:noProof/>
          <w:szCs w:val="21"/>
        </w:rPr>
        <mc:AlternateContent>
          <mc:Choice Requires="wps">
            <w:drawing>
              <wp:anchor distT="0" distB="0" distL="114300" distR="114300" simplePos="0" relativeHeight="251660800" behindDoc="0" locked="0" layoutInCell="1" allowOverlap="1" wp14:anchorId="2CC6B66A" wp14:editId="391E519B">
                <wp:simplePos x="0" y="0"/>
                <wp:positionH relativeFrom="column">
                  <wp:posOffset>5052060</wp:posOffset>
                </wp:positionH>
                <wp:positionV relativeFrom="paragraph">
                  <wp:posOffset>181032</wp:posOffset>
                </wp:positionV>
                <wp:extent cx="985917" cy="480187"/>
                <wp:effectExtent l="0" t="0" r="24130" b="15240"/>
                <wp:wrapNone/>
                <wp:docPr id="27" name="文本框 27"/>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6E2D0C4" w14:textId="23B9CF76" w:rsidR="00A85F03" w:rsidRPr="00E90895" w:rsidRDefault="00A85F03" w:rsidP="00E90895">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B66A" id="文本框 27" o:spid="_x0000_s1028" type="#_x0000_t202" style="position:absolute;left:0;text-align:left;margin-left:397.8pt;margin-top:14.25pt;width:77.65pt;height:37.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tRtM&#10;gYACAAAuBQAADgAAAAAAAAAAAAAAAAAuAgAAZHJzL2Uyb0RvYy54bWxQSwECLQAUAAYACAAAACEA&#10;TJlli+EAAAAKAQAADwAAAAAAAAAAAAAAAADaBAAAZHJzL2Rvd25yZXYueG1sUEsFBgAAAAAEAAQA&#10;8wAAAOgFAAAAAA==&#10;" fillcolor="white [3201]" strokecolor="black [3200]" strokeweight="2pt">
                <v:textbox>
                  <w:txbxContent>
                    <w:p w14:paraId="26E2D0C4" w14:textId="23B9CF76" w:rsidR="00A85F03" w:rsidRPr="00E90895" w:rsidRDefault="00A85F03" w:rsidP="00E90895">
                      <w:r>
                        <w:t>Classification</w:t>
                      </w:r>
                    </w:p>
                  </w:txbxContent>
                </v:textbox>
              </v:shape>
            </w:pict>
          </mc:Fallback>
        </mc:AlternateContent>
      </w:r>
      <w:r>
        <w:rPr>
          <w:rFonts w:ascii="宋体" w:hAnsi="宋体"/>
          <w:bCs/>
          <w:noProof/>
          <w:szCs w:val="21"/>
        </w:rPr>
        <mc:AlternateContent>
          <mc:Choice Requires="wps">
            <w:drawing>
              <wp:anchor distT="0" distB="0" distL="114300" distR="114300" simplePos="0" relativeHeight="251659776" behindDoc="0" locked="0" layoutInCell="1" allowOverlap="1" wp14:anchorId="77F14AF2" wp14:editId="5B2D7888">
                <wp:simplePos x="0" y="0"/>
                <wp:positionH relativeFrom="column">
                  <wp:posOffset>3821810</wp:posOffset>
                </wp:positionH>
                <wp:positionV relativeFrom="paragraph">
                  <wp:posOffset>177165</wp:posOffset>
                </wp:positionV>
                <wp:extent cx="802005" cy="474952"/>
                <wp:effectExtent l="0" t="0" r="17145" b="20955"/>
                <wp:wrapNone/>
                <wp:docPr id="26" name="文本框 26"/>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494148CD" w14:textId="2C613673" w:rsidR="00A85F03" w:rsidRPr="00E90895" w:rsidRDefault="00A85F03" w:rsidP="00E90895">
                            <w:pPr>
                              <w:jc w:val="center"/>
                            </w:pPr>
                            <w:r>
                              <w:t>Softmax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14AF2" id="文本框 26" o:spid="_x0000_s1029" type="#_x0000_t202" style="position:absolute;left:0;text-align:left;margin-left:300.95pt;margin-top:13.95pt;width:63.15pt;height:37.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" fillcolor="white [3201]" strokecolor="black [3200]" strokeweight="2pt">
                <v:textbox>
                  <w:txbxContent>
                    <w:p w14:paraId="494148CD" w14:textId="2C613673" w:rsidR="00A85F03" w:rsidRPr="00E90895" w:rsidRDefault="00A85F03" w:rsidP="00E90895">
                      <w:pPr>
                        <w:jc w:val="center"/>
                      </w:pPr>
                      <w:r>
                        <w:t>Softmax</w:t>
                      </w:r>
                    </w:p>
                  </w:txbxContent>
                </v:textbox>
              </v:shape>
            </w:pict>
          </mc:Fallback>
        </mc:AlternateContent>
      </w:r>
      <w:r>
        <w:rPr>
          <w:rFonts w:ascii="宋体" w:hAnsi="宋体"/>
          <w:bCs/>
          <w:noProof/>
          <w:szCs w:val="21"/>
        </w:rPr>
        <mc:AlternateContent>
          <mc:Choice Requires="wps">
            <w:drawing>
              <wp:anchor distT="0" distB="0" distL="114300" distR="114300" simplePos="0" relativeHeight="251650560" behindDoc="0" locked="0" layoutInCell="1" allowOverlap="1" wp14:anchorId="0A59DA07" wp14:editId="7A75CF59">
                <wp:simplePos x="0" y="0"/>
                <wp:positionH relativeFrom="column">
                  <wp:posOffset>-177718</wp:posOffset>
                </wp:positionH>
                <wp:positionV relativeFrom="paragraph">
                  <wp:posOffset>181496</wp:posOffset>
                </wp:positionV>
                <wp:extent cx="802016" cy="480187"/>
                <wp:effectExtent l="0" t="0" r="17145" b="15240"/>
                <wp:wrapNone/>
                <wp:docPr id="21" name="文本框 2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EDBAC22" w14:textId="77777777" w:rsidR="00A85F03" w:rsidRDefault="00A85F03">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A85F03" w14:paraId="531F7FC6" w14:textId="77777777" w:rsidTr="00004E22">
                              <w:trPr>
                                <w:trHeight w:val="434"/>
                              </w:trPr>
                              <w:tc>
                                <w:tcPr>
                                  <w:tcW w:w="1422" w:type="dxa"/>
                                </w:tcPr>
                                <w:p w14:paraId="0C677011" w14:textId="77777777" w:rsidR="00A85F03" w:rsidRDefault="00A85F03"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A85F03" w:rsidRDefault="00A85F03"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A85F03" w:rsidRDefault="00A85F03" w:rsidP="00E90895">
                                  <w:pPr>
                                    <w:spacing w:line="300" w:lineRule="auto"/>
                                    <w:ind w:left="1224"/>
                                    <w:rPr>
                                      <w:rFonts w:ascii="宋体" w:hAnsi="宋体"/>
                                    </w:rPr>
                                  </w:pPr>
                                  <w:r>
                                    <w:rPr>
                                      <w:rFonts w:ascii="宋体" w:hAnsi="宋体" w:hint="eastAsia"/>
                                    </w:rPr>
                                    <w:t>幅频信号特征</w:t>
                                  </w:r>
                                </w:p>
                              </w:tc>
                            </w:tr>
                            <w:tr w:rsidR="00A85F03" w14:paraId="69D402FF" w14:textId="77777777" w:rsidTr="00004E22">
                              <w:trPr>
                                <w:trHeight w:val="652"/>
                              </w:trPr>
                              <w:tc>
                                <w:tcPr>
                                  <w:tcW w:w="1422" w:type="dxa"/>
                                  <w:vAlign w:val="center"/>
                                </w:tcPr>
                                <w:p w14:paraId="7A75C3AA" w14:textId="77777777" w:rsidR="00A85F03" w:rsidRDefault="00A85F03"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A85F03" w:rsidRDefault="00A85F03"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A85F03" w:rsidRPr="00E01103" w:rsidRDefault="00A85F03"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A85F03" w:rsidRDefault="00A85F03" w:rsidP="00E90895">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1E3EC9E4" w14:textId="77777777" w:rsidR="00A85F03" w:rsidRDefault="00A85F03" w:rsidP="00E90895">
                                  <w:pPr>
                                    <w:spacing w:line="300" w:lineRule="auto"/>
                                    <w:rPr>
                                      <w:rFonts w:ascii="宋体" w:hAnsi="宋体"/>
                                    </w:rPr>
                                  </w:pPr>
                                </w:p>
                              </w:tc>
                            </w:tr>
                            <w:tr w:rsidR="00A85F03" w14:paraId="06937EDD" w14:textId="77777777" w:rsidTr="00004E22">
                              <w:trPr>
                                <w:trHeight w:val="1142"/>
                              </w:trPr>
                              <w:tc>
                                <w:tcPr>
                                  <w:tcW w:w="1422" w:type="dxa"/>
                                  <w:vAlign w:val="center"/>
                                </w:tcPr>
                                <w:p w14:paraId="0583E24F" w14:textId="77777777" w:rsidR="00A85F03" w:rsidRDefault="00A85F03" w:rsidP="00E90895">
                                  <w:pPr>
                                    <w:spacing w:line="300" w:lineRule="auto"/>
                                    <w:ind w:firstLineChars="200" w:firstLine="420"/>
                                    <w:jc w:val="center"/>
                                    <w:rPr>
                                      <w:rFonts w:ascii="宋体" w:hAnsi="宋体"/>
                                    </w:rPr>
                                  </w:pPr>
                                </w:p>
                                <w:p w14:paraId="2F8D92DE" w14:textId="77777777" w:rsidR="00A85F03" w:rsidRDefault="00A85F03" w:rsidP="00E90895">
                                  <w:pPr>
                                    <w:spacing w:line="300" w:lineRule="auto"/>
                                    <w:ind w:firstLineChars="200" w:firstLine="420"/>
                                    <w:jc w:val="center"/>
                                    <w:rPr>
                                      <w:rFonts w:ascii="宋体" w:hAnsi="宋体"/>
                                    </w:rPr>
                                  </w:pPr>
                                  <w:r>
                                    <w:rPr>
                                      <w:rFonts w:ascii="宋体" w:hAnsi="宋体" w:hint="eastAsia"/>
                                    </w:rPr>
                                    <w:t>2类</w:t>
                                  </w:r>
                                </w:p>
                                <w:p w14:paraId="654821E4" w14:textId="77777777" w:rsidR="00A85F03" w:rsidRDefault="00A85F03" w:rsidP="00E90895">
                                  <w:pPr>
                                    <w:spacing w:line="300" w:lineRule="auto"/>
                                    <w:ind w:firstLineChars="200" w:firstLine="420"/>
                                    <w:jc w:val="center"/>
                                    <w:rPr>
                                      <w:rFonts w:ascii="宋体" w:hAnsi="宋体"/>
                                    </w:rPr>
                                  </w:pPr>
                                </w:p>
                              </w:tc>
                              <w:tc>
                                <w:tcPr>
                                  <w:tcW w:w="3274" w:type="dxa"/>
                                </w:tcPr>
                                <w:p w14:paraId="1B492077" w14:textId="77777777" w:rsidR="00A85F03" w:rsidRDefault="00A85F03"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A85F03" w:rsidRDefault="00A85F03"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A85F03" w:rsidRDefault="00A85F03" w:rsidP="00E90895">
                                  <w:pPr>
                                    <w:spacing w:line="300" w:lineRule="auto"/>
                                    <w:rPr>
                                      <w:rFonts w:ascii="宋体" w:hAnsi="宋体"/>
                                    </w:rPr>
                                  </w:pPr>
                                  <w:r>
                                    <w:rPr>
                                      <w:rFonts w:ascii="宋体" w:hAnsi="宋体" w:hint="eastAsia"/>
                                    </w:rPr>
                                    <w:t>桩底协振峰排列基本等间距，轻微缺陷产生的</w:t>
                                  </w:r>
                                </w:p>
                                <w:p w14:paraId="175D9F48" w14:textId="77777777" w:rsidR="00A85F03" w:rsidRDefault="00A85F03" w:rsidP="00E90895">
                                  <w:pPr>
                                    <w:spacing w:line="300" w:lineRule="auto"/>
                                    <w:rPr>
                                      <w:rFonts w:ascii="宋体" w:hAnsi="宋体"/>
                                    </w:rPr>
                                  </w:pPr>
                                  <w:r>
                                    <w:rPr>
                                      <w:rFonts w:ascii="宋体" w:hAnsi="宋体" w:hint="eastAsia"/>
                                    </w:rPr>
                                    <w:t>协振峰与桩底协振峰之间的频差F</w:t>
                                  </w:r>
                                  <w:r>
                                    <w:rPr>
                                      <w:rFonts w:ascii="宋体" w:hAnsi="宋体"/>
                                    </w:rPr>
                                    <w:t>&gt;C/2L.</w:t>
                                  </w:r>
                                </w:p>
                                <w:p w14:paraId="7DB43CF5" w14:textId="77777777" w:rsidR="00A85F03" w:rsidRDefault="00A85F03" w:rsidP="00E90895">
                                  <w:pPr>
                                    <w:spacing w:line="300" w:lineRule="auto"/>
                                    <w:ind w:left="3990" w:hangingChars="1900" w:hanging="3990"/>
                                    <w:rPr>
                                      <w:rFonts w:ascii="宋体" w:hAnsi="宋体"/>
                                    </w:rPr>
                                  </w:pPr>
                                </w:p>
                              </w:tc>
                            </w:tr>
                            <w:tr w:rsidR="00A85F03" w14:paraId="053B71C5" w14:textId="77777777" w:rsidTr="00004E22">
                              <w:trPr>
                                <w:trHeight w:val="603"/>
                              </w:trPr>
                              <w:tc>
                                <w:tcPr>
                                  <w:tcW w:w="1422" w:type="dxa"/>
                                  <w:vAlign w:val="center"/>
                                </w:tcPr>
                                <w:p w14:paraId="6376A180" w14:textId="77777777" w:rsidR="00A85F03" w:rsidRDefault="00A85F03"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A85F03" w:rsidRDefault="00A85F03" w:rsidP="00E90895">
                                  <w:pPr>
                                    <w:spacing w:line="300" w:lineRule="auto"/>
                                    <w:rPr>
                                      <w:rFonts w:ascii="宋体" w:hAnsi="宋体"/>
                                    </w:rPr>
                                  </w:pPr>
                                  <w:r>
                                    <w:rPr>
                                      <w:rFonts w:ascii="宋体" w:hAnsi="宋体" w:hint="eastAsia"/>
                                    </w:rPr>
                                    <w:t>有明显缺陷反射波，其他特征介于2类—4类之间</w:t>
                                  </w:r>
                                </w:p>
                              </w:tc>
                            </w:tr>
                            <w:tr w:rsidR="00A85F03" w14:paraId="0FAA5675" w14:textId="77777777" w:rsidTr="00004E22">
                              <w:trPr>
                                <w:trHeight w:val="2445"/>
                              </w:trPr>
                              <w:tc>
                                <w:tcPr>
                                  <w:tcW w:w="1422" w:type="dxa"/>
                                  <w:vAlign w:val="center"/>
                                </w:tcPr>
                                <w:p w14:paraId="548844C4" w14:textId="77777777" w:rsidR="00A85F03" w:rsidRDefault="00A85F03" w:rsidP="00E90895">
                                  <w:pPr>
                                    <w:spacing w:line="300" w:lineRule="auto"/>
                                    <w:ind w:firstLineChars="200" w:firstLine="420"/>
                                    <w:jc w:val="center"/>
                                    <w:rPr>
                                      <w:rFonts w:ascii="宋体" w:hAnsi="宋体"/>
                                    </w:rPr>
                                  </w:pPr>
                                </w:p>
                                <w:p w14:paraId="0AC307DF" w14:textId="77777777" w:rsidR="00A85F03" w:rsidRDefault="00A85F03"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A85F03" w:rsidRDefault="00A85F03"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7A8EDE5D" w14:textId="77777777" w:rsidR="00A85F03" w:rsidRDefault="00A85F03" w:rsidP="00E90895">
                                  <w:pPr>
                                    <w:spacing w:line="300" w:lineRule="auto"/>
                                    <w:ind w:left="608"/>
                                    <w:rPr>
                                      <w:rFonts w:ascii="宋体" w:hAnsi="宋体"/>
                                    </w:rPr>
                                  </w:pPr>
                                </w:p>
                                <w:p w14:paraId="55F59D7B" w14:textId="77777777" w:rsidR="00A85F03" w:rsidRDefault="00A85F03" w:rsidP="00E90895">
                                  <w:pPr>
                                    <w:spacing w:line="300" w:lineRule="auto"/>
                                    <w:rPr>
                                      <w:rFonts w:ascii="宋体" w:hAnsi="宋体"/>
                                    </w:rPr>
                                  </w:pPr>
                                </w:p>
                              </w:tc>
                              <w:tc>
                                <w:tcPr>
                                  <w:tcW w:w="4944" w:type="dxa"/>
                                </w:tcPr>
                                <w:p w14:paraId="4AA74FB9" w14:textId="77777777" w:rsidR="00A85F03" w:rsidRDefault="00A85F03" w:rsidP="00E90895">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3A707E0" w14:textId="5D591DDE" w:rsidR="00A85F03" w:rsidRPr="00E90895" w:rsidRDefault="00A85F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9DA07" id="文本框 21" o:spid="_x0000_s1030" type="#_x0000_t202" style="position:absolute;left:0;text-align:left;margin-left:-14pt;margin-top:14.3pt;width:63.15pt;height:37.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" fillcolor="white [3201]" strokecolor="black [3200]" strokeweight="2pt">
                <v:textbox>
                  <w:txbxContent>
                    <w:p w14:paraId="3EDBAC22" w14:textId="77777777" w:rsidR="00A85F03" w:rsidRDefault="00A85F03">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A85F03" w14:paraId="531F7FC6" w14:textId="77777777" w:rsidTr="00004E22">
                        <w:trPr>
                          <w:trHeight w:val="434"/>
                        </w:trPr>
                        <w:tc>
                          <w:tcPr>
                            <w:tcW w:w="1422" w:type="dxa"/>
                          </w:tcPr>
                          <w:p w14:paraId="0C677011" w14:textId="77777777" w:rsidR="00A85F03" w:rsidRDefault="00A85F03"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A85F03" w:rsidRDefault="00A85F03"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A85F03" w:rsidRDefault="00A85F03" w:rsidP="00E90895">
                            <w:pPr>
                              <w:spacing w:line="300" w:lineRule="auto"/>
                              <w:ind w:left="1224"/>
                              <w:rPr>
                                <w:rFonts w:ascii="宋体" w:hAnsi="宋体"/>
                              </w:rPr>
                            </w:pPr>
                            <w:r>
                              <w:rPr>
                                <w:rFonts w:ascii="宋体" w:hAnsi="宋体" w:hint="eastAsia"/>
                              </w:rPr>
                              <w:t>幅频信号特征</w:t>
                            </w:r>
                          </w:p>
                        </w:tc>
                      </w:tr>
                      <w:tr w:rsidR="00A85F03" w14:paraId="69D402FF" w14:textId="77777777" w:rsidTr="00004E22">
                        <w:trPr>
                          <w:trHeight w:val="652"/>
                        </w:trPr>
                        <w:tc>
                          <w:tcPr>
                            <w:tcW w:w="1422" w:type="dxa"/>
                            <w:vAlign w:val="center"/>
                          </w:tcPr>
                          <w:p w14:paraId="7A75C3AA" w14:textId="77777777" w:rsidR="00A85F03" w:rsidRDefault="00A85F03"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A85F03" w:rsidRDefault="00A85F03"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A85F03" w:rsidRPr="00E01103" w:rsidRDefault="00A85F03"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A85F03" w:rsidRDefault="00A85F03" w:rsidP="00E90895">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1E3EC9E4" w14:textId="77777777" w:rsidR="00A85F03" w:rsidRDefault="00A85F03" w:rsidP="00E90895">
                            <w:pPr>
                              <w:spacing w:line="300" w:lineRule="auto"/>
                              <w:rPr>
                                <w:rFonts w:ascii="宋体" w:hAnsi="宋体"/>
                              </w:rPr>
                            </w:pPr>
                          </w:p>
                        </w:tc>
                      </w:tr>
                      <w:tr w:rsidR="00A85F03" w14:paraId="06937EDD" w14:textId="77777777" w:rsidTr="00004E22">
                        <w:trPr>
                          <w:trHeight w:val="1142"/>
                        </w:trPr>
                        <w:tc>
                          <w:tcPr>
                            <w:tcW w:w="1422" w:type="dxa"/>
                            <w:vAlign w:val="center"/>
                          </w:tcPr>
                          <w:p w14:paraId="0583E24F" w14:textId="77777777" w:rsidR="00A85F03" w:rsidRDefault="00A85F03" w:rsidP="00E90895">
                            <w:pPr>
                              <w:spacing w:line="300" w:lineRule="auto"/>
                              <w:ind w:firstLineChars="200" w:firstLine="420"/>
                              <w:jc w:val="center"/>
                              <w:rPr>
                                <w:rFonts w:ascii="宋体" w:hAnsi="宋体"/>
                              </w:rPr>
                            </w:pPr>
                          </w:p>
                          <w:p w14:paraId="2F8D92DE" w14:textId="77777777" w:rsidR="00A85F03" w:rsidRDefault="00A85F03" w:rsidP="00E90895">
                            <w:pPr>
                              <w:spacing w:line="300" w:lineRule="auto"/>
                              <w:ind w:firstLineChars="200" w:firstLine="420"/>
                              <w:jc w:val="center"/>
                              <w:rPr>
                                <w:rFonts w:ascii="宋体" w:hAnsi="宋体"/>
                              </w:rPr>
                            </w:pPr>
                            <w:r>
                              <w:rPr>
                                <w:rFonts w:ascii="宋体" w:hAnsi="宋体" w:hint="eastAsia"/>
                              </w:rPr>
                              <w:t>2类</w:t>
                            </w:r>
                          </w:p>
                          <w:p w14:paraId="654821E4" w14:textId="77777777" w:rsidR="00A85F03" w:rsidRDefault="00A85F03" w:rsidP="00E90895">
                            <w:pPr>
                              <w:spacing w:line="300" w:lineRule="auto"/>
                              <w:ind w:firstLineChars="200" w:firstLine="420"/>
                              <w:jc w:val="center"/>
                              <w:rPr>
                                <w:rFonts w:ascii="宋体" w:hAnsi="宋体"/>
                              </w:rPr>
                            </w:pPr>
                          </w:p>
                        </w:tc>
                        <w:tc>
                          <w:tcPr>
                            <w:tcW w:w="3274" w:type="dxa"/>
                          </w:tcPr>
                          <w:p w14:paraId="1B492077" w14:textId="77777777" w:rsidR="00A85F03" w:rsidRDefault="00A85F03"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A85F03" w:rsidRDefault="00A85F03"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A85F03" w:rsidRDefault="00A85F03" w:rsidP="00E90895">
                            <w:pPr>
                              <w:spacing w:line="300" w:lineRule="auto"/>
                              <w:rPr>
                                <w:rFonts w:ascii="宋体" w:hAnsi="宋体"/>
                              </w:rPr>
                            </w:pPr>
                            <w:r>
                              <w:rPr>
                                <w:rFonts w:ascii="宋体" w:hAnsi="宋体" w:hint="eastAsia"/>
                              </w:rPr>
                              <w:t>桩底协振峰排列基本等间距，轻微缺陷产生的</w:t>
                            </w:r>
                          </w:p>
                          <w:p w14:paraId="175D9F48" w14:textId="77777777" w:rsidR="00A85F03" w:rsidRDefault="00A85F03" w:rsidP="00E90895">
                            <w:pPr>
                              <w:spacing w:line="300" w:lineRule="auto"/>
                              <w:rPr>
                                <w:rFonts w:ascii="宋体" w:hAnsi="宋体"/>
                              </w:rPr>
                            </w:pPr>
                            <w:r>
                              <w:rPr>
                                <w:rFonts w:ascii="宋体" w:hAnsi="宋体" w:hint="eastAsia"/>
                              </w:rPr>
                              <w:t>协振峰与桩底协振峰之间的频差F</w:t>
                            </w:r>
                            <w:r>
                              <w:rPr>
                                <w:rFonts w:ascii="宋体" w:hAnsi="宋体"/>
                              </w:rPr>
                              <w:t>&gt;C/2L.</w:t>
                            </w:r>
                          </w:p>
                          <w:p w14:paraId="7DB43CF5" w14:textId="77777777" w:rsidR="00A85F03" w:rsidRDefault="00A85F03" w:rsidP="00E90895">
                            <w:pPr>
                              <w:spacing w:line="300" w:lineRule="auto"/>
                              <w:ind w:left="3990" w:hangingChars="1900" w:hanging="3990"/>
                              <w:rPr>
                                <w:rFonts w:ascii="宋体" w:hAnsi="宋体"/>
                              </w:rPr>
                            </w:pPr>
                          </w:p>
                        </w:tc>
                      </w:tr>
                      <w:tr w:rsidR="00A85F03" w14:paraId="053B71C5" w14:textId="77777777" w:rsidTr="00004E22">
                        <w:trPr>
                          <w:trHeight w:val="603"/>
                        </w:trPr>
                        <w:tc>
                          <w:tcPr>
                            <w:tcW w:w="1422" w:type="dxa"/>
                            <w:vAlign w:val="center"/>
                          </w:tcPr>
                          <w:p w14:paraId="6376A180" w14:textId="77777777" w:rsidR="00A85F03" w:rsidRDefault="00A85F03"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A85F03" w:rsidRDefault="00A85F03" w:rsidP="00E90895">
                            <w:pPr>
                              <w:spacing w:line="300" w:lineRule="auto"/>
                              <w:rPr>
                                <w:rFonts w:ascii="宋体" w:hAnsi="宋体"/>
                              </w:rPr>
                            </w:pPr>
                            <w:r>
                              <w:rPr>
                                <w:rFonts w:ascii="宋体" w:hAnsi="宋体" w:hint="eastAsia"/>
                              </w:rPr>
                              <w:t>有明显缺陷反射波，其他特征介于2类—4类之间</w:t>
                            </w:r>
                          </w:p>
                        </w:tc>
                      </w:tr>
                      <w:tr w:rsidR="00A85F03" w14:paraId="0FAA5675" w14:textId="77777777" w:rsidTr="00004E22">
                        <w:trPr>
                          <w:trHeight w:val="2445"/>
                        </w:trPr>
                        <w:tc>
                          <w:tcPr>
                            <w:tcW w:w="1422" w:type="dxa"/>
                            <w:vAlign w:val="center"/>
                          </w:tcPr>
                          <w:p w14:paraId="548844C4" w14:textId="77777777" w:rsidR="00A85F03" w:rsidRDefault="00A85F03" w:rsidP="00E90895">
                            <w:pPr>
                              <w:spacing w:line="300" w:lineRule="auto"/>
                              <w:ind w:firstLineChars="200" w:firstLine="420"/>
                              <w:jc w:val="center"/>
                              <w:rPr>
                                <w:rFonts w:ascii="宋体" w:hAnsi="宋体"/>
                              </w:rPr>
                            </w:pPr>
                          </w:p>
                          <w:p w14:paraId="0AC307DF" w14:textId="77777777" w:rsidR="00A85F03" w:rsidRDefault="00A85F03"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A85F03" w:rsidRDefault="00A85F03"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7A8EDE5D" w14:textId="77777777" w:rsidR="00A85F03" w:rsidRDefault="00A85F03" w:rsidP="00E90895">
                            <w:pPr>
                              <w:spacing w:line="300" w:lineRule="auto"/>
                              <w:ind w:left="608"/>
                              <w:rPr>
                                <w:rFonts w:ascii="宋体" w:hAnsi="宋体"/>
                              </w:rPr>
                            </w:pPr>
                          </w:p>
                          <w:p w14:paraId="55F59D7B" w14:textId="77777777" w:rsidR="00A85F03" w:rsidRDefault="00A85F03" w:rsidP="00E90895">
                            <w:pPr>
                              <w:spacing w:line="300" w:lineRule="auto"/>
                              <w:rPr>
                                <w:rFonts w:ascii="宋体" w:hAnsi="宋体"/>
                              </w:rPr>
                            </w:pPr>
                          </w:p>
                        </w:tc>
                        <w:tc>
                          <w:tcPr>
                            <w:tcW w:w="4944" w:type="dxa"/>
                          </w:tcPr>
                          <w:p w14:paraId="4AA74FB9" w14:textId="77777777" w:rsidR="00A85F03" w:rsidRDefault="00A85F03" w:rsidP="00E90895">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3A707E0" w14:textId="5D591DDE" w:rsidR="00A85F03" w:rsidRPr="00E90895" w:rsidRDefault="00A85F03"/>
                  </w:txbxContent>
                </v:textbox>
              </v:shape>
            </w:pict>
          </mc:Fallback>
        </mc:AlternateContent>
      </w:r>
    </w:p>
    <w:p w14:paraId="5205A115" w14:textId="698157E6" w:rsidR="00E90895" w:rsidRDefault="00E90895">
      <w:pPr>
        <w:spacing w:line="300" w:lineRule="auto"/>
        <w:ind w:firstLineChars="200" w:firstLine="420"/>
        <w:rPr>
          <w:rFonts w:ascii="宋体" w:hAnsi="宋体"/>
          <w:bCs/>
          <w:szCs w:val="21"/>
        </w:rPr>
      </w:pPr>
      <w:r>
        <w:rPr>
          <w:rFonts w:ascii="宋体" w:hAnsi="宋体"/>
          <w:bCs/>
          <w:noProof/>
          <w:szCs w:val="21"/>
        </w:rPr>
        <mc:AlternateContent>
          <mc:Choice Requires="wps">
            <w:drawing>
              <wp:anchor distT="0" distB="0" distL="114300" distR="114300" simplePos="0" relativeHeight="251664896" behindDoc="0" locked="0" layoutInCell="1" allowOverlap="1" wp14:anchorId="41ED916D" wp14:editId="14A07049">
                <wp:simplePos x="0" y="0"/>
                <wp:positionH relativeFrom="column">
                  <wp:posOffset>4568169</wp:posOffset>
                </wp:positionH>
                <wp:positionV relativeFrom="paragraph">
                  <wp:posOffset>118097</wp:posOffset>
                </wp:positionV>
                <wp:extent cx="459754" cy="45719"/>
                <wp:effectExtent l="0" t="57150" r="16510" b="50165"/>
                <wp:wrapNone/>
                <wp:docPr id="31" name="直接箭头连接符 31"/>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5050B7" id="_x0000_t32" coordsize="21600,21600" o:spt="32" o:oned="t" path="m,l21600,21600e" filled="f">
                <v:path arrowok="t" fillok="f" o:connecttype="none"/>
                <o:lock v:ext="edit" shapetype="t"/>
              </v:shapetype>
              <v:shape id="直接箭头连接符 31" o:spid="_x0000_s1026" type="#_x0000_t32" style="position:absolute;left:0;text-align:left;margin-left:359.7pt;margin-top:9.3pt;width:36.2pt;height:3.6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" strokecolor="#4579b8 [3044]">
                <v:stroke endarrow="block"/>
              </v:shape>
            </w:pict>
          </mc:Fallback>
        </mc:AlternateContent>
      </w:r>
      <w:r>
        <w:rPr>
          <w:rFonts w:ascii="宋体" w:hAnsi="宋体"/>
          <w:bCs/>
          <w:noProof/>
          <w:szCs w:val="21"/>
        </w:rPr>
        <mc:AlternateContent>
          <mc:Choice Requires="wps">
            <w:drawing>
              <wp:anchor distT="0" distB="0" distL="114300" distR="114300" simplePos="0" relativeHeight="251663872" behindDoc="0" locked="0" layoutInCell="1" allowOverlap="1" wp14:anchorId="079E9749" wp14:editId="6A006A2C">
                <wp:simplePos x="0" y="0"/>
                <wp:positionH relativeFrom="column">
                  <wp:posOffset>3305437</wp:posOffset>
                </wp:positionH>
                <wp:positionV relativeFrom="paragraph">
                  <wp:posOffset>162344</wp:posOffset>
                </wp:positionV>
                <wp:extent cx="546596" cy="10216"/>
                <wp:effectExtent l="0" t="76200" r="25400" b="85090"/>
                <wp:wrapNone/>
                <wp:docPr id="30" name="直接箭头连接符 30"/>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71DD3" id="直接箭头连接符 30" o:spid="_x0000_s1026" type="#_x0000_t32" style="position:absolute;left:0;text-align:left;margin-left:260.25pt;margin-top:12.8pt;width:43.05pt;height:.8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" strokecolor="#4579b8 [3044]">
                <v:stroke endarrow="block"/>
              </v:shape>
            </w:pict>
          </mc:Fallback>
        </mc:AlternateContent>
      </w:r>
      <w:r>
        <w:rPr>
          <w:rFonts w:ascii="宋体" w:hAnsi="宋体"/>
          <w:bCs/>
          <w:noProof/>
          <w:szCs w:val="21"/>
        </w:rPr>
        <mc:AlternateContent>
          <mc:Choice Requires="wps">
            <w:drawing>
              <wp:anchor distT="0" distB="0" distL="114300" distR="114300" simplePos="0" relativeHeight="251662848" behindDoc="0" locked="0" layoutInCell="1" allowOverlap="1" wp14:anchorId="39D07B85" wp14:editId="2CF60908">
                <wp:simplePos x="0" y="0"/>
                <wp:positionH relativeFrom="column">
                  <wp:posOffset>1961721</wp:posOffset>
                </wp:positionH>
                <wp:positionV relativeFrom="paragraph">
                  <wp:posOffset>152325</wp:posOffset>
                </wp:positionV>
                <wp:extent cx="546596" cy="10216"/>
                <wp:effectExtent l="0" t="76200" r="25400" b="85090"/>
                <wp:wrapNone/>
                <wp:docPr id="29" name="直接箭头连接符 29"/>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70265" id="直接箭头连接符 29" o:spid="_x0000_s1026" type="#_x0000_t32" style="position:absolute;left:0;text-align:left;margin-left:154.45pt;margin-top:12pt;width:43.05pt;height:.8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OLU+b34AQAADAQAAA4AAAAAAAAAAAAAAAAA&#10;LgIAAGRycy9lMm9Eb2MueG1sUEsBAi0AFAAGAAgAAAAhAKlR3PrgAAAACQEAAA8AAAAAAAAAAAAA&#10;AAAAUgQAAGRycy9kb3ducmV2LnhtbFBLBQYAAAAABAAEAPMAAABfBQAAAAA=&#10;" strokecolor="#4579b8 [3044]">
                <v:stroke endarrow="block"/>
              </v:shape>
            </w:pict>
          </mc:Fallback>
        </mc:AlternateContent>
      </w:r>
      <w:r>
        <w:rPr>
          <w:rFonts w:ascii="宋体" w:hAnsi="宋体"/>
          <w:bCs/>
          <w:noProof/>
          <w:szCs w:val="21"/>
        </w:rPr>
        <mc:AlternateContent>
          <mc:Choice Requires="wps">
            <w:drawing>
              <wp:anchor distT="0" distB="0" distL="114300" distR="114300" simplePos="0" relativeHeight="251661824" behindDoc="0" locked="0" layoutInCell="1" allowOverlap="1" wp14:anchorId="76B8B639" wp14:editId="75C532B9">
                <wp:simplePos x="0" y="0"/>
                <wp:positionH relativeFrom="column">
                  <wp:posOffset>629608</wp:posOffset>
                </wp:positionH>
                <wp:positionV relativeFrom="paragraph">
                  <wp:posOffset>128540</wp:posOffset>
                </wp:positionV>
                <wp:extent cx="546596" cy="10216"/>
                <wp:effectExtent l="0" t="76200" r="25400" b="85090"/>
                <wp:wrapNone/>
                <wp:docPr id="28" name="直接箭头连接符 28"/>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062EC" id="直接箭头连接符 28" o:spid="_x0000_s1026" type="#_x0000_t32" style="position:absolute;left:0;text-align:left;margin-left:49.6pt;margin-top:10.1pt;width:43.05pt;height:.8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GE1nPvgBAAAMBAAADgAAAAAAAAAAAAAAAAAu&#10;AgAAZHJzL2Uyb0RvYy54bWxQSwECLQAUAAYACAAAACEAkheJit8AAAAIAQAADwAAAAAAAAAAAAAA&#10;AABSBAAAZHJzL2Rvd25yZXYueG1sUEsFBgAAAAAEAAQA8wAAAF4FAAAAAA==&#10;" strokecolor="#4579b8 [3044]">
                <v:stroke endarrow="block"/>
              </v:shape>
            </w:pict>
          </mc:Fallback>
        </mc:AlternateContent>
      </w:r>
    </w:p>
    <w:p w14:paraId="006C529A" w14:textId="645D4733" w:rsidR="00E90895" w:rsidRDefault="00E90895">
      <w:pPr>
        <w:spacing w:line="300" w:lineRule="auto"/>
        <w:ind w:firstLineChars="200" w:firstLine="420"/>
        <w:rPr>
          <w:rFonts w:ascii="宋体" w:hAnsi="宋体"/>
          <w:bCs/>
          <w:szCs w:val="21"/>
        </w:rPr>
      </w:pPr>
    </w:p>
    <w:bookmarkEnd w:id="248"/>
    <w:p w14:paraId="417C1693" w14:textId="77777777" w:rsidR="00E90895" w:rsidRDefault="00E90895">
      <w:pPr>
        <w:spacing w:line="300" w:lineRule="auto"/>
        <w:ind w:firstLineChars="200" w:firstLine="420"/>
        <w:rPr>
          <w:rFonts w:ascii="宋体" w:hAnsi="宋体"/>
          <w:bCs/>
          <w:szCs w:val="21"/>
        </w:rPr>
      </w:pPr>
    </w:p>
    <w:p w14:paraId="25551B48" w14:textId="629383F8" w:rsidR="00AC218F" w:rsidRDefault="00AC218F">
      <w:pPr>
        <w:spacing w:line="300" w:lineRule="auto"/>
        <w:ind w:firstLineChars="200" w:firstLine="420"/>
        <w:rPr>
          <w:rFonts w:ascii="宋体" w:hAnsi="宋体"/>
          <w:bCs/>
          <w:szCs w:val="21"/>
        </w:rPr>
      </w:pPr>
    </w:p>
    <w:p w14:paraId="4D0454E0" w14:textId="77777777" w:rsidR="00AC218F" w:rsidRDefault="00850CBA">
      <w:pPr>
        <w:spacing w:line="300" w:lineRule="auto"/>
        <w:ind w:firstLineChars="200" w:firstLine="420"/>
        <w:rPr>
          <w:rFonts w:ascii="宋体" w:hAnsi="宋体"/>
          <w:bCs/>
          <w:szCs w:val="21"/>
        </w:rPr>
      </w:pPr>
      <w:bookmarkStart w:id="249" w:name="_Hlk68967057"/>
      <w:r>
        <w:rPr>
          <w:rFonts w:ascii="宋体" w:hAnsi="宋体" w:hint="eastAsia"/>
          <w:bCs/>
          <w:szCs w:val="21"/>
        </w:rPr>
        <w:t>L</w:t>
      </w:r>
      <w:r>
        <w:rPr>
          <w:rFonts w:ascii="宋体" w:hAnsi="宋体"/>
          <w:bCs/>
          <w:szCs w:val="21"/>
        </w:rPr>
        <w:t>STM</w:t>
      </w:r>
      <w:r>
        <w:rPr>
          <w:rFonts w:ascii="宋体" w:hAnsi="宋体" w:hint="eastAsia"/>
          <w:bCs/>
          <w:szCs w:val="21"/>
        </w:rPr>
        <w:t>网络的核心组件是序列输入层和L</w:t>
      </w:r>
      <w:r>
        <w:rPr>
          <w:rFonts w:ascii="宋体" w:hAnsi="宋体"/>
          <w:bCs/>
          <w:szCs w:val="21"/>
        </w:rPr>
        <w:t>STM</w:t>
      </w:r>
      <w:r>
        <w:rPr>
          <w:rFonts w:ascii="宋体" w:hAnsi="宋体" w:hint="eastAsia"/>
          <w:bCs/>
          <w:szCs w:val="21"/>
        </w:rPr>
        <w:t>层。序列输入层将序列或时序数据输入网络中。L</w:t>
      </w:r>
      <w:r>
        <w:rPr>
          <w:rFonts w:ascii="宋体" w:hAnsi="宋体"/>
          <w:bCs/>
          <w:szCs w:val="21"/>
        </w:rPr>
        <w:t>STM</w:t>
      </w:r>
      <w:proofErr w:type="gramStart"/>
      <w:r>
        <w:rPr>
          <w:rFonts w:ascii="宋体" w:hAnsi="宋体" w:hint="eastAsia"/>
          <w:bCs/>
          <w:szCs w:val="21"/>
        </w:rPr>
        <w:t>层学习</w:t>
      </w:r>
      <w:proofErr w:type="gramEnd"/>
      <w:r>
        <w:rPr>
          <w:rFonts w:ascii="宋体" w:hAnsi="宋体" w:hint="eastAsia"/>
          <w:bCs/>
          <w:szCs w:val="21"/>
        </w:rPr>
        <w:t>序列数据的时间</w:t>
      </w:r>
      <w:proofErr w:type="gramStart"/>
      <w:r>
        <w:rPr>
          <w:rFonts w:ascii="宋体" w:hAnsi="宋体" w:hint="eastAsia"/>
          <w:bCs/>
          <w:szCs w:val="21"/>
        </w:rPr>
        <w:t>步之间</w:t>
      </w:r>
      <w:proofErr w:type="gramEnd"/>
      <w:r>
        <w:rPr>
          <w:rFonts w:ascii="宋体" w:hAnsi="宋体" w:hint="eastAsia"/>
          <w:bCs/>
          <w:szCs w:val="21"/>
        </w:rPr>
        <w:t>的长期相关性。对于分类L</w:t>
      </w:r>
      <w:r>
        <w:rPr>
          <w:rFonts w:ascii="宋体" w:hAnsi="宋体"/>
          <w:bCs/>
          <w:szCs w:val="21"/>
        </w:rPr>
        <w:t>STM</w:t>
      </w:r>
      <w:r>
        <w:rPr>
          <w:rFonts w:ascii="宋体" w:hAnsi="宋体" w:hint="eastAsia"/>
          <w:bCs/>
          <w:szCs w:val="21"/>
        </w:rPr>
        <w:t>网络，创建一个序列输入层、一个L</w:t>
      </w:r>
      <w:r>
        <w:rPr>
          <w:rFonts w:ascii="宋体" w:hAnsi="宋体"/>
          <w:bCs/>
          <w:szCs w:val="21"/>
        </w:rPr>
        <w:t>STM</w:t>
      </w:r>
      <w:r>
        <w:rPr>
          <w:rFonts w:ascii="宋体" w:hAnsi="宋体" w:hint="eastAsia"/>
          <w:bCs/>
          <w:szCs w:val="21"/>
        </w:rPr>
        <w:t>层、一个全连接层、一个</w:t>
      </w:r>
      <w:proofErr w:type="spellStart"/>
      <w:r>
        <w:rPr>
          <w:rFonts w:ascii="宋体" w:hAnsi="宋体"/>
          <w:bCs/>
          <w:szCs w:val="21"/>
        </w:rPr>
        <w:t>softmax</w:t>
      </w:r>
      <w:proofErr w:type="spellEnd"/>
      <w:r>
        <w:rPr>
          <w:rFonts w:ascii="宋体" w:hAnsi="宋体" w:hint="eastAsia"/>
          <w:bCs/>
          <w:szCs w:val="21"/>
        </w:rPr>
        <w:t>层和一个分类输出层。</w:t>
      </w:r>
    </w:p>
    <w:p w14:paraId="52B89679" w14:textId="77777777" w:rsidR="009015C8" w:rsidRDefault="009015C8" w:rsidP="009015C8">
      <w:pPr>
        <w:pStyle w:val="5"/>
        <w:spacing w:before="312" w:after="312" w:line="300" w:lineRule="auto"/>
      </w:pPr>
      <w:bookmarkStart w:id="250" w:name="_Toc29677"/>
      <w:bookmarkStart w:id="251" w:name="_Toc4654"/>
      <w:bookmarkStart w:id="252" w:name="_Toc21102"/>
      <w:bookmarkStart w:id="253" w:name="_Toc1573"/>
      <w:bookmarkStart w:id="254" w:name="_Toc12095"/>
      <w:bookmarkStart w:id="255" w:name="_Toc3898"/>
      <w:bookmarkStart w:id="256" w:name="_Toc27186"/>
      <w:bookmarkStart w:id="257" w:name="_Toc9173"/>
      <w:bookmarkEnd w:id="249"/>
    </w:p>
    <w:p w14:paraId="33E7D20B" w14:textId="3386BACA" w:rsidR="00AC218F" w:rsidRDefault="00850CBA">
      <w:pPr>
        <w:pStyle w:val="5"/>
        <w:spacing w:before="312" w:after="312" w:line="300" w:lineRule="auto"/>
        <w:ind w:firstLineChars="200" w:firstLine="360"/>
        <w:pPrChange w:id="258" w:author="Conqueror" w:date="2021-04-06T21:27:00Z">
          <w:pPr>
            <w:spacing w:line="300" w:lineRule="auto"/>
            <w:ind w:firstLineChars="200" w:firstLine="420"/>
            <w:jc w:val="left"/>
            <w:outlineLvl w:val="3"/>
          </w:pPr>
        </w:pPrChange>
      </w:pPr>
      <w:bookmarkStart w:id="259" w:name="_Toc69297911"/>
      <w:ins w:id="260" w:author="Conqueror" w:date="2021-04-06T21:47:00Z">
        <w:r>
          <w:rPr>
            <w:rFonts w:hint="eastAsia"/>
          </w:rPr>
          <w:lastRenderedPageBreak/>
          <w:t>1.</w:t>
        </w:r>
      </w:ins>
      <w:r>
        <w:rPr>
          <w:rFonts w:hint="eastAsia"/>
        </w:rPr>
        <w:t>3.5.1</w:t>
      </w:r>
      <w:r>
        <w:rPr>
          <w:rFonts w:hint="eastAsia"/>
        </w:rPr>
        <w:t>统计汇总数据</w:t>
      </w:r>
      <w:bookmarkEnd w:id="250"/>
      <w:bookmarkEnd w:id="251"/>
      <w:bookmarkEnd w:id="252"/>
      <w:bookmarkEnd w:id="253"/>
      <w:bookmarkEnd w:id="254"/>
      <w:bookmarkEnd w:id="255"/>
      <w:bookmarkEnd w:id="256"/>
      <w:bookmarkEnd w:id="257"/>
      <w:bookmarkEnd w:id="259"/>
    </w:p>
    <w:p w14:paraId="32E49D91" w14:textId="5864BECE" w:rsidR="00AC218F" w:rsidRDefault="00850CBA" w:rsidP="00DB44A8">
      <w:pPr>
        <w:spacing w:line="300" w:lineRule="auto"/>
        <w:ind w:firstLineChars="200" w:firstLine="420"/>
        <w:rPr>
          <w:rFonts w:ascii="宋体" w:hAnsi="宋体"/>
          <w:bCs/>
          <w:szCs w:val="21"/>
        </w:rPr>
      </w:pPr>
      <w:bookmarkStart w:id="261" w:name="_Hlk68967100"/>
      <w:r>
        <w:rPr>
          <w:rFonts w:ascii="宋体" w:hAnsi="宋体" w:hint="eastAsia"/>
          <w:bCs/>
          <w:szCs w:val="21"/>
        </w:rPr>
        <w:t>首先在M</w:t>
      </w:r>
      <w:r>
        <w:rPr>
          <w:rFonts w:ascii="宋体" w:hAnsi="宋体"/>
          <w:bCs/>
          <w:szCs w:val="21"/>
        </w:rPr>
        <w:t>ATLAB</w:t>
      </w:r>
      <w:r>
        <w:rPr>
          <w:rFonts w:ascii="宋体" w:hAnsi="宋体" w:hint="eastAsia"/>
          <w:bCs/>
          <w:szCs w:val="21"/>
        </w:rPr>
        <w:t>中统计“汇总完成PrecessData.xlsx”文件下1-4类桩的分类数量。得到</w:t>
      </w:r>
      <w:proofErr w:type="gramStart"/>
      <w:r>
        <w:rPr>
          <w:rFonts w:ascii="宋体" w:hAnsi="宋体" w:hint="eastAsia"/>
          <w:bCs/>
          <w:szCs w:val="21"/>
        </w:rPr>
        <w:t>1类桩有19006条</w:t>
      </w:r>
      <w:proofErr w:type="gramEnd"/>
      <w:r>
        <w:rPr>
          <w:rFonts w:ascii="宋体" w:hAnsi="宋体" w:hint="eastAsia"/>
          <w:bCs/>
          <w:szCs w:val="21"/>
        </w:rPr>
        <w:t>、2类有6625条、3类有1001条，下一步核对每条数据路径对应的.</w:t>
      </w:r>
      <w:proofErr w:type="spellStart"/>
      <w:r>
        <w:rPr>
          <w:rFonts w:ascii="宋体" w:hAnsi="宋体"/>
          <w:bCs/>
          <w:szCs w:val="21"/>
        </w:rPr>
        <w:t>sss</w:t>
      </w:r>
      <w:proofErr w:type="spellEnd"/>
      <w:r>
        <w:rPr>
          <w:rFonts w:ascii="宋体" w:hAnsi="宋体" w:hint="eastAsia"/>
          <w:bCs/>
          <w:szCs w:val="21"/>
        </w:rPr>
        <w:t>文件是否在对应的文件夹下，做好前期数据准备的核对工作：</w:t>
      </w:r>
      <w:bookmarkEnd w:id="261"/>
    </w:p>
    <w:p w14:paraId="077DA1B7" w14:textId="77777777" w:rsidR="00AC218F" w:rsidRDefault="00850CBA">
      <w:pPr>
        <w:pStyle w:val="5"/>
        <w:spacing w:before="312" w:after="312" w:line="300" w:lineRule="auto"/>
        <w:ind w:firstLineChars="200" w:firstLine="360"/>
        <w:pPrChange w:id="262" w:author="Conqueror" w:date="2021-04-06T21:27:00Z">
          <w:pPr>
            <w:spacing w:line="300" w:lineRule="auto"/>
            <w:ind w:firstLineChars="200" w:firstLine="420"/>
            <w:jc w:val="left"/>
            <w:outlineLvl w:val="3"/>
          </w:pPr>
        </w:pPrChange>
      </w:pPr>
      <w:bookmarkStart w:id="263" w:name="_Toc32280"/>
      <w:bookmarkStart w:id="264" w:name="_Toc9026"/>
      <w:bookmarkStart w:id="265" w:name="_Toc15421"/>
      <w:bookmarkStart w:id="266" w:name="_Toc21684"/>
      <w:bookmarkStart w:id="267" w:name="_Toc26403"/>
      <w:bookmarkStart w:id="268" w:name="_Toc18179"/>
      <w:bookmarkStart w:id="269" w:name="_Toc23452"/>
      <w:bookmarkStart w:id="270" w:name="_Toc2927"/>
      <w:bookmarkStart w:id="271" w:name="_Toc69297912"/>
      <w:ins w:id="272" w:author="Conqueror" w:date="2021-04-06T21:48:00Z">
        <w:r>
          <w:rPr>
            <w:rFonts w:hint="eastAsia"/>
          </w:rPr>
          <w:t>1.</w:t>
        </w:r>
      </w:ins>
      <w:r>
        <w:rPr>
          <w:rFonts w:hint="eastAsia"/>
        </w:rPr>
        <w:t>3.</w:t>
      </w:r>
      <w:r>
        <w:t>5</w:t>
      </w:r>
      <w:r>
        <w:rPr>
          <w:rFonts w:hint="eastAsia"/>
        </w:rPr>
        <w:t>.2</w:t>
      </w:r>
      <w:r>
        <w:t xml:space="preserve"> </w:t>
      </w:r>
      <w:bookmarkStart w:id="273" w:name="_Hlk68967248"/>
      <w:r>
        <w:rPr>
          <w:rFonts w:hint="eastAsia"/>
        </w:rPr>
        <w:t>将数据转化为神经网络训练的数据</w:t>
      </w:r>
      <w:bookmarkEnd w:id="263"/>
      <w:bookmarkEnd w:id="264"/>
      <w:bookmarkEnd w:id="265"/>
      <w:bookmarkEnd w:id="266"/>
      <w:bookmarkEnd w:id="267"/>
      <w:bookmarkEnd w:id="268"/>
      <w:bookmarkEnd w:id="269"/>
      <w:bookmarkEnd w:id="270"/>
      <w:bookmarkEnd w:id="271"/>
      <w:bookmarkEnd w:id="273"/>
    </w:p>
    <w:p w14:paraId="77A719F1" w14:textId="63B4A044" w:rsidR="00AC218F" w:rsidRDefault="00850CBA" w:rsidP="00DB44A8">
      <w:pPr>
        <w:spacing w:line="300" w:lineRule="auto"/>
        <w:ind w:firstLineChars="200" w:firstLine="420"/>
        <w:rPr>
          <w:rFonts w:ascii="宋体" w:hAnsi="宋体"/>
          <w:bCs/>
          <w:szCs w:val="21"/>
        </w:rPr>
      </w:pPr>
      <w:bookmarkStart w:id="274" w:name="_Hlk68967282"/>
      <w:r>
        <w:rPr>
          <w:rFonts w:ascii="宋体" w:hAnsi="宋体" w:hint="eastAsia"/>
          <w:bCs/>
          <w:szCs w:val="21"/>
        </w:rPr>
        <w:t>由于在分类时还有部分数据标签人工标注为5类、-2类（无法判别）、6类（波形有明显差错）的数据，首先剔除不是1-4类的数据。我们计划将数据分为两部分，百分之</w:t>
      </w:r>
      <w:proofErr w:type="gramStart"/>
      <w:r>
        <w:rPr>
          <w:rFonts w:ascii="宋体" w:hAnsi="宋体" w:hint="eastAsia"/>
          <w:bCs/>
          <w:szCs w:val="21"/>
        </w:rPr>
        <w:t>80</w:t>
      </w:r>
      <w:proofErr w:type="gramEnd"/>
      <w:r>
        <w:rPr>
          <w:rFonts w:ascii="宋体" w:hAnsi="宋体" w:hint="eastAsia"/>
          <w:bCs/>
          <w:szCs w:val="21"/>
        </w:rPr>
        <w:t>的数据用于训练集，剩余百分之</w:t>
      </w:r>
      <w:proofErr w:type="gramStart"/>
      <w:r>
        <w:rPr>
          <w:rFonts w:ascii="宋体" w:hAnsi="宋体" w:hint="eastAsia"/>
          <w:bCs/>
          <w:szCs w:val="21"/>
        </w:rPr>
        <w:t>20</w:t>
      </w:r>
      <w:proofErr w:type="gramEnd"/>
      <w:r>
        <w:rPr>
          <w:rFonts w:ascii="宋体" w:hAnsi="宋体" w:hint="eastAsia"/>
          <w:bCs/>
          <w:szCs w:val="21"/>
        </w:rPr>
        <w:t>用于验证集验证模型的可行性。将转化后的数据保存在一个.</w:t>
      </w:r>
      <w:r>
        <w:rPr>
          <w:rFonts w:ascii="宋体" w:hAnsi="宋体"/>
          <w:bCs/>
          <w:szCs w:val="21"/>
        </w:rPr>
        <w:t>mat</w:t>
      </w:r>
      <w:r>
        <w:rPr>
          <w:rFonts w:ascii="宋体" w:hAnsi="宋体" w:hint="eastAsia"/>
          <w:bCs/>
          <w:szCs w:val="21"/>
        </w:rPr>
        <w:t>格式的文件夹下方便此后训练调用。由于采用了L</w:t>
      </w:r>
      <w:r>
        <w:rPr>
          <w:rFonts w:ascii="宋体" w:hAnsi="宋体"/>
          <w:bCs/>
          <w:szCs w:val="21"/>
        </w:rPr>
        <w:t>STM</w:t>
      </w:r>
      <w:r>
        <w:rPr>
          <w:rFonts w:ascii="宋体" w:hAnsi="宋体" w:hint="eastAsia"/>
          <w:bCs/>
          <w:szCs w:val="21"/>
        </w:rPr>
        <w:t>时序神经网络进行序列数据的分类在训练过程中，默认情况下，软件将训练数据拆分成小</w:t>
      </w:r>
      <w:proofErr w:type="gramStart"/>
      <w:r>
        <w:rPr>
          <w:rFonts w:ascii="宋体" w:hAnsi="宋体" w:hint="eastAsia"/>
          <w:bCs/>
          <w:szCs w:val="21"/>
        </w:rPr>
        <w:t>批量并</w:t>
      </w:r>
      <w:proofErr w:type="gramEnd"/>
      <w:r>
        <w:rPr>
          <w:rFonts w:ascii="宋体" w:hAnsi="宋体" w:hint="eastAsia"/>
          <w:bCs/>
          <w:szCs w:val="21"/>
        </w:rPr>
        <w:t>填充序列，使它们具有相同的长度。过多填充会对网络性能产生负面影响。为了防止训练过程添加过多填充，按序列长度对训练数据进行排序，并选择合适的小批量大小，以使同一小</w:t>
      </w:r>
      <w:proofErr w:type="gramStart"/>
      <w:r>
        <w:rPr>
          <w:rFonts w:ascii="宋体" w:hAnsi="宋体" w:hint="eastAsia"/>
          <w:bCs/>
          <w:szCs w:val="21"/>
        </w:rPr>
        <w:t>批量中</w:t>
      </w:r>
      <w:proofErr w:type="gramEnd"/>
      <w:r>
        <w:rPr>
          <w:rFonts w:ascii="宋体" w:hAnsi="宋体" w:hint="eastAsia"/>
          <w:bCs/>
          <w:szCs w:val="21"/>
        </w:rPr>
        <w:t>的序列长度相近。</w:t>
      </w:r>
      <w:bookmarkEnd w:id="274"/>
    </w:p>
    <w:p w14:paraId="609B1827" w14:textId="38F32A90" w:rsidR="00AC218F" w:rsidRDefault="00DB44A8" w:rsidP="00DB44A8">
      <w:pPr>
        <w:spacing w:line="300" w:lineRule="auto"/>
        <w:rPr>
          <w:rFonts w:ascii="宋体" w:hAnsi="宋体"/>
          <w:bCs/>
          <w:szCs w:val="21"/>
        </w:rPr>
      </w:pPr>
      <w:r>
        <w:rPr>
          <w:rFonts w:ascii="宋体" w:hAnsi="宋体"/>
          <w:bCs/>
          <w:noProof/>
          <w:szCs w:val="21"/>
        </w:rPr>
        <w:drawing>
          <wp:anchor distT="0" distB="0" distL="114300" distR="114300" simplePos="0" relativeHeight="251649536" behindDoc="0" locked="0" layoutInCell="1" allowOverlap="1" wp14:anchorId="643A98B3" wp14:editId="2937D39A">
            <wp:simplePos x="0" y="0"/>
            <wp:positionH relativeFrom="column">
              <wp:posOffset>1206539</wp:posOffset>
            </wp:positionH>
            <wp:positionV relativeFrom="paragraph">
              <wp:posOffset>541084</wp:posOffset>
            </wp:positionV>
            <wp:extent cx="2720284" cy="2125733"/>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4863" t="18104" r="6155" b="4226"/>
                    <a:stretch/>
                  </pic:blipFill>
                  <pic:spPr bwMode="auto">
                    <a:xfrm>
                      <a:off x="0" y="0"/>
                      <a:ext cx="2720284" cy="2125733"/>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宋体" w:hAnsi="宋体" w:hint="eastAsia"/>
          <w:bCs/>
          <w:szCs w:val="21"/>
        </w:rPr>
        <w:t>如</w:t>
      </w:r>
      <w:r w:rsidR="00850CBA">
        <w:rPr>
          <w:rFonts w:ascii="宋体" w:hAnsi="宋体" w:hint="eastAsia"/>
          <w:bCs/>
          <w:szCs w:val="21"/>
        </w:rPr>
        <w:t>图可看出检测曲线1-4类的样本数量分布状况，1类桩是完好桩所占比例最大，其余桩</w:t>
      </w:r>
      <w:proofErr w:type="gramStart"/>
      <w:r w:rsidR="00850CBA">
        <w:rPr>
          <w:rFonts w:ascii="宋体" w:hAnsi="宋体" w:hint="eastAsia"/>
          <w:bCs/>
          <w:szCs w:val="21"/>
        </w:rPr>
        <w:t>占比较</w:t>
      </w:r>
      <w:proofErr w:type="gramEnd"/>
      <w:r w:rsidR="00850CBA">
        <w:rPr>
          <w:rFonts w:ascii="宋体" w:hAnsi="宋体" w:hint="eastAsia"/>
          <w:bCs/>
          <w:szCs w:val="21"/>
        </w:rPr>
        <w:t>小。</w:t>
      </w:r>
    </w:p>
    <w:p w14:paraId="38FA75B2" w14:textId="42987BEB" w:rsidR="00AC218F" w:rsidRDefault="00DB44A8" w:rsidP="00DB44A8">
      <w:pPr>
        <w:spacing w:line="300" w:lineRule="auto"/>
        <w:ind w:firstLineChars="200" w:firstLine="420"/>
        <w:jc w:val="center"/>
      </w:pPr>
      <w:r>
        <w:rPr>
          <w:rFonts w:hint="eastAsia"/>
        </w:rPr>
        <w:t>（图</w:t>
      </w:r>
      <w:r>
        <w:rPr>
          <w:rFonts w:hint="eastAsia"/>
        </w:rPr>
        <w:t>1-4</w:t>
      </w:r>
      <w:r>
        <w:rPr>
          <w:rFonts w:hint="eastAsia"/>
        </w:rPr>
        <w:t>）</w:t>
      </w:r>
    </w:p>
    <w:p w14:paraId="7B820C38" w14:textId="77777777" w:rsidR="00AC218F" w:rsidRDefault="00850CBA">
      <w:pPr>
        <w:pStyle w:val="5"/>
        <w:spacing w:before="312" w:after="312" w:line="300" w:lineRule="auto"/>
        <w:ind w:firstLineChars="200" w:firstLine="360"/>
        <w:pPrChange w:id="275" w:author="Conqueror" w:date="2021-04-06T21:27:00Z">
          <w:pPr>
            <w:spacing w:line="300" w:lineRule="auto"/>
            <w:ind w:firstLineChars="200" w:firstLine="420"/>
            <w:jc w:val="left"/>
            <w:outlineLvl w:val="3"/>
          </w:pPr>
        </w:pPrChange>
      </w:pPr>
      <w:bookmarkStart w:id="276" w:name="_Toc15828"/>
      <w:bookmarkStart w:id="277" w:name="_Toc14379"/>
      <w:bookmarkStart w:id="278" w:name="_Toc5109"/>
      <w:bookmarkStart w:id="279" w:name="_Toc14771"/>
      <w:bookmarkStart w:id="280" w:name="_Toc30156"/>
      <w:bookmarkStart w:id="281" w:name="_Toc1818"/>
      <w:bookmarkStart w:id="282" w:name="_Toc12044"/>
      <w:bookmarkStart w:id="283" w:name="_Toc7005"/>
      <w:bookmarkStart w:id="284" w:name="_Toc69297913"/>
      <w:ins w:id="285" w:author="Conqueror" w:date="2021-04-06T21:48:00Z">
        <w:r>
          <w:rPr>
            <w:rFonts w:hint="eastAsia"/>
          </w:rPr>
          <w:t>1.</w:t>
        </w:r>
      </w:ins>
      <w:r>
        <w:rPr>
          <w:rFonts w:hint="eastAsia"/>
        </w:rPr>
        <w:t>3.5.3</w:t>
      </w:r>
      <w:r>
        <w:t>LSTM</w:t>
      </w:r>
      <w:r>
        <w:rPr>
          <w:rFonts w:hint="eastAsia"/>
        </w:rPr>
        <w:t>网络构架</w:t>
      </w:r>
      <w:bookmarkEnd w:id="276"/>
      <w:bookmarkEnd w:id="277"/>
      <w:bookmarkEnd w:id="278"/>
      <w:bookmarkEnd w:id="279"/>
      <w:bookmarkEnd w:id="280"/>
      <w:bookmarkEnd w:id="281"/>
      <w:bookmarkEnd w:id="282"/>
      <w:bookmarkEnd w:id="283"/>
      <w:bookmarkEnd w:id="284"/>
    </w:p>
    <w:p w14:paraId="471BC963" w14:textId="1FA9A89B" w:rsidR="00AC218F" w:rsidRDefault="00850CBA">
      <w:pPr>
        <w:spacing w:line="300" w:lineRule="auto"/>
        <w:ind w:firstLineChars="200" w:firstLine="420"/>
        <w:rPr>
          <w:rFonts w:ascii="宋体" w:hAnsi="宋体"/>
          <w:bCs/>
          <w:szCs w:val="21"/>
        </w:rPr>
      </w:pPr>
      <w:r>
        <w:rPr>
          <w:rFonts w:ascii="宋体" w:hAnsi="宋体" w:hint="eastAsia"/>
          <w:bCs/>
          <w:szCs w:val="21"/>
        </w:rPr>
        <w:t>数据准备好后定义 LSTM 网络架构</w:t>
      </w:r>
      <w:bookmarkStart w:id="286" w:name="_Hlk68969126"/>
      <w:r>
        <w:rPr>
          <w:rFonts w:ascii="宋体" w:hAnsi="宋体" w:hint="eastAsia"/>
          <w:bCs/>
          <w:szCs w:val="21"/>
        </w:rPr>
        <w:t xml:space="preserve">将输入大小指定为序列大小 12（输入数据的维度）。指定具有 100 </w:t>
      </w:r>
      <w:proofErr w:type="gramStart"/>
      <w:r>
        <w:rPr>
          <w:rFonts w:ascii="宋体" w:hAnsi="宋体" w:hint="eastAsia"/>
          <w:bCs/>
          <w:szCs w:val="21"/>
        </w:rPr>
        <w:t>个</w:t>
      </w:r>
      <w:proofErr w:type="gramEnd"/>
      <w:r>
        <w:rPr>
          <w:rFonts w:ascii="宋体" w:hAnsi="宋体" w:hint="eastAsia"/>
          <w:bCs/>
          <w:szCs w:val="21"/>
        </w:rPr>
        <w:t xml:space="preserve">隐含单元的双向 LSTM 层，并输出序列的最后一个元素。最后，通过包含大小为 4的全连接层，后跟 </w:t>
      </w:r>
      <w:proofErr w:type="spellStart"/>
      <w:r>
        <w:rPr>
          <w:rFonts w:ascii="宋体" w:hAnsi="宋体" w:hint="eastAsia"/>
          <w:bCs/>
          <w:szCs w:val="21"/>
        </w:rPr>
        <w:t>softmax</w:t>
      </w:r>
      <w:proofErr w:type="spellEnd"/>
      <w:r>
        <w:rPr>
          <w:rFonts w:ascii="宋体" w:hAnsi="宋体" w:hint="eastAsia"/>
          <w:bCs/>
          <w:szCs w:val="21"/>
        </w:rPr>
        <w:t xml:space="preserve"> 层和分类层，来指定类别。按照M</w:t>
      </w:r>
      <w:r>
        <w:rPr>
          <w:rFonts w:ascii="宋体" w:hAnsi="宋体"/>
          <w:bCs/>
          <w:szCs w:val="21"/>
        </w:rPr>
        <w:t>ATLAB</w:t>
      </w:r>
      <w:r>
        <w:rPr>
          <w:rFonts w:ascii="宋体" w:hAnsi="宋体" w:hint="eastAsia"/>
          <w:bCs/>
          <w:szCs w:val="21"/>
        </w:rPr>
        <w:t>中的</w:t>
      </w:r>
      <w:r>
        <w:rPr>
          <w:rFonts w:ascii="宋体" w:hAnsi="宋体"/>
          <w:bCs/>
          <w:szCs w:val="21"/>
        </w:rPr>
        <w:t>LSTM</w:t>
      </w:r>
      <w:r>
        <w:rPr>
          <w:rFonts w:ascii="宋体" w:hAnsi="宋体" w:hint="eastAsia"/>
          <w:bCs/>
          <w:szCs w:val="21"/>
        </w:rPr>
        <w:t>架构设置如下：</w:t>
      </w:r>
    </w:p>
    <w:bookmarkEnd w:id="286"/>
    <w:p w14:paraId="1009BD59" w14:textId="77777777" w:rsidR="00AC218F" w:rsidRDefault="00850CBA">
      <w:pPr>
        <w:spacing w:line="300" w:lineRule="auto"/>
        <w:ind w:firstLineChars="200" w:firstLine="420"/>
        <w:rPr>
          <w:rFonts w:ascii="宋体" w:hAnsi="宋体"/>
          <w:bCs/>
          <w:szCs w:val="21"/>
        </w:rPr>
      </w:pPr>
      <w:proofErr w:type="spellStart"/>
      <w:r>
        <w:rPr>
          <w:rFonts w:ascii="宋体" w:hAnsi="宋体"/>
          <w:bCs/>
          <w:szCs w:val="21"/>
        </w:rPr>
        <w:t>inputSize</w:t>
      </w:r>
      <w:proofErr w:type="spellEnd"/>
      <w:r>
        <w:rPr>
          <w:rFonts w:ascii="宋体" w:hAnsi="宋体"/>
          <w:bCs/>
          <w:szCs w:val="21"/>
        </w:rPr>
        <w:t xml:space="preserve"> = 4;  </w:t>
      </w:r>
      <w:r>
        <w:rPr>
          <w:rFonts w:ascii="宋体" w:hAnsi="宋体" w:hint="eastAsia"/>
          <w:bCs/>
          <w:szCs w:val="21"/>
        </w:rPr>
        <w:t>//输入层为4层</w:t>
      </w:r>
    </w:p>
    <w:p w14:paraId="60B1C5C3" w14:textId="77777777" w:rsidR="00AC218F" w:rsidRDefault="00850CBA">
      <w:pPr>
        <w:spacing w:line="300" w:lineRule="auto"/>
        <w:ind w:firstLineChars="200" w:firstLine="420"/>
        <w:rPr>
          <w:rFonts w:ascii="宋体" w:hAnsi="宋体"/>
          <w:bCs/>
          <w:szCs w:val="21"/>
        </w:rPr>
      </w:pPr>
      <w:proofErr w:type="spellStart"/>
      <w:r>
        <w:rPr>
          <w:rFonts w:ascii="宋体" w:hAnsi="宋体"/>
          <w:bCs/>
          <w:szCs w:val="21"/>
        </w:rPr>
        <w:t>numHiddenUnits</w:t>
      </w:r>
      <w:proofErr w:type="spellEnd"/>
      <w:r>
        <w:rPr>
          <w:rFonts w:ascii="宋体" w:hAnsi="宋体"/>
          <w:bCs/>
          <w:szCs w:val="21"/>
        </w:rPr>
        <w:t xml:space="preserve"> = 100; </w:t>
      </w:r>
      <w:r>
        <w:rPr>
          <w:rFonts w:ascii="宋体" w:hAnsi="宋体" w:hint="eastAsia"/>
          <w:bCs/>
          <w:szCs w:val="21"/>
        </w:rPr>
        <w:t>//双向L</w:t>
      </w:r>
      <w:r>
        <w:rPr>
          <w:rFonts w:ascii="宋体" w:hAnsi="宋体"/>
          <w:bCs/>
          <w:szCs w:val="21"/>
        </w:rPr>
        <w:t>STM</w:t>
      </w:r>
      <w:r>
        <w:rPr>
          <w:rFonts w:ascii="宋体" w:hAnsi="宋体" w:hint="eastAsia"/>
          <w:bCs/>
          <w:szCs w:val="21"/>
        </w:rPr>
        <w:t>层</w:t>
      </w:r>
    </w:p>
    <w:p w14:paraId="1EFCC027" w14:textId="77777777" w:rsidR="00AC218F" w:rsidRDefault="00850CBA">
      <w:pPr>
        <w:spacing w:line="300" w:lineRule="auto"/>
        <w:ind w:firstLineChars="200" w:firstLine="420"/>
        <w:rPr>
          <w:rFonts w:ascii="宋体" w:hAnsi="宋体"/>
          <w:bCs/>
          <w:szCs w:val="21"/>
        </w:rPr>
      </w:pPr>
      <w:proofErr w:type="spellStart"/>
      <w:r>
        <w:rPr>
          <w:rFonts w:ascii="宋体" w:hAnsi="宋体"/>
          <w:bCs/>
          <w:szCs w:val="21"/>
        </w:rPr>
        <w:t>numClasses</w:t>
      </w:r>
      <w:proofErr w:type="spellEnd"/>
      <w:r>
        <w:rPr>
          <w:rFonts w:ascii="宋体" w:hAnsi="宋体"/>
          <w:bCs/>
          <w:szCs w:val="21"/>
        </w:rPr>
        <w:t xml:space="preserve"> = 4;  </w:t>
      </w:r>
      <w:r>
        <w:rPr>
          <w:rFonts w:ascii="宋体" w:hAnsi="宋体" w:hint="eastAsia"/>
          <w:bCs/>
          <w:szCs w:val="21"/>
        </w:rPr>
        <w:t>//全连接层为4层</w:t>
      </w:r>
    </w:p>
    <w:p w14:paraId="61646ABD" w14:textId="77777777" w:rsidR="00AC218F" w:rsidRDefault="00AC218F">
      <w:pPr>
        <w:spacing w:line="300" w:lineRule="auto"/>
        <w:ind w:firstLineChars="200" w:firstLine="420"/>
        <w:rPr>
          <w:rFonts w:ascii="宋体" w:hAnsi="宋体"/>
          <w:bCs/>
          <w:szCs w:val="21"/>
        </w:rPr>
      </w:pPr>
    </w:p>
    <w:p w14:paraId="645FB4F1" w14:textId="77777777" w:rsidR="00AC218F" w:rsidRDefault="00850CBA">
      <w:pPr>
        <w:spacing w:line="300" w:lineRule="auto"/>
        <w:ind w:firstLineChars="200" w:firstLine="420"/>
        <w:rPr>
          <w:rFonts w:ascii="宋体" w:hAnsi="宋体"/>
          <w:bCs/>
          <w:szCs w:val="21"/>
        </w:rPr>
      </w:pPr>
      <w:r>
        <w:rPr>
          <w:rFonts w:ascii="宋体" w:hAnsi="宋体"/>
          <w:bCs/>
          <w:szCs w:val="21"/>
        </w:rPr>
        <w:t>layers = [ ...</w:t>
      </w:r>
    </w:p>
    <w:p w14:paraId="46AD6B0D"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sequenceInputLayer</w:t>
      </w:r>
      <w:proofErr w:type="spellEnd"/>
      <w:r>
        <w:rPr>
          <w:rFonts w:ascii="宋体" w:hAnsi="宋体"/>
          <w:bCs/>
          <w:szCs w:val="21"/>
        </w:rPr>
        <w:t>(</w:t>
      </w:r>
      <w:proofErr w:type="spellStart"/>
      <w:r>
        <w:rPr>
          <w:rFonts w:ascii="宋体" w:hAnsi="宋体"/>
          <w:bCs/>
          <w:szCs w:val="21"/>
        </w:rPr>
        <w:t>inputSize</w:t>
      </w:r>
      <w:proofErr w:type="spellEnd"/>
      <w:r>
        <w:rPr>
          <w:rFonts w:ascii="宋体" w:hAnsi="宋体"/>
          <w:bCs/>
          <w:szCs w:val="21"/>
        </w:rPr>
        <w:t>)</w:t>
      </w:r>
    </w:p>
    <w:p w14:paraId="05F0A1FA"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bilstmLayer</w:t>
      </w:r>
      <w:proofErr w:type="spellEnd"/>
      <w:r>
        <w:rPr>
          <w:rFonts w:ascii="宋体" w:hAnsi="宋体"/>
          <w:bCs/>
          <w:szCs w:val="21"/>
        </w:rPr>
        <w:t>(</w:t>
      </w:r>
      <w:proofErr w:type="spellStart"/>
      <w:r>
        <w:rPr>
          <w:rFonts w:ascii="宋体" w:hAnsi="宋体"/>
          <w:bCs/>
          <w:szCs w:val="21"/>
        </w:rPr>
        <w:t>numHiddenUnits</w:t>
      </w:r>
      <w:proofErr w:type="spellEnd"/>
      <w:r>
        <w:rPr>
          <w:rFonts w:ascii="宋体" w:hAnsi="宋体"/>
          <w:bCs/>
          <w:szCs w:val="21"/>
        </w:rPr>
        <w:t>,'</w:t>
      </w:r>
      <w:proofErr w:type="spellStart"/>
      <w:r>
        <w:rPr>
          <w:rFonts w:ascii="宋体" w:hAnsi="宋体"/>
          <w:bCs/>
          <w:szCs w:val="21"/>
        </w:rPr>
        <w:t>OutputMode</w:t>
      </w:r>
      <w:proofErr w:type="spellEnd"/>
      <w:r>
        <w:rPr>
          <w:rFonts w:ascii="宋体" w:hAnsi="宋体"/>
          <w:bCs/>
          <w:szCs w:val="21"/>
        </w:rPr>
        <w:t>','last')</w:t>
      </w:r>
    </w:p>
    <w:p w14:paraId="7B829589"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fullyConnectedLayer</w:t>
      </w:r>
      <w:proofErr w:type="spellEnd"/>
      <w:r>
        <w:rPr>
          <w:rFonts w:ascii="宋体" w:hAnsi="宋体"/>
          <w:bCs/>
          <w:szCs w:val="21"/>
        </w:rPr>
        <w:t>(</w:t>
      </w:r>
      <w:proofErr w:type="spellStart"/>
      <w:r>
        <w:rPr>
          <w:rFonts w:ascii="宋体" w:hAnsi="宋体"/>
          <w:bCs/>
          <w:szCs w:val="21"/>
        </w:rPr>
        <w:t>numClasses</w:t>
      </w:r>
      <w:proofErr w:type="spellEnd"/>
      <w:r>
        <w:rPr>
          <w:rFonts w:ascii="宋体" w:hAnsi="宋体"/>
          <w:bCs/>
          <w:szCs w:val="21"/>
        </w:rPr>
        <w:t>)</w:t>
      </w:r>
    </w:p>
    <w:p w14:paraId="5BAF9EEE"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softmaxLayer</w:t>
      </w:r>
      <w:proofErr w:type="spellEnd"/>
    </w:p>
    <w:p w14:paraId="7B70FB88" w14:textId="77777777" w:rsidR="00AC218F" w:rsidRDefault="00850CBA">
      <w:pPr>
        <w:spacing w:line="300" w:lineRule="auto"/>
        <w:ind w:firstLineChars="200" w:firstLine="420"/>
        <w:rPr>
          <w:rFonts w:ascii="宋体" w:hAnsi="宋体"/>
          <w:bCs/>
          <w:szCs w:val="21"/>
        </w:rPr>
      </w:pPr>
      <w:proofErr w:type="spellStart"/>
      <w:r>
        <w:rPr>
          <w:rFonts w:ascii="宋体" w:hAnsi="宋体"/>
          <w:bCs/>
          <w:szCs w:val="21"/>
        </w:rPr>
        <w:t>classificationLayer</w:t>
      </w:r>
      <w:proofErr w:type="spellEnd"/>
      <w:r>
        <w:rPr>
          <w:rFonts w:ascii="宋体" w:hAnsi="宋体"/>
          <w:bCs/>
          <w:szCs w:val="21"/>
        </w:rPr>
        <w:t>]</w:t>
      </w:r>
    </w:p>
    <w:p w14:paraId="386E7FE6" w14:textId="77777777" w:rsidR="00AC218F" w:rsidRDefault="00850CBA">
      <w:pPr>
        <w:spacing w:line="300" w:lineRule="auto"/>
        <w:ind w:firstLineChars="200" w:firstLine="420"/>
        <w:rPr>
          <w:rFonts w:ascii="宋体" w:hAnsi="宋体"/>
          <w:bCs/>
          <w:szCs w:val="21"/>
        </w:rPr>
      </w:pPr>
      <w:proofErr w:type="spellStart"/>
      <w:r>
        <w:rPr>
          <w:rFonts w:ascii="宋体" w:hAnsi="宋体"/>
          <w:bCs/>
          <w:szCs w:val="21"/>
        </w:rPr>
        <w:t>maxEpochs</w:t>
      </w:r>
      <w:proofErr w:type="spellEnd"/>
      <w:r>
        <w:rPr>
          <w:rFonts w:ascii="宋体" w:hAnsi="宋体"/>
          <w:bCs/>
          <w:szCs w:val="21"/>
        </w:rPr>
        <w:t xml:space="preserve"> = 1; </w:t>
      </w:r>
      <w:r>
        <w:rPr>
          <w:rFonts w:ascii="宋体" w:hAnsi="宋体" w:hint="eastAsia"/>
          <w:bCs/>
          <w:szCs w:val="21"/>
        </w:rPr>
        <w:t>//</w:t>
      </w:r>
      <w:bookmarkStart w:id="287" w:name="_Hlk68969322"/>
      <w:r>
        <w:rPr>
          <w:rFonts w:ascii="宋体" w:hAnsi="宋体" w:hint="eastAsia"/>
          <w:bCs/>
          <w:szCs w:val="21"/>
        </w:rPr>
        <w:t>梯度的阈值设置为1</w:t>
      </w:r>
      <w:bookmarkEnd w:id="287"/>
    </w:p>
    <w:p w14:paraId="022D7F30" w14:textId="77777777" w:rsidR="00AC218F" w:rsidRDefault="00850CBA">
      <w:pPr>
        <w:spacing w:line="300" w:lineRule="auto"/>
        <w:ind w:firstLineChars="200" w:firstLine="420"/>
        <w:rPr>
          <w:rFonts w:ascii="宋体" w:hAnsi="宋体"/>
          <w:bCs/>
          <w:szCs w:val="21"/>
        </w:rPr>
      </w:pPr>
      <w:proofErr w:type="spellStart"/>
      <w:r>
        <w:rPr>
          <w:rFonts w:ascii="宋体" w:hAnsi="宋体"/>
          <w:bCs/>
          <w:szCs w:val="21"/>
        </w:rPr>
        <w:t>miniBatchSize</w:t>
      </w:r>
      <w:proofErr w:type="spellEnd"/>
      <w:r>
        <w:rPr>
          <w:rFonts w:ascii="宋体" w:hAnsi="宋体"/>
          <w:bCs/>
          <w:szCs w:val="21"/>
        </w:rPr>
        <w:t xml:space="preserve"> = 300; </w:t>
      </w:r>
      <w:r>
        <w:rPr>
          <w:rFonts w:ascii="宋体" w:hAnsi="宋体" w:hint="eastAsia"/>
          <w:bCs/>
          <w:szCs w:val="21"/>
        </w:rPr>
        <w:t>//最大轮数设置为300论训练</w:t>
      </w:r>
    </w:p>
    <w:p w14:paraId="267505BE" w14:textId="77777777" w:rsidR="00AC218F" w:rsidRDefault="00850CBA">
      <w:pPr>
        <w:spacing w:line="300" w:lineRule="auto"/>
        <w:ind w:firstLineChars="200" w:firstLine="420"/>
        <w:rPr>
          <w:rFonts w:ascii="宋体" w:hAnsi="宋体"/>
          <w:bCs/>
          <w:szCs w:val="21"/>
        </w:rPr>
      </w:pPr>
      <w:proofErr w:type="spellStart"/>
      <w:r>
        <w:rPr>
          <w:rFonts w:ascii="宋体" w:hAnsi="宋体"/>
          <w:bCs/>
          <w:szCs w:val="21"/>
        </w:rPr>
        <w:t>maxEpochs</w:t>
      </w:r>
      <w:proofErr w:type="spellEnd"/>
      <w:r>
        <w:rPr>
          <w:rFonts w:ascii="宋体" w:hAnsi="宋体"/>
          <w:bCs/>
          <w:szCs w:val="21"/>
        </w:rPr>
        <w:t xml:space="preserve"> = 3; </w:t>
      </w:r>
    </w:p>
    <w:p w14:paraId="726A116E" w14:textId="77777777" w:rsidR="00AC218F" w:rsidRDefault="00850CBA">
      <w:pPr>
        <w:spacing w:line="300" w:lineRule="auto"/>
        <w:ind w:firstLineChars="200" w:firstLine="420"/>
        <w:rPr>
          <w:rFonts w:ascii="宋体" w:hAnsi="宋体"/>
          <w:bCs/>
          <w:szCs w:val="21"/>
        </w:rPr>
      </w:pPr>
      <w:r>
        <w:rPr>
          <w:rFonts w:ascii="宋体" w:hAnsi="宋体" w:hint="eastAsia"/>
          <w:bCs/>
          <w:szCs w:val="21"/>
        </w:rPr>
        <w:t>指定训练选项。指定求解器为 '</w:t>
      </w:r>
      <w:proofErr w:type="spellStart"/>
      <w:r>
        <w:rPr>
          <w:rFonts w:ascii="宋体" w:hAnsi="宋体" w:hint="eastAsia"/>
          <w:bCs/>
          <w:szCs w:val="21"/>
        </w:rPr>
        <w:t>adam</w:t>
      </w:r>
      <w:proofErr w:type="spellEnd"/>
      <w:r>
        <w:rPr>
          <w:rFonts w:ascii="宋体" w:hAnsi="宋体" w:hint="eastAsia"/>
          <w:bCs/>
          <w:szCs w:val="21"/>
        </w:rPr>
        <w:t>'，梯度阈值为 1，最大轮数为 300。让填充数据以使长度与最长序列相同，将序列长度指定为 'longest'，由于我们打乱3万条数据则不用</w:t>
      </w:r>
      <w:proofErr w:type="gramStart"/>
      <w:r>
        <w:rPr>
          <w:rFonts w:ascii="宋体" w:hAnsi="宋体" w:hint="eastAsia"/>
          <w:bCs/>
          <w:szCs w:val="21"/>
        </w:rPr>
        <w:t>保持按</w:t>
      </w:r>
      <w:proofErr w:type="gramEnd"/>
      <w:r>
        <w:rPr>
          <w:rFonts w:ascii="宋体" w:hAnsi="宋体" w:hint="eastAsia"/>
          <w:bCs/>
          <w:szCs w:val="21"/>
        </w:rPr>
        <w:t>序列长度排序的状态。</w:t>
      </w:r>
    </w:p>
    <w:p w14:paraId="6A2B9DC6" w14:textId="77777777" w:rsidR="00AC218F" w:rsidRDefault="00850CBA">
      <w:pPr>
        <w:spacing w:line="300" w:lineRule="auto"/>
        <w:ind w:firstLineChars="200" w:firstLine="420"/>
        <w:rPr>
          <w:rFonts w:ascii="宋体" w:hAnsi="宋体"/>
          <w:bCs/>
          <w:szCs w:val="21"/>
        </w:rPr>
      </w:pPr>
      <w:r>
        <w:rPr>
          <w:rFonts w:ascii="宋体" w:hAnsi="宋体" w:hint="eastAsia"/>
          <w:bCs/>
          <w:szCs w:val="21"/>
        </w:rPr>
        <w:t>架构如下：</w:t>
      </w:r>
    </w:p>
    <w:p w14:paraId="265095AA"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options = </w:t>
      </w:r>
      <w:proofErr w:type="spellStart"/>
      <w:proofErr w:type="gramStart"/>
      <w:r>
        <w:rPr>
          <w:rFonts w:ascii="宋体" w:hAnsi="宋体"/>
          <w:bCs/>
          <w:szCs w:val="21"/>
        </w:rPr>
        <w:t>trainingOptions</w:t>
      </w:r>
      <w:proofErr w:type="spellEnd"/>
      <w:r>
        <w:rPr>
          <w:rFonts w:ascii="宋体" w:hAnsi="宋体"/>
          <w:bCs/>
          <w:szCs w:val="21"/>
        </w:rPr>
        <w:t>(</w:t>
      </w:r>
      <w:proofErr w:type="gramEnd"/>
      <w:r>
        <w:rPr>
          <w:rFonts w:ascii="宋体" w:hAnsi="宋体"/>
          <w:bCs/>
          <w:szCs w:val="21"/>
        </w:rPr>
        <w:t>'</w:t>
      </w:r>
      <w:proofErr w:type="spellStart"/>
      <w:r>
        <w:rPr>
          <w:rFonts w:ascii="宋体" w:hAnsi="宋体"/>
          <w:bCs/>
          <w:szCs w:val="21"/>
        </w:rPr>
        <w:t>adam</w:t>
      </w:r>
      <w:proofErr w:type="spellEnd"/>
      <w:r>
        <w:rPr>
          <w:rFonts w:ascii="宋体" w:hAnsi="宋体"/>
          <w:bCs/>
          <w:szCs w:val="21"/>
        </w:rPr>
        <w:t>', ...</w:t>
      </w:r>
    </w:p>
    <w:p w14:paraId="7C8A6156"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ExecutionEnvironment</w:t>
      </w:r>
      <w:proofErr w:type="spellEnd"/>
      <w:r>
        <w:rPr>
          <w:rFonts w:ascii="宋体" w:hAnsi="宋体"/>
          <w:bCs/>
          <w:szCs w:val="21"/>
        </w:rPr>
        <w:t>','</w:t>
      </w:r>
      <w:r>
        <w:rPr>
          <w:rFonts w:ascii="宋体" w:hAnsi="宋体" w:hint="eastAsia"/>
          <w:bCs/>
          <w:szCs w:val="21"/>
        </w:rPr>
        <w:t>au</w:t>
      </w:r>
      <w:r>
        <w:rPr>
          <w:rFonts w:ascii="宋体" w:hAnsi="宋体"/>
          <w:bCs/>
          <w:szCs w:val="21"/>
        </w:rPr>
        <w:t xml:space="preserve">to', ... </w:t>
      </w:r>
      <w:r>
        <w:rPr>
          <w:rFonts w:ascii="宋体" w:hAnsi="宋体" w:hint="eastAsia"/>
          <w:bCs/>
          <w:szCs w:val="21"/>
        </w:rPr>
        <w:t>//</w:t>
      </w:r>
      <w:r>
        <w:rPr>
          <w:rFonts w:ascii="宋体" w:hAnsi="宋体"/>
          <w:bCs/>
          <w:szCs w:val="21"/>
        </w:rPr>
        <w:t xml:space="preserve"> </w:t>
      </w:r>
      <w:r>
        <w:rPr>
          <w:rFonts w:ascii="宋体" w:hAnsi="宋体" w:hint="eastAsia"/>
          <w:bCs/>
          <w:szCs w:val="21"/>
        </w:rPr>
        <w:t>由于我们的训练数据较多，此处不采用</w:t>
      </w:r>
      <w:proofErr w:type="spellStart"/>
      <w:r>
        <w:rPr>
          <w:rFonts w:ascii="宋体" w:hAnsi="宋体" w:hint="eastAsia"/>
          <w:bCs/>
          <w:szCs w:val="21"/>
        </w:rPr>
        <w:t>c</w:t>
      </w:r>
      <w:r>
        <w:rPr>
          <w:rFonts w:ascii="宋体" w:hAnsi="宋体"/>
          <w:bCs/>
          <w:szCs w:val="21"/>
        </w:rPr>
        <w:t>pu</w:t>
      </w:r>
      <w:proofErr w:type="spellEnd"/>
      <w:r>
        <w:rPr>
          <w:rFonts w:ascii="宋体" w:hAnsi="宋体" w:hint="eastAsia"/>
          <w:bCs/>
          <w:szCs w:val="21"/>
        </w:rPr>
        <w:t>训练</w:t>
      </w:r>
    </w:p>
    <w:p w14:paraId="63C5247D"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'GradientThreshold',1, ...</w:t>
      </w:r>
    </w:p>
    <w:p w14:paraId="1D15C02E"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MaxEpochs</w:t>
      </w:r>
      <w:proofErr w:type="spellEnd"/>
      <w:proofErr w:type="gramStart"/>
      <w:r>
        <w:rPr>
          <w:rFonts w:ascii="宋体" w:hAnsi="宋体"/>
          <w:bCs/>
          <w:szCs w:val="21"/>
        </w:rPr>
        <w:t>',</w:t>
      </w:r>
      <w:proofErr w:type="spellStart"/>
      <w:r>
        <w:rPr>
          <w:rFonts w:ascii="宋体" w:hAnsi="宋体"/>
          <w:bCs/>
          <w:szCs w:val="21"/>
        </w:rPr>
        <w:t>maxEpochs</w:t>
      </w:r>
      <w:proofErr w:type="spellEnd"/>
      <w:proofErr w:type="gramEnd"/>
      <w:r>
        <w:rPr>
          <w:rFonts w:ascii="宋体" w:hAnsi="宋体"/>
          <w:bCs/>
          <w:szCs w:val="21"/>
        </w:rPr>
        <w:t>, ...</w:t>
      </w:r>
    </w:p>
    <w:p w14:paraId="667A6659"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MiniBatchSize</w:t>
      </w:r>
      <w:proofErr w:type="spellEnd"/>
      <w:proofErr w:type="gramStart"/>
      <w:r>
        <w:rPr>
          <w:rFonts w:ascii="宋体" w:hAnsi="宋体"/>
          <w:bCs/>
          <w:szCs w:val="21"/>
        </w:rPr>
        <w:t>',</w:t>
      </w:r>
      <w:proofErr w:type="spellStart"/>
      <w:r>
        <w:rPr>
          <w:rFonts w:ascii="宋体" w:hAnsi="宋体"/>
          <w:bCs/>
          <w:szCs w:val="21"/>
        </w:rPr>
        <w:t>miniBatchSize</w:t>
      </w:r>
      <w:proofErr w:type="spellEnd"/>
      <w:proofErr w:type="gramEnd"/>
      <w:r>
        <w:rPr>
          <w:rFonts w:ascii="宋体" w:hAnsi="宋体"/>
          <w:bCs/>
          <w:szCs w:val="21"/>
        </w:rPr>
        <w:t>, ...</w:t>
      </w:r>
    </w:p>
    <w:p w14:paraId="00B542AC"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ValidationData</w:t>
      </w:r>
      <w:proofErr w:type="spellEnd"/>
      <w:proofErr w:type="gramStart"/>
      <w:r>
        <w:rPr>
          <w:rFonts w:ascii="宋体" w:hAnsi="宋体"/>
          <w:bCs/>
          <w:szCs w:val="21"/>
        </w:rPr>
        <w:t>',{</w:t>
      </w:r>
      <w:proofErr w:type="spellStart"/>
      <w:proofErr w:type="gramEnd"/>
      <w:r>
        <w:rPr>
          <w:rFonts w:ascii="宋体" w:hAnsi="宋体"/>
          <w:bCs/>
          <w:szCs w:val="21"/>
        </w:rPr>
        <w:t>XValidation,YValidation</w:t>
      </w:r>
      <w:proofErr w:type="spellEnd"/>
      <w:r>
        <w:rPr>
          <w:rFonts w:ascii="宋体" w:hAnsi="宋体"/>
          <w:bCs/>
          <w:szCs w:val="21"/>
        </w:rPr>
        <w:t>},...</w:t>
      </w:r>
    </w:p>
    <w:p w14:paraId="44CB67E6"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SequenceLength</w:t>
      </w:r>
      <w:proofErr w:type="spellEnd"/>
      <w:r>
        <w:rPr>
          <w:rFonts w:ascii="宋体" w:hAnsi="宋体"/>
          <w:bCs/>
          <w:szCs w:val="21"/>
        </w:rPr>
        <w:t>','longest', ...</w:t>
      </w:r>
    </w:p>
    <w:p w14:paraId="4A5DAADD"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Shuffle','never</w:t>
      </w:r>
      <w:proofErr w:type="spellEnd"/>
      <w:r>
        <w:rPr>
          <w:rFonts w:ascii="宋体" w:hAnsi="宋体"/>
          <w:bCs/>
          <w:szCs w:val="21"/>
        </w:rPr>
        <w:t>', ...</w:t>
      </w:r>
    </w:p>
    <w:p w14:paraId="0670AA18"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'Verbose',0, ...</w:t>
      </w:r>
    </w:p>
    <w:p w14:paraId="2B3A0AF9" w14:textId="77777777" w:rsidR="00AC218F" w:rsidRDefault="00850CBA">
      <w:pPr>
        <w:spacing w:line="300" w:lineRule="auto"/>
        <w:ind w:firstLineChars="200" w:firstLine="420"/>
        <w:rPr>
          <w:rFonts w:ascii="宋体" w:hAnsi="宋体"/>
          <w:bCs/>
          <w:szCs w:val="21"/>
        </w:rPr>
      </w:pPr>
      <w:r>
        <w:rPr>
          <w:rFonts w:ascii="宋体" w:hAnsi="宋体"/>
          <w:bCs/>
          <w:szCs w:val="21"/>
        </w:rPr>
        <w:t xml:space="preserve">    '</w:t>
      </w:r>
      <w:proofErr w:type="spellStart"/>
      <w:r>
        <w:rPr>
          <w:rFonts w:ascii="宋体" w:hAnsi="宋体"/>
          <w:bCs/>
          <w:szCs w:val="21"/>
        </w:rPr>
        <w:t>Plots','training</w:t>
      </w:r>
      <w:proofErr w:type="spellEnd"/>
      <w:r>
        <w:rPr>
          <w:rFonts w:ascii="宋体" w:hAnsi="宋体"/>
          <w:bCs/>
          <w:szCs w:val="21"/>
        </w:rPr>
        <w:t>-progress');</w:t>
      </w:r>
    </w:p>
    <w:p w14:paraId="6CC3CB65" w14:textId="77777777" w:rsidR="00AC218F" w:rsidRDefault="00850CBA">
      <w:pPr>
        <w:spacing w:line="300" w:lineRule="auto"/>
        <w:ind w:firstLineChars="200" w:firstLine="420"/>
        <w:rPr>
          <w:rFonts w:ascii="宋体" w:hAnsi="宋体"/>
          <w:bCs/>
          <w:szCs w:val="21"/>
        </w:rPr>
      </w:pPr>
      <w:r>
        <w:rPr>
          <w:rFonts w:ascii="宋体" w:hAnsi="宋体" w:hint="eastAsia"/>
          <w:bCs/>
          <w:szCs w:val="21"/>
        </w:rPr>
        <w:t xml:space="preserve">由于大批量数据存储较大且序列较长，因此更适合在 </w:t>
      </w:r>
      <w:r>
        <w:rPr>
          <w:rFonts w:ascii="宋体" w:hAnsi="宋体"/>
          <w:bCs/>
          <w:szCs w:val="21"/>
        </w:rPr>
        <w:t>G</w:t>
      </w:r>
      <w:r>
        <w:rPr>
          <w:rFonts w:ascii="宋体" w:hAnsi="宋体" w:hint="eastAsia"/>
          <w:bCs/>
          <w:szCs w:val="21"/>
        </w:rPr>
        <w:t>PU 上训练,将 '</w:t>
      </w:r>
      <w:proofErr w:type="spellStart"/>
      <w:r>
        <w:rPr>
          <w:rFonts w:ascii="宋体" w:hAnsi="宋体" w:hint="eastAsia"/>
          <w:bCs/>
          <w:szCs w:val="21"/>
        </w:rPr>
        <w:t>ExecutionEnvironment</w:t>
      </w:r>
      <w:proofErr w:type="spellEnd"/>
      <w:r>
        <w:rPr>
          <w:rFonts w:ascii="宋体" w:hAnsi="宋体" w:hint="eastAsia"/>
          <w:bCs/>
          <w:szCs w:val="21"/>
        </w:rPr>
        <w:t>' 设置为 'auto'。</w:t>
      </w:r>
    </w:p>
    <w:p w14:paraId="2E5ED2D6" w14:textId="77777777" w:rsidR="00AC218F" w:rsidRDefault="00AC218F">
      <w:pPr>
        <w:spacing w:line="300" w:lineRule="auto"/>
      </w:pPr>
    </w:p>
    <w:p w14:paraId="06CB1A03" w14:textId="77777777" w:rsidR="00AC218F" w:rsidRDefault="00850CBA">
      <w:pPr>
        <w:pStyle w:val="5"/>
        <w:spacing w:before="312" w:after="312" w:line="300" w:lineRule="auto"/>
        <w:ind w:firstLineChars="200" w:firstLine="360"/>
        <w:pPrChange w:id="288" w:author="Conqueror" w:date="2021-04-06T21:27:00Z">
          <w:pPr>
            <w:spacing w:line="300" w:lineRule="auto"/>
            <w:ind w:firstLineChars="200" w:firstLine="420"/>
            <w:jc w:val="left"/>
            <w:outlineLvl w:val="3"/>
          </w:pPr>
        </w:pPrChange>
      </w:pPr>
      <w:bookmarkStart w:id="289" w:name="_Toc29527"/>
      <w:bookmarkStart w:id="290" w:name="_Toc2546"/>
      <w:bookmarkStart w:id="291" w:name="_Toc9873"/>
      <w:bookmarkStart w:id="292" w:name="_Toc2591"/>
      <w:bookmarkStart w:id="293" w:name="_Toc9670"/>
      <w:bookmarkStart w:id="294" w:name="_Toc19955"/>
      <w:bookmarkStart w:id="295" w:name="_Toc8736"/>
      <w:bookmarkStart w:id="296" w:name="_Toc13264"/>
      <w:bookmarkStart w:id="297" w:name="_Toc69297914"/>
      <w:ins w:id="298" w:author="Conqueror" w:date="2021-04-06T21:48:00Z">
        <w:r>
          <w:rPr>
            <w:rFonts w:hint="eastAsia"/>
          </w:rPr>
          <w:t>1.</w:t>
        </w:r>
      </w:ins>
      <w:r>
        <w:rPr>
          <w:rFonts w:hint="eastAsia"/>
        </w:rPr>
        <w:t>3.</w:t>
      </w:r>
      <w:r>
        <w:t>5</w:t>
      </w:r>
      <w:r>
        <w:rPr>
          <w:rFonts w:hint="eastAsia"/>
        </w:rPr>
        <w:t>.4</w:t>
      </w:r>
      <w:r>
        <w:t xml:space="preserve"> </w:t>
      </w:r>
      <w:r>
        <w:rPr>
          <w:rFonts w:hint="eastAsia"/>
        </w:rPr>
        <w:t>训练</w:t>
      </w:r>
      <w:r>
        <w:rPr>
          <w:rFonts w:hint="eastAsia"/>
        </w:rPr>
        <w:t>L</w:t>
      </w:r>
      <w:r>
        <w:t>STM</w:t>
      </w:r>
      <w:r>
        <w:rPr>
          <w:rFonts w:hint="eastAsia"/>
        </w:rPr>
        <w:t>网络</w:t>
      </w:r>
      <w:bookmarkEnd w:id="289"/>
      <w:bookmarkEnd w:id="290"/>
      <w:bookmarkEnd w:id="291"/>
      <w:bookmarkEnd w:id="292"/>
      <w:bookmarkEnd w:id="293"/>
      <w:bookmarkEnd w:id="294"/>
      <w:bookmarkEnd w:id="295"/>
      <w:bookmarkEnd w:id="296"/>
      <w:bookmarkEnd w:id="297"/>
    </w:p>
    <w:p w14:paraId="5CB4688D" w14:textId="161A90D0" w:rsidR="00AC218F" w:rsidRDefault="00850CBA" w:rsidP="00EA65D7">
      <w:pPr>
        <w:spacing w:line="300" w:lineRule="auto"/>
        <w:ind w:firstLineChars="200" w:firstLine="420"/>
        <w:rPr>
          <w:rFonts w:ascii="宋体" w:hAnsi="宋体"/>
          <w:bCs/>
          <w:szCs w:val="21"/>
        </w:rPr>
      </w:pPr>
      <w:r>
        <w:rPr>
          <w:rFonts w:ascii="宋体" w:hAnsi="宋体" w:hint="eastAsia"/>
          <w:bCs/>
          <w:szCs w:val="21"/>
        </w:rPr>
        <w:t xml:space="preserve">使用 </w:t>
      </w:r>
      <w:proofErr w:type="spellStart"/>
      <w:r>
        <w:rPr>
          <w:rFonts w:ascii="宋体" w:hAnsi="宋体" w:hint="eastAsia"/>
          <w:bCs/>
          <w:szCs w:val="21"/>
        </w:rPr>
        <w:t>trainNetwork</w:t>
      </w:r>
      <w:proofErr w:type="spellEnd"/>
      <w:r>
        <w:rPr>
          <w:rFonts w:ascii="宋体" w:hAnsi="宋体" w:hint="eastAsia"/>
          <w:bCs/>
          <w:szCs w:val="21"/>
        </w:rPr>
        <w:t xml:space="preserve"> 以指定的训练选项训练 LSTM 网络。起初训练效果不佳，验证准确度维持在54%左右，在指导老师建议下修正判别指标。将对数据进行自动分类，检测的第二个波相对于第一个波的相对振幅比作为分类依据重新训练数据。</w:t>
      </w:r>
    </w:p>
    <w:p w14:paraId="0380C1B2" w14:textId="72D578D8" w:rsidR="00AC218F" w:rsidRDefault="00225EAE">
      <w:pPr>
        <w:spacing w:line="300" w:lineRule="auto"/>
        <w:ind w:firstLineChars="200" w:firstLine="420"/>
        <w:rPr>
          <w:rFonts w:ascii="宋体" w:hAnsi="宋体"/>
          <w:bCs/>
          <w:szCs w:val="21"/>
        </w:rPr>
      </w:pPr>
      <w:r>
        <w:rPr>
          <w:rFonts w:ascii="宋体" w:hAnsi="宋体"/>
          <w:bCs/>
          <w:noProof/>
          <w:szCs w:val="21"/>
        </w:rPr>
        <w:lastRenderedPageBreak/>
        <w:drawing>
          <wp:anchor distT="0" distB="0" distL="114300" distR="114300" simplePos="0" relativeHeight="251654656" behindDoc="0" locked="0" layoutInCell="1" allowOverlap="1" wp14:anchorId="4728D564" wp14:editId="5DBD801A">
            <wp:simplePos x="0" y="0"/>
            <wp:positionH relativeFrom="column">
              <wp:posOffset>352890</wp:posOffset>
            </wp:positionH>
            <wp:positionV relativeFrom="paragraph">
              <wp:posOffset>338782</wp:posOffset>
            </wp:positionV>
            <wp:extent cx="4658995" cy="2447290"/>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58995" cy="2447290"/>
                    </a:xfrm>
                    <a:prstGeom prst="rect">
                      <a:avLst/>
                    </a:prstGeom>
                    <a:noFill/>
                    <a:ln>
                      <a:noFill/>
                    </a:ln>
                  </pic:spPr>
                </pic:pic>
              </a:graphicData>
            </a:graphic>
          </wp:anchor>
        </w:drawing>
      </w:r>
      <w:r w:rsidR="00850CBA">
        <w:rPr>
          <w:rFonts w:ascii="宋体" w:hAnsi="宋体" w:hint="eastAsia"/>
          <w:bCs/>
          <w:szCs w:val="21"/>
        </w:rPr>
        <w:t>其他处理不变，得到了较高的精确度：</w:t>
      </w:r>
    </w:p>
    <w:p w14:paraId="0289FDA5" w14:textId="73341DDC" w:rsidR="009015C8" w:rsidRDefault="009015C8">
      <w:pPr>
        <w:spacing w:line="300" w:lineRule="auto"/>
        <w:ind w:firstLineChars="200" w:firstLine="420"/>
        <w:rPr>
          <w:rFonts w:ascii="宋体" w:hAnsi="宋体"/>
          <w:bCs/>
          <w:szCs w:val="21"/>
        </w:rPr>
      </w:pPr>
      <w:r>
        <w:rPr>
          <w:rFonts w:ascii="宋体" w:hAnsi="宋体" w:hint="eastAsia"/>
          <w:bCs/>
          <w:szCs w:val="21"/>
        </w:rPr>
        <w:t>（图1-5）</w:t>
      </w:r>
    </w:p>
    <w:p w14:paraId="687FA5E6" w14:textId="77777777" w:rsidR="007D724B" w:rsidRDefault="007D724B" w:rsidP="00225EAE">
      <w:pPr>
        <w:spacing w:line="300" w:lineRule="auto"/>
        <w:rPr>
          <w:rFonts w:ascii="宋体" w:hAnsi="宋体"/>
          <w:bCs/>
          <w:szCs w:val="21"/>
        </w:rPr>
      </w:pPr>
    </w:p>
    <w:p w14:paraId="01C4072B" w14:textId="31AD5A5D" w:rsidR="00AC218F" w:rsidRDefault="00EA65D7" w:rsidP="007D724B">
      <w:pPr>
        <w:spacing w:line="300" w:lineRule="auto"/>
        <w:rPr>
          <w:rFonts w:ascii="宋体" w:hAnsi="宋体"/>
          <w:bCs/>
          <w:szCs w:val="21"/>
        </w:rPr>
      </w:pPr>
      <w:r>
        <w:rPr>
          <w:rFonts w:ascii="宋体" w:hAnsi="宋体" w:hint="eastAsia"/>
          <w:bCs/>
          <w:szCs w:val="21"/>
        </w:rPr>
        <w:t>试验步骤：</w:t>
      </w:r>
    </w:p>
    <w:p w14:paraId="5D99865C" w14:textId="70CB8AB8" w:rsidR="00EA65D7" w:rsidRDefault="00EA65D7" w:rsidP="00EA65D7">
      <w:pPr>
        <w:spacing w:line="300" w:lineRule="auto"/>
        <w:ind w:leftChars="100" w:left="210" w:firstLineChars="100" w:firstLine="210"/>
        <w:jc w:val="left"/>
        <w:rPr>
          <w:rFonts w:ascii="宋体" w:hAnsi="宋体"/>
          <w:bCs/>
          <w:szCs w:val="21"/>
        </w:rPr>
      </w:pPr>
      <w:r>
        <w:rPr>
          <w:rFonts w:ascii="宋体" w:hAnsi="宋体" w:hint="eastAsia"/>
          <w:bCs/>
          <w:szCs w:val="21"/>
        </w:rPr>
        <w:t>（1）先将4个信号归一化，求其残差：</w:t>
      </w:r>
      <w:r w:rsidRPr="00EA65D7">
        <w:rPr>
          <w:rFonts w:ascii="宋体" w:hAnsi="宋体"/>
          <w:bCs/>
          <w:szCs w:val="21"/>
        </w:rPr>
        <w:t xml:space="preserve">  for j=1:4</w:t>
      </w:r>
      <w:r>
        <w:rPr>
          <w:rFonts w:ascii="宋体" w:hAnsi="宋体" w:hint="eastAsia"/>
          <w:bCs/>
          <w:szCs w:val="21"/>
        </w:rPr>
        <w:t xml:space="preserve"> </w:t>
      </w:r>
      <w:r w:rsidRPr="00EA65D7">
        <w:rPr>
          <w:rFonts w:ascii="宋体" w:hAnsi="宋体"/>
          <w:bCs/>
          <w:szCs w:val="21"/>
        </w:rPr>
        <w:t>data(j,:)=data(j,:)/max(abs(data(j,:)));</w:t>
      </w:r>
      <w:r>
        <w:rPr>
          <w:rFonts w:ascii="宋体" w:hAnsi="宋体"/>
          <w:bCs/>
          <w:szCs w:val="21"/>
        </w:rPr>
        <w:t xml:space="preserve"> </w:t>
      </w:r>
      <w:r>
        <w:rPr>
          <w:rFonts w:ascii="宋体" w:hAnsi="宋体" w:hint="eastAsia"/>
          <w:bCs/>
          <w:szCs w:val="21"/>
        </w:rPr>
        <w:t>若残差明显很大则是环道：</w:t>
      </w:r>
      <w:proofErr w:type="spellStart"/>
      <w:r w:rsidRPr="00EA65D7">
        <w:rPr>
          <w:rFonts w:ascii="宋体" w:hAnsi="宋体"/>
          <w:bCs/>
          <w:szCs w:val="21"/>
        </w:rPr>
        <w:t>resMat</w:t>
      </w:r>
      <w:proofErr w:type="spellEnd"/>
      <w:r w:rsidRPr="00EA65D7">
        <w:rPr>
          <w:rFonts w:ascii="宋体" w:hAnsi="宋体"/>
          <w:bCs/>
          <w:szCs w:val="21"/>
        </w:rPr>
        <w:t>(</w:t>
      </w:r>
      <w:proofErr w:type="spellStart"/>
      <w:proofErr w:type="gramStart"/>
      <w:r w:rsidRPr="00EA65D7">
        <w:rPr>
          <w:rFonts w:ascii="宋体" w:hAnsi="宋体"/>
          <w:bCs/>
          <w:szCs w:val="21"/>
        </w:rPr>
        <w:t>j,k</w:t>
      </w:r>
      <w:proofErr w:type="spellEnd"/>
      <w:proofErr w:type="gramEnd"/>
      <w:r w:rsidRPr="00EA65D7">
        <w:rPr>
          <w:rFonts w:ascii="宋体" w:hAnsi="宋体"/>
          <w:bCs/>
          <w:szCs w:val="21"/>
        </w:rPr>
        <w:t>)=std(data(j,:)-data(k,:));</w:t>
      </w:r>
      <w:r>
        <w:rPr>
          <w:rFonts w:ascii="宋体" w:hAnsi="宋体"/>
          <w:bCs/>
          <w:szCs w:val="21"/>
        </w:rPr>
        <w:t xml:space="preserve"> </w:t>
      </w:r>
    </w:p>
    <w:p w14:paraId="4B95B712" w14:textId="52B646B0" w:rsidR="00EA65D7" w:rsidRDefault="00EA65D7" w:rsidP="00EA65D7">
      <w:pPr>
        <w:spacing w:line="300" w:lineRule="auto"/>
        <w:ind w:leftChars="100" w:left="210" w:firstLineChars="100" w:firstLine="210"/>
        <w:jc w:val="left"/>
        <w:rPr>
          <w:rFonts w:ascii="宋体" w:hAnsi="宋体"/>
          <w:bCs/>
          <w:szCs w:val="21"/>
        </w:rPr>
      </w:pPr>
      <w:r>
        <w:rPr>
          <w:rFonts w:ascii="宋体" w:hAnsi="宋体" w:hint="eastAsia"/>
          <w:bCs/>
          <w:szCs w:val="21"/>
        </w:rPr>
        <w:t>（2）找到环道，同时对4道记录进行分析判断是否要极性反转：</w:t>
      </w:r>
    </w:p>
    <w:p w14:paraId="4615CB29" w14:textId="2D5E1E91" w:rsidR="00EA65D7" w:rsidRPr="00EA65D7" w:rsidRDefault="00EA65D7" w:rsidP="0046134F">
      <w:pPr>
        <w:spacing w:line="300" w:lineRule="auto"/>
        <w:ind w:leftChars="100" w:left="210" w:firstLineChars="100" w:firstLine="210"/>
        <w:jc w:val="left"/>
        <w:rPr>
          <w:rFonts w:ascii="宋体" w:hAnsi="宋体"/>
          <w:bCs/>
          <w:szCs w:val="21"/>
        </w:rPr>
      </w:pPr>
      <w:r w:rsidRPr="00EA65D7">
        <w:rPr>
          <w:rFonts w:ascii="宋体" w:hAnsi="宋体" w:hint="eastAsia"/>
          <w:bCs/>
          <w:szCs w:val="21"/>
        </w:rPr>
        <w:t>标记正向波峰</w:t>
      </w:r>
      <w:r>
        <w:rPr>
          <w:rFonts w:ascii="宋体" w:hAnsi="宋体" w:hint="eastAsia"/>
          <w:bCs/>
          <w:szCs w:val="21"/>
        </w:rPr>
        <w:t>：</w:t>
      </w:r>
      <w:r w:rsidRPr="00EA65D7">
        <w:rPr>
          <w:rFonts w:ascii="宋体" w:hAnsi="宋体"/>
          <w:bCs/>
          <w:szCs w:val="21"/>
        </w:rPr>
        <w:t>[</w:t>
      </w:r>
      <w:proofErr w:type="spellStart"/>
      <w:proofErr w:type="gramStart"/>
      <w:r w:rsidRPr="00EA65D7">
        <w:rPr>
          <w:rFonts w:ascii="宋体" w:hAnsi="宋体"/>
          <w:bCs/>
          <w:szCs w:val="21"/>
        </w:rPr>
        <w:t>pksP,locP</w:t>
      </w:r>
      <w:proofErr w:type="spellEnd"/>
      <w:proofErr w:type="gramEnd"/>
      <w:r w:rsidRPr="00EA65D7">
        <w:rPr>
          <w:rFonts w:ascii="宋体" w:hAnsi="宋体"/>
          <w:bCs/>
          <w:szCs w:val="21"/>
        </w:rPr>
        <w:t>]=</w:t>
      </w:r>
      <w:proofErr w:type="spellStart"/>
      <w:r w:rsidRPr="00EA65D7">
        <w:rPr>
          <w:rFonts w:ascii="宋体" w:hAnsi="宋体"/>
          <w:bCs/>
          <w:szCs w:val="21"/>
        </w:rPr>
        <w:t>findpeaks</w:t>
      </w:r>
      <w:proofErr w:type="spellEnd"/>
      <w:r w:rsidRPr="00EA65D7">
        <w:rPr>
          <w:rFonts w:ascii="宋体" w:hAnsi="宋体"/>
          <w:bCs/>
          <w:szCs w:val="21"/>
        </w:rPr>
        <w:t>(</w:t>
      </w:r>
      <w:proofErr w:type="spellStart"/>
      <w:r w:rsidRPr="00EA65D7">
        <w:rPr>
          <w:rFonts w:ascii="宋体" w:hAnsi="宋体"/>
          <w:bCs/>
          <w:szCs w:val="21"/>
        </w:rPr>
        <w:t>tmpwave</w:t>
      </w:r>
      <w:proofErr w:type="spellEnd"/>
      <w:r w:rsidRPr="00EA65D7">
        <w:rPr>
          <w:rFonts w:ascii="宋体" w:hAnsi="宋体"/>
          <w:bCs/>
          <w:szCs w:val="21"/>
        </w:rPr>
        <w:t>);</w:t>
      </w:r>
    </w:p>
    <w:p w14:paraId="27CE6D6F" w14:textId="0EC76F5B" w:rsidR="00EA65D7" w:rsidRPr="00EA65D7" w:rsidRDefault="00EA65D7" w:rsidP="0046134F">
      <w:pPr>
        <w:spacing w:line="300" w:lineRule="auto"/>
        <w:ind w:leftChars="100" w:left="210" w:firstLineChars="100" w:firstLine="210"/>
        <w:jc w:val="left"/>
        <w:rPr>
          <w:rFonts w:ascii="宋体" w:hAnsi="宋体"/>
          <w:bCs/>
          <w:szCs w:val="21"/>
        </w:rPr>
      </w:pPr>
      <w:r w:rsidRPr="00EA65D7">
        <w:rPr>
          <w:rFonts w:ascii="宋体" w:hAnsi="宋体" w:hint="eastAsia"/>
          <w:bCs/>
          <w:szCs w:val="21"/>
        </w:rPr>
        <w:t>标记负向波谷</w:t>
      </w:r>
      <w:r w:rsidR="0046134F">
        <w:rPr>
          <w:rFonts w:ascii="宋体" w:hAnsi="宋体" w:hint="eastAsia"/>
          <w:bCs/>
          <w:szCs w:val="21"/>
        </w:rPr>
        <w:t>：</w:t>
      </w:r>
      <w:r w:rsidRPr="00EA65D7">
        <w:rPr>
          <w:rFonts w:ascii="宋体" w:hAnsi="宋体"/>
          <w:bCs/>
          <w:szCs w:val="21"/>
        </w:rPr>
        <w:t xml:space="preserve"> [</w:t>
      </w:r>
      <w:proofErr w:type="spellStart"/>
      <w:proofErr w:type="gramStart"/>
      <w:r w:rsidRPr="00EA65D7">
        <w:rPr>
          <w:rFonts w:ascii="宋体" w:hAnsi="宋体"/>
          <w:bCs/>
          <w:szCs w:val="21"/>
        </w:rPr>
        <w:t>pksN,locN</w:t>
      </w:r>
      <w:proofErr w:type="spellEnd"/>
      <w:proofErr w:type="gramEnd"/>
      <w:r w:rsidRPr="00EA65D7">
        <w:rPr>
          <w:rFonts w:ascii="宋体" w:hAnsi="宋体"/>
          <w:bCs/>
          <w:szCs w:val="21"/>
        </w:rPr>
        <w:t>]=</w:t>
      </w:r>
      <w:proofErr w:type="spellStart"/>
      <w:r w:rsidRPr="00EA65D7">
        <w:rPr>
          <w:rFonts w:ascii="宋体" w:hAnsi="宋体"/>
          <w:bCs/>
          <w:szCs w:val="21"/>
        </w:rPr>
        <w:t>findpeaks</w:t>
      </w:r>
      <w:proofErr w:type="spellEnd"/>
      <w:r w:rsidRPr="00EA65D7">
        <w:rPr>
          <w:rFonts w:ascii="宋体" w:hAnsi="宋体"/>
          <w:bCs/>
          <w:szCs w:val="21"/>
        </w:rPr>
        <w:t>(-</w:t>
      </w:r>
      <w:proofErr w:type="spellStart"/>
      <w:r w:rsidRPr="00EA65D7">
        <w:rPr>
          <w:rFonts w:ascii="宋体" w:hAnsi="宋体"/>
          <w:bCs/>
          <w:szCs w:val="21"/>
        </w:rPr>
        <w:t>tmpwave</w:t>
      </w:r>
      <w:proofErr w:type="spellEnd"/>
      <w:r w:rsidRPr="00EA65D7">
        <w:rPr>
          <w:rFonts w:ascii="宋体" w:hAnsi="宋体"/>
          <w:bCs/>
          <w:szCs w:val="21"/>
        </w:rPr>
        <w:t>);</w:t>
      </w:r>
      <w:r w:rsidR="0046134F">
        <w:rPr>
          <w:rFonts w:ascii="宋体" w:hAnsi="宋体" w:hint="eastAsia"/>
          <w:bCs/>
          <w:szCs w:val="21"/>
        </w:rPr>
        <w:t xml:space="preserve"> </w:t>
      </w:r>
      <w:r w:rsidRPr="00EA65D7">
        <w:rPr>
          <w:rFonts w:ascii="宋体" w:hAnsi="宋体"/>
          <w:bCs/>
          <w:szCs w:val="21"/>
        </w:rPr>
        <w:t>pks=[</w:t>
      </w:r>
      <w:proofErr w:type="spellStart"/>
      <w:r w:rsidRPr="00EA65D7">
        <w:rPr>
          <w:rFonts w:ascii="宋体" w:hAnsi="宋体"/>
          <w:bCs/>
          <w:szCs w:val="21"/>
        </w:rPr>
        <w:t>pksP</w:t>
      </w:r>
      <w:proofErr w:type="spellEnd"/>
      <w:r w:rsidRPr="00EA65D7">
        <w:rPr>
          <w:rFonts w:ascii="宋体" w:hAnsi="宋体"/>
          <w:bCs/>
          <w:szCs w:val="21"/>
        </w:rPr>
        <w:t xml:space="preserve"> -</w:t>
      </w:r>
      <w:proofErr w:type="spellStart"/>
      <w:r w:rsidRPr="00EA65D7">
        <w:rPr>
          <w:rFonts w:ascii="宋体" w:hAnsi="宋体"/>
          <w:bCs/>
          <w:szCs w:val="21"/>
        </w:rPr>
        <w:t>pksN</w:t>
      </w:r>
      <w:proofErr w:type="spellEnd"/>
      <w:r w:rsidRPr="00EA65D7">
        <w:rPr>
          <w:rFonts w:ascii="宋体" w:hAnsi="宋体"/>
          <w:bCs/>
          <w:szCs w:val="21"/>
        </w:rPr>
        <w:t>];loc=[</w:t>
      </w:r>
      <w:proofErr w:type="spellStart"/>
      <w:r w:rsidRPr="00EA65D7">
        <w:rPr>
          <w:rFonts w:ascii="宋体" w:hAnsi="宋体"/>
          <w:bCs/>
          <w:szCs w:val="21"/>
        </w:rPr>
        <w:t>locP</w:t>
      </w:r>
      <w:proofErr w:type="spellEnd"/>
      <w:r w:rsidRPr="00EA65D7">
        <w:rPr>
          <w:rFonts w:ascii="宋体" w:hAnsi="宋体"/>
          <w:bCs/>
          <w:szCs w:val="21"/>
        </w:rPr>
        <w:t xml:space="preserve"> </w:t>
      </w:r>
      <w:proofErr w:type="spellStart"/>
      <w:r w:rsidRPr="00EA65D7">
        <w:rPr>
          <w:rFonts w:ascii="宋体" w:hAnsi="宋体"/>
          <w:bCs/>
          <w:szCs w:val="21"/>
        </w:rPr>
        <w:t>locN</w:t>
      </w:r>
      <w:proofErr w:type="spellEnd"/>
      <w:r w:rsidRPr="00EA65D7">
        <w:rPr>
          <w:rFonts w:ascii="宋体" w:hAnsi="宋体"/>
          <w:bCs/>
          <w:szCs w:val="21"/>
        </w:rPr>
        <w:t>];</w:t>
      </w:r>
    </w:p>
    <w:p w14:paraId="583C4CE7" w14:textId="30346026" w:rsidR="00EA65D7" w:rsidRPr="00EA65D7" w:rsidRDefault="00EA65D7" w:rsidP="0046134F">
      <w:pPr>
        <w:spacing w:line="300" w:lineRule="auto"/>
        <w:ind w:firstLineChars="200" w:firstLine="420"/>
        <w:jc w:val="left"/>
        <w:rPr>
          <w:rFonts w:ascii="宋体" w:hAnsi="宋体"/>
          <w:bCs/>
          <w:szCs w:val="21"/>
        </w:rPr>
      </w:pPr>
      <w:r w:rsidRPr="00EA65D7">
        <w:rPr>
          <w:rFonts w:ascii="宋体" w:hAnsi="宋体" w:hint="eastAsia"/>
          <w:bCs/>
          <w:szCs w:val="21"/>
        </w:rPr>
        <w:t>过滤小波峰噪音</w:t>
      </w:r>
      <w:r w:rsidR="0046134F">
        <w:rPr>
          <w:rFonts w:ascii="宋体" w:hAnsi="宋体" w:hint="eastAsia"/>
          <w:bCs/>
          <w:szCs w:val="21"/>
        </w:rPr>
        <w:t>：</w:t>
      </w:r>
      <w:r w:rsidRPr="00EA65D7">
        <w:rPr>
          <w:rFonts w:ascii="宋体" w:hAnsi="宋体"/>
          <w:bCs/>
          <w:szCs w:val="21"/>
        </w:rPr>
        <w:t>index=abs(pks)&gt;=0.09;</w:t>
      </w:r>
      <w:r w:rsidR="0046134F">
        <w:rPr>
          <w:rFonts w:ascii="宋体" w:hAnsi="宋体" w:hint="eastAsia"/>
          <w:bCs/>
          <w:szCs w:val="21"/>
        </w:rPr>
        <w:t xml:space="preserve"> </w:t>
      </w:r>
      <w:r w:rsidRPr="00EA65D7">
        <w:rPr>
          <w:rFonts w:ascii="宋体" w:hAnsi="宋体"/>
          <w:bCs/>
          <w:szCs w:val="21"/>
        </w:rPr>
        <w:t>pks=pks(index</w:t>
      </w:r>
      <w:proofErr w:type="gramStart"/>
      <w:r w:rsidRPr="00EA65D7">
        <w:rPr>
          <w:rFonts w:ascii="宋体" w:hAnsi="宋体"/>
          <w:bCs/>
          <w:szCs w:val="21"/>
        </w:rPr>
        <w:t>);loc</w:t>
      </w:r>
      <w:proofErr w:type="gramEnd"/>
      <w:r w:rsidRPr="00EA65D7">
        <w:rPr>
          <w:rFonts w:ascii="宋体" w:hAnsi="宋体"/>
          <w:bCs/>
          <w:szCs w:val="21"/>
        </w:rPr>
        <w:t>=loc(index);</w:t>
      </w:r>
    </w:p>
    <w:p w14:paraId="0692B2DD" w14:textId="33946008" w:rsidR="00EA65D7" w:rsidRPr="00EA65D7" w:rsidRDefault="00EA65D7" w:rsidP="0046134F">
      <w:pPr>
        <w:spacing w:line="300" w:lineRule="auto"/>
        <w:ind w:leftChars="100" w:left="210" w:firstLineChars="100" w:firstLine="210"/>
        <w:jc w:val="left"/>
        <w:rPr>
          <w:rFonts w:ascii="宋体" w:hAnsi="宋体"/>
          <w:bCs/>
          <w:szCs w:val="21"/>
        </w:rPr>
      </w:pPr>
      <w:r w:rsidRPr="00EA65D7">
        <w:rPr>
          <w:rFonts w:ascii="宋体" w:hAnsi="宋体" w:hint="eastAsia"/>
          <w:bCs/>
          <w:szCs w:val="21"/>
        </w:rPr>
        <w:t>对波峰进行排序</w:t>
      </w:r>
      <w:r w:rsidR="0046134F">
        <w:rPr>
          <w:rFonts w:ascii="宋体" w:hAnsi="宋体" w:hint="eastAsia"/>
          <w:bCs/>
          <w:szCs w:val="21"/>
        </w:rPr>
        <w:t>：</w:t>
      </w:r>
      <w:r w:rsidRPr="00EA65D7">
        <w:rPr>
          <w:rFonts w:ascii="宋体" w:hAnsi="宋体"/>
          <w:bCs/>
          <w:szCs w:val="21"/>
        </w:rPr>
        <w:t xml:space="preserve"> [</w:t>
      </w:r>
      <w:proofErr w:type="spellStart"/>
      <w:proofErr w:type="gramStart"/>
      <w:r w:rsidRPr="00EA65D7">
        <w:rPr>
          <w:rFonts w:ascii="宋体" w:hAnsi="宋体"/>
          <w:bCs/>
          <w:szCs w:val="21"/>
        </w:rPr>
        <w:t>loc,index</w:t>
      </w:r>
      <w:proofErr w:type="spellEnd"/>
      <w:proofErr w:type="gramEnd"/>
      <w:r w:rsidRPr="00EA65D7">
        <w:rPr>
          <w:rFonts w:ascii="宋体" w:hAnsi="宋体"/>
          <w:bCs/>
          <w:szCs w:val="21"/>
        </w:rPr>
        <w:t>]=sort(</w:t>
      </w:r>
      <w:proofErr w:type="spellStart"/>
      <w:r w:rsidRPr="00EA65D7">
        <w:rPr>
          <w:rFonts w:ascii="宋体" w:hAnsi="宋体"/>
          <w:bCs/>
          <w:szCs w:val="21"/>
        </w:rPr>
        <w:t>loc,'ascend</w:t>
      </w:r>
      <w:proofErr w:type="spellEnd"/>
      <w:r w:rsidRPr="00EA65D7">
        <w:rPr>
          <w:rFonts w:ascii="宋体" w:hAnsi="宋体"/>
          <w:bCs/>
          <w:szCs w:val="21"/>
        </w:rPr>
        <w:t>');pks=pks(index);</w:t>
      </w:r>
    </w:p>
    <w:p w14:paraId="35C2C021" w14:textId="6928404F" w:rsidR="00EA65D7" w:rsidRDefault="00EA65D7" w:rsidP="0046134F">
      <w:pPr>
        <w:spacing w:line="300" w:lineRule="auto"/>
        <w:ind w:leftChars="100" w:left="210" w:firstLineChars="100" w:firstLine="210"/>
        <w:jc w:val="left"/>
        <w:rPr>
          <w:rFonts w:ascii="宋体" w:hAnsi="宋体"/>
          <w:bCs/>
          <w:szCs w:val="21"/>
        </w:rPr>
      </w:pPr>
      <w:r w:rsidRPr="00EA65D7">
        <w:rPr>
          <w:rFonts w:ascii="宋体" w:hAnsi="宋体" w:hint="eastAsia"/>
          <w:bCs/>
          <w:szCs w:val="21"/>
        </w:rPr>
        <w:t>判断第一个波峰正负</w:t>
      </w:r>
      <w:r w:rsidR="0046134F">
        <w:rPr>
          <w:rFonts w:ascii="宋体" w:hAnsi="宋体" w:hint="eastAsia"/>
          <w:bCs/>
          <w:szCs w:val="21"/>
        </w:rPr>
        <w:t>：</w:t>
      </w:r>
      <w:proofErr w:type="spellStart"/>
      <w:r w:rsidRPr="00EA65D7">
        <w:rPr>
          <w:rFonts w:ascii="宋体" w:hAnsi="宋体"/>
          <w:bCs/>
          <w:szCs w:val="21"/>
        </w:rPr>
        <w:t>locFirst</w:t>
      </w:r>
      <w:proofErr w:type="spellEnd"/>
      <w:r w:rsidRPr="00EA65D7">
        <w:rPr>
          <w:rFonts w:ascii="宋体" w:hAnsi="宋体"/>
          <w:bCs/>
          <w:szCs w:val="21"/>
        </w:rPr>
        <w:t>=loc(1</w:t>
      </w:r>
      <w:proofErr w:type="gramStart"/>
      <w:r w:rsidRPr="00EA65D7">
        <w:rPr>
          <w:rFonts w:ascii="宋体" w:hAnsi="宋体"/>
          <w:bCs/>
          <w:szCs w:val="21"/>
        </w:rPr>
        <w:t>);</w:t>
      </w:r>
      <w:proofErr w:type="spellStart"/>
      <w:r w:rsidRPr="00EA65D7">
        <w:rPr>
          <w:rFonts w:ascii="宋体" w:hAnsi="宋体"/>
          <w:bCs/>
          <w:szCs w:val="21"/>
        </w:rPr>
        <w:t>firstPeakLoc</w:t>
      </w:r>
      <w:proofErr w:type="spellEnd"/>
      <w:proofErr w:type="gramEnd"/>
      <w:r w:rsidRPr="00EA65D7">
        <w:rPr>
          <w:rFonts w:ascii="宋体" w:hAnsi="宋体"/>
          <w:bCs/>
          <w:szCs w:val="21"/>
        </w:rPr>
        <w:t>(</w:t>
      </w:r>
      <w:proofErr w:type="spellStart"/>
      <w:r w:rsidRPr="00EA65D7">
        <w:rPr>
          <w:rFonts w:ascii="宋体" w:hAnsi="宋体"/>
          <w:bCs/>
          <w:szCs w:val="21"/>
        </w:rPr>
        <w:t>i,j</w:t>
      </w:r>
      <w:proofErr w:type="spellEnd"/>
      <w:r w:rsidRPr="00EA65D7">
        <w:rPr>
          <w:rFonts w:ascii="宋体" w:hAnsi="宋体"/>
          <w:bCs/>
          <w:szCs w:val="21"/>
        </w:rPr>
        <w:t>)=</w:t>
      </w:r>
      <w:proofErr w:type="spellStart"/>
      <w:r w:rsidRPr="00EA65D7">
        <w:rPr>
          <w:rFonts w:ascii="宋体" w:hAnsi="宋体"/>
          <w:bCs/>
          <w:szCs w:val="21"/>
        </w:rPr>
        <w:t>locFirst</w:t>
      </w:r>
      <w:proofErr w:type="spellEnd"/>
      <w:r w:rsidRPr="00EA65D7">
        <w:rPr>
          <w:rFonts w:ascii="宋体" w:hAnsi="宋体"/>
          <w:bCs/>
          <w:szCs w:val="21"/>
        </w:rPr>
        <w:t>;</w:t>
      </w:r>
      <w:r w:rsidR="0046134F">
        <w:rPr>
          <w:rFonts w:ascii="宋体" w:hAnsi="宋体" w:hint="eastAsia"/>
          <w:bCs/>
          <w:szCs w:val="21"/>
        </w:rPr>
        <w:t xml:space="preserve"> </w:t>
      </w:r>
      <w:proofErr w:type="spellStart"/>
      <w:r w:rsidRPr="00EA65D7">
        <w:rPr>
          <w:rFonts w:ascii="宋体" w:hAnsi="宋体"/>
          <w:bCs/>
          <w:szCs w:val="21"/>
        </w:rPr>
        <w:t>ampFirst</w:t>
      </w:r>
      <w:proofErr w:type="spellEnd"/>
      <w:r w:rsidRPr="00EA65D7">
        <w:rPr>
          <w:rFonts w:ascii="宋体" w:hAnsi="宋体"/>
          <w:bCs/>
          <w:szCs w:val="21"/>
        </w:rPr>
        <w:t>=abs(pks(1));</w:t>
      </w:r>
    </w:p>
    <w:p w14:paraId="4837FA0E" w14:textId="63B7C77C" w:rsidR="001D2B44" w:rsidRDefault="001D2B44" w:rsidP="0046134F">
      <w:pPr>
        <w:spacing w:line="300" w:lineRule="auto"/>
        <w:ind w:leftChars="100" w:left="210" w:firstLineChars="100" w:firstLine="210"/>
        <w:jc w:val="left"/>
        <w:rPr>
          <w:rFonts w:ascii="宋体" w:hAnsi="宋体"/>
          <w:bCs/>
          <w:szCs w:val="21"/>
        </w:rPr>
      </w:pPr>
      <w:r>
        <w:rPr>
          <w:rFonts w:ascii="宋体" w:hAnsi="宋体" w:hint="eastAsia"/>
          <w:bCs/>
          <w:szCs w:val="21"/>
        </w:rPr>
        <w:t>（3）根据理论时间</w:t>
      </w:r>
      <w:r w:rsidR="007F216A">
        <w:rPr>
          <w:rFonts w:ascii="宋体" w:hAnsi="宋体" w:hint="eastAsia"/>
          <w:bCs/>
          <w:szCs w:val="21"/>
        </w:rPr>
        <w:t>截取信号：</w:t>
      </w:r>
      <w:proofErr w:type="spellStart"/>
      <w:r w:rsidR="007F216A" w:rsidRPr="007F216A">
        <w:rPr>
          <w:rFonts w:ascii="宋体" w:hAnsi="宋体"/>
          <w:bCs/>
          <w:szCs w:val="21"/>
        </w:rPr>
        <w:t>tnEnd</w:t>
      </w:r>
      <w:proofErr w:type="spellEnd"/>
      <w:r w:rsidR="007F216A" w:rsidRPr="007F216A">
        <w:rPr>
          <w:rFonts w:ascii="宋体" w:hAnsi="宋体"/>
          <w:bCs/>
          <w:szCs w:val="21"/>
        </w:rPr>
        <w:t>=</w:t>
      </w:r>
      <w:proofErr w:type="spellStart"/>
      <w:r w:rsidR="007F216A" w:rsidRPr="007F216A">
        <w:rPr>
          <w:rFonts w:ascii="宋体" w:hAnsi="宋体"/>
          <w:bCs/>
          <w:szCs w:val="21"/>
        </w:rPr>
        <w:t>dataLib.tBottom</w:t>
      </w:r>
      <w:proofErr w:type="spellEnd"/>
      <w:r w:rsidR="007F216A" w:rsidRPr="007F216A">
        <w:rPr>
          <w:rFonts w:ascii="宋体" w:hAnsi="宋体"/>
          <w:bCs/>
          <w:szCs w:val="21"/>
        </w:rPr>
        <w:t>./dataLib.period+100;</w:t>
      </w:r>
    </w:p>
    <w:p w14:paraId="1C6CD670" w14:textId="39057EA7" w:rsidR="007F216A" w:rsidRDefault="007F216A" w:rsidP="0046134F">
      <w:pPr>
        <w:spacing w:line="300" w:lineRule="auto"/>
        <w:ind w:leftChars="100" w:left="210" w:firstLineChars="100" w:firstLine="210"/>
        <w:jc w:val="left"/>
        <w:rPr>
          <w:rFonts w:ascii="宋体" w:hAnsi="宋体"/>
          <w:bCs/>
          <w:szCs w:val="21"/>
        </w:rPr>
      </w:pPr>
      <w:r>
        <w:rPr>
          <w:rFonts w:ascii="宋体" w:hAnsi="宋体" w:hint="eastAsia"/>
          <w:bCs/>
          <w:szCs w:val="21"/>
        </w:rPr>
        <w:t>（4）第二个振峰到时位置：</w:t>
      </w:r>
      <w:proofErr w:type="spellStart"/>
      <w:r w:rsidRPr="007F216A">
        <w:rPr>
          <w:rFonts w:ascii="宋体" w:hAnsi="宋体"/>
          <w:bCs/>
          <w:szCs w:val="21"/>
        </w:rPr>
        <w:t>secondPeakLoc</w:t>
      </w:r>
      <w:proofErr w:type="spellEnd"/>
      <w:r w:rsidRPr="007F216A">
        <w:rPr>
          <w:rFonts w:ascii="宋体" w:hAnsi="宋体"/>
          <w:bCs/>
          <w:szCs w:val="21"/>
        </w:rPr>
        <w:t>(</w:t>
      </w:r>
      <w:proofErr w:type="spellStart"/>
      <w:proofErr w:type="gramStart"/>
      <w:r w:rsidRPr="007F216A">
        <w:rPr>
          <w:rFonts w:ascii="宋体" w:hAnsi="宋体"/>
          <w:bCs/>
          <w:szCs w:val="21"/>
        </w:rPr>
        <w:t>i,secondPeakLoc</w:t>
      </w:r>
      <w:proofErr w:type="spellEnd"/>
      <w:proofErr w:type="gramEnd"/>
      <w:r w:rsidRPr="007F216A">
        <w:rPr>
          <w:rFonts w:ascii="宋体" w:hAnsi="宋体"/>
          <w:bCs/>
          <w:szCs w:val="21"/>
        </w:rPr>
        <w:t>(</w:t>
      </w:r>
      <w:proofErr w:type="spellStart"/>
      <w:r w:rsidRPr="007F216A">
        <w:rPr>
          <w:rFonts w:ascii="宋体" w:hAnsi="宋体"/>
          <w:bCs/>
          <w:szCs w:val="21"/>
        </w:rPr>
        <w:t>i</w:t>
      </w:r>
      <w:proofErr w:type="spellEnd"/>
      <w:r w:rsidRPr="007F216A">
        <w:rPr>
          <w:rFonts w:ascii="宋体" w:hAnsi="宋体"/>
          <w:bCs/>
          <w:szCs w:val="21"/>
        </w:rPr>
        <w:t>,:)&gt;</w:t>
      </w:r>
      <w:proofErr w:type="spellStart"/>
      <w:r w:rsidRPr="007F216A">
        <w:rPr>
          <w:rFonts w:ascii="宋体" w:hAnsi="宋体"/>
          <w:bCs/>
          <w:szCs w:val="21"/>
        </w:rPr>
        <w:t>tnEnd</w:t>
      </w:r>
      <w:proofErr w:type="spellEnd"/>
      <w:r w:rsidRPr="007F216A">
        <w:rPr>
          <w:rFonts w:ascii="宋体" w:hAnsi="宋体"/>
          <w:bCs/>
          <w:szCs w:val="21"/>
        </w:rPr>
        <w:t>(</w:t>
      </w:r>
      <w:proofErr w:type="spellStart"/>
      <w:r w:rsidRPr="007F216A">
        <w:rPr>
          <w:rFonts w:ascii="宋体" w:hAnsi="宋体"/>
          <w:bCs/>
          <w:szCs w:val="21"/>
        </w:rPr>
        <w:t>i</w:t>
      </w:r>
      <w:proofErr w:type="spellEnd"/>
      <w:r w:rsidRPr="007F216A">
        <w:rPr>
          <w:rFonts w:ascii="宋体" w:hAnsi="宋体"/>
          <w:bCs/>
          <w:szCs w:val="21"/>
        </w:rPr>
        <w:t>))=nan;</w:t>
      </w:r>
    </w:p>
    <w:p w14:paraId="22D8A9F5" w14:textId="6CFCD4F2" w:rsidR="00225EAE" w:rsidRDefault="00225EAE" w:rsidP="0046134F">
      <w:pPr>
        <w:spacing w:line="300" w:lineRule="auto"/>
        <w:ind w:leftChars="100" w:left="210" w:firstLineChars="100" w:firstLine="210"/>
        <w:jc w:val="left"/>
        <w:rPr>
          <w:rFonts w:ascii="宋体" w:hAnsi="宋体"/>
          <w:bCs/>
          <w:szCs w:val="21"/>
        </w:rPr>
      </w:pPr>
    </w:p>
    <w:p w14:paraId="3A8249EA" w14:textId="593802F1" w:rsidR="00225EAE" w:rsidRDefault="00225EAE" w:rsidP="0046134F">
      <w:pPr>
        <w:spacing w:line="300" w:lineRule="auto"/>
        <w:ind w:leftChars="100" w:left="210" w:firstLineChars="100" w:firstLine="210"/>
        <w:jc w:val="left"/>
        <w:rPr>
          <w:rFonts w:ascii="宋体" w:hAnsi="宋体"/>
          <w:bCs/>
          <w:szCs w:val="21"/>
        </w:rPr>
      </w:pPr>
    </w:p>
    <w:p w14:paraId="54D5C23F" w14:textId="3C6E502D" w:rsidR="00225EAE" w:rsidRDefault="00225EAE" w:rsidP="0046134F">
      <w:pPr>
        <w:spacing w:line="300" w:lineRule="auto"/>
        <w:ind w:leftChars="100" w:left="210" w:firstLineChars="100" w:firstLine="210"/>
        <w:jc w:val="left"/>
        <w:rPr>
          <w:rFonts w:ascii="宋体" w:hAnsi="宋体"/>
          <w:bCs/>
          <w:szCs w:val="21"/>
        </w:rPr>
      </w:pPr>
    </w:p>
    <w:p w14:paraId="6F06A76F" w14:textId="7348E295" w:rsidR="00225EAE" w:rsidRDefault="00225EAE" w:rsidP="0046134F">
      <w:pPr>
        <w:spacing w:line="300" w:lineRule="auto"/>
        <w:ind w:leftChars="100" w:left="210" w:firstLineChars="100" w:firstLine="210"/>
        <w:jc w:val="left"/>
        <w:rPr>
          <w:rFonts w:ascii="宋体" w:hAnsi="宋体"/>
          <w:bCs/>
          <w:szCs w:val="21"/>
        </w:rPr>
      </w:pPr>
    </w:p>
    <w:p w14:paraId="4E296411" w14:textId="77777777" w:rsidR="00225EAE" w:rsidRPr="00EA65D7" w:rsidRDefault="00225EAE" w:rsidP="0046134F">
      <w:pPr>
        <w:spacing w:line="300" w:lineRule="auto"/>
        <w:ind w:leftChars="100" w:left="210" w:firstLineChars="100" w:firstLine="210"/>
        <w:jc w:val="left"/>
        <w:rPr>
          <w:rFonts w:ascii="宋体" w:hAnsi="宋体"/>
          <w:bCs/>
          <w:szCs w:val="21"/>
        </w:rPr>
      </w:pPr>
    </w:p>
    <w:p w14:paraId="5853AD06" w14:textId="77777777" w:rsidR="00AC218F" w:rsidRDefault="00850CBA">
      <w:pPr>
        <w:pStyle w:val="4"/>
        <w:pPrChange w:id="299" w:author="Conqueror" w:date="2021-04-06T21:41:00Z">
          <w:pPr>
            <w:pStyle w:val="ad"/>
          </w:pPr>
        </w:pPrChange>
      </w:pPr>
      <w:bookmarkStart w:id="300" w:name="_Toc26205"/>
      <w:bookmarkStart w:id="301" w:name="_Toc1621"/>
      <w:bookmarkStart w:id="302" w:name="_Toc26702"/>
      <w:bookmarkStart w:id="303" w:name="_Toc21990"/>
      <w:bookmarkStart w:id="304" w:name="_Toc1622"/>
      <w:bookmarkStart w:id="305" w:name="_Toc17699"/>
      <w:bookmarkStart w:id="306" w:name="_Toc27581"/>
      <w:bookmarkStart w:id="307" w:name="_Toc4966"/>
      <w:bookmarkStart w:id="308" w:name="_Toc31861"/>
      <w:bookmarkStart w:id="309" w:name="_Toc69297915"/>
      <w:ins w:id="310" w:author="Conqueror" w:date="2021-04-06T21:48:00Z">
        <w:r>
          <w:rPr>
            <w:rFonts w:hint="eastAsia"/>
          </w:rPr>
          <w:t>1.</w:t>
        </w:r>
      </w:ins>
      <w:r>
        <w:rPr>
          <w:rFonts w:hint="eastAsia"/>
        </w:rPr>
        <w:t>3.</w:t>
      </w:r>
      <w:r>
        <w:t xml:space="preserve">6 </w:t>
      </w:r>
      <w:r>
        <w:rPr>
          <w:rFonts w:hint="eastAsia"/>
        </w:rPr>
        <w:t>数据扩充和验证</w:t>
      </w:r>
      <w:bookmarkEnd w:id="300"/>
      <w:bookmarkEnd w:id="301"/>
      <w:bookmarkEnd w:id="302"/>
      <w:bookmarkEnd w:id="303"/>
      <w:bookmarkEnd w:id="304"/>
      <w:bookmarkEnd w:id="305"/>
      <w:bookmarkEnd w:id="306"/>
      <w:bookmarkEnd w:id="307"/>
      <w:bookmarkEnd w:id="308"/>
      <w:bookmarkEnd w:id="309"/>
    </w:p>
    <w:p w14:paraId="1D21A610" w14:textId="3A047B61" w:rsidR="00AC218F" w:rsidRDefault="00850CBA">
      <w:pPr>
        <w:spacing w:line="300" w:lineRule="auto"/>
        <w:ind w:firstLineChars="200" w:firstLine="420"/>
        <w:rPr>
          <w:rFonts w:ascii="宋体" w:hAnsi="宋体"/>
          <w:bCs/>
          <w:szCs w:val="21"/>
        </w:rPr>
      </w:pPr>
      <w:r>
        <w:rPr>
          <w:rFonts w:hint="eastAsia"/>
        </w:rPr>
        <w:t xml:space="preserve"> </w:t>
      </w:r>
      <w:r>
        <w:t xml:space="preserve"> </w:t>
      </w:r>
      <w:r>
        <w:rPr>
          <w:rFonts w:ascii="宋体" w:hAnsi="宋体" w:hint="eastAsia"/>
          <w:bCs/>
          <w:szCs w:val="21"/>
        </w:rPr>
        <w:t>由于1、2类检测数据实际情况是为良好的桩，2类为</w:t>
      </w:r>
      <w:proofErr w:type="gramStart"/>
      <w:r>
        <w:rPr>
          <w:rFonts w:ascii="宋体" w:hAnsi="宋体" w:hint="eastAsia"/>
          <w:bCs/>
          <w:szCs w:val="21"/>
        </w:rPr>
        <w:t>不确定桩有缩颈或扩颈等</w:t>
      </w:r>
      <w:proofErr w:type="gramEnd"/>
      <w:r>
        <w:rPr>
          <w:rFonts w:ascii="宋体" w:hAnsi="宋体" w:hint="eastAsia"/>
          <w:bCs/>
          <w:szCs w:val="21"/>
        </w:rPr>
        <w:t>缺损</w:t>
      </w:r>
      <w:r>
        <w:rPr>
          <w:rFonts w:ascii="宋体" w:hAnsi="宋体" w:hint="eastAsia"/>
          <w:bCs/>
          <w:szCs w:val="21"/>
        </w:rPr>
        <w:lastRenderedPageBreak/>
        <w:t>嫌疑（比值在0.2左右）。每个波形数据有4道：</w:t>
      </w:r>
    </w:p>
    <w:p w14:paraId="58FDF9A6" w14:textId="1E9671AC" w:rsidR="00D969B5" w:rsidRDefault="00D969B5">
      <w:pPr>
        <w:spacing w:line="300" w:lineRule="auto"/>
        <w:ind w:firstLineChars="200" w:firstLine="420"/>
        <w:rPr>
          <w:rFonts w:ascii="宋体" w:hAnsi="宋体"/>
          <w:bCs/>
          <w:szCs w:val="21"/>
        </w:rPr>
      </w:pPr>
      <w:r>
        <w:rPr>
          <w:rFonts w:ascii="宋体" w:hAnsi="宋体" w:hint="eastAsia"/>
          <w:bCs/>
          <w:szCs w:val="21"/>
        </w:rPr>
        <w:t>（图1-6）</w:t>
      </w:r>
    </w:p>
    <w:p w14:paraId="2EEC66FD" w14:textId="77777777" w:rsidR="00AC218F" w:rsidRDefault="00850CBA">
      <w:pPr>
        <w:spacing w:line="300" w:lineRule="auto"/>
        <w:ind w:firstLineChars="200" w:firstLine="420"/>
        <w:rPr>
          <w:rFonts w:ascii="宋体" w:hAnsi="宋体"/>
          <w:bCs/>
          <w:szCs w:val="21"/>
        </w:rPr>
      </w:pPr>
      <w:r>
        <w:rPr>
          <w:rFonts w:ascii="宋体" w:hAnsi="宋体"/>
          <w:bCs/>
          <w:noProof/>
          <w:szCs w:val="21"/>
        </w:rPr>
        <w:drawing>
          <wp:anchor distT="0" distB="0" distL="114300" distR="114300" simplePos="0" relativeHeight="251657728" behindDoc="1" locked="0" layoutInCell="1" allowOverlap="1" wp14:anchorId="080FFE18" wp14:editId="377D1BBE">
            <wp:simplePos x="0" y="0"/>
            <wp:positionH relativeFrom="column">
              <wp:posOffset>1270</wp:posOffset>
            </wp:positionH>
            <wp:positionV relativeFrom="paragraph">
              <wp:posOffset>95885</wp:posOffset>
            </wp:positionV>
            <wp:extent cx="3443605" cy="2838450"/>
            <wp:effectExtent l="0" t="0" r="4445" b="0"/>
            <wp:wrapTight wrapText="bothSides">
              <wp:wrapPolygon edited="0">
                <wp:start x="0" y="0"/>
                <wp:lineTo x="0" y="21455"/>
                <wp:lineTo x="21508" y="21455"/>
                <wp:lineTo x="215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43605" cy="2838450"/>
                    </a:xfrm>
                    <a:prstGeom prst="rect">
                      <a:avLst/>
                    </a:prstGeom>
                    <a:noFill/>
                    <a:ln>
                      <a:noFill/>
                    </a:ln>
                  </pic:spPr>
                </pic:pic>
              </a:graphicData>
            </a:graphic>
          </wp:anchor>
        </w:drawing>
      </w:r>
    </w:p>
    <w:p w14:paraId="70666127" w14:textId="77777777" w:rsidR="00541A93" w:rsidRDefault="00850CBA">
      <w:pPr>
        <w:spacing w:line="300" w:lineRule="auto"/>
        <w:ind w:firstLineChars="200" w:firstLine="420"/>
        <w:rPr>
          <w:rFonts w:ascii="宋体" w:hAnsi="宋体"/>
          <w:bCs/>
          <w:szCs w:val="21"/>
        </w:rPr>
      </w:pPr>
      <w:r>
        <w:rPr>
          <w:rFonts w:ascii="宋体" w:hAnsi="宋体" w:hint="eastAsia"/>
          <w:bCs/>
          <w:szCs w:val="21"/>
        </w:rPr>
        <w:t>左图可见一个检测波形有4条曲线每条曲线参数不是完全一样的</w:t>
      </w:r>
      <w:r w:rsidR="00541A93">
        <w:rPr>
          <w:rFonts w:ascii="宋体" w:hAnsi="宋体" w:hint="eastAsia"/>
          <w:bCs/>
          <w:szCs w:val="21"/>
        </w:rPr>
        <w:t>。</w:t>
      </w:r>
    </w:p>
    <w:p w14:paraId="3E37D413" w14:textId="130B819A" w:rsidR="00AC218F" w:rsidRDefault="00541A93">
      <w:pPr>
        <w:spacing w:line="300" w:lineRule="auto"/>
        <w:ind w:firstLineChars="200" w:firstLine="420"/>
        <w:rPr>
          <w:rFonts w:ascii="宋体" w:hAnsi="宋体"/>
          <w:bCs/>
          <w:szCs w:val="21"/>
        </w:rPr>
      </w:pPr>
      <w:r>
        <w:rPr>
          <w:rFonts w:ascii="宋体" w:hAnsi="宋体" w:hint="eastAsia"/>
          <w:bCs/>
          <w:szCs w:val="21"/>
        </w:rPr>
        <w:t>对于</w:t>
      </w:r>
      <w:r w:rsidR="00850CBA">
        <w:rPr>
          <w:rFonts w:ascii="宋体" w:hAnsi="宋体" w:hint="eastAsia"/>
          <w:bCs/>
          <w:szCs w:val="21"/>
        </w:rPr>
        <w:t>1、2类别的数据我们一个波形取1道</w:t>
      </w:r>
      <w:r>
        <w:rPr>
          <w:rFonts w:ascii="宋体" w:hAnsi="宋体" w:hint="eastAsia"/>
          <w:bCs/>
          <w:szCs w:val="21"/>
        </w:rPr>
        <w:t>来训练，</w:t>
      </w:r>
      <w:r w:rsidR="00850CBA">
        <w:rPr>
          <w:rFonts w:ascii="宋体" w:hAnsi="宋体" w:hint="eastAsia"/>
          <w:bCs/>
          <w:szCs w:val="21"/>
        </w:rPr>
        <w:t>3、4类波形</w:t>
      </w:r>
      <w:r>
        <w:rPr>
          <w:rFonts w:ascii="宋体" w:hAnsi="宋体" w:hint="eastAsia"/>
          <w:bCs/>
          <w:szCs w:val="21"/>
        </w:rPr>
        <w:t>数据量少</w:t>
      </w:r>
      <w:r w:rsidR="00850CBA">
        <w:rPr>
          <w:rFonts w:ascii="宋体" w:hAnsi="宋体" w:hint="eastAsia"/>
          <w:bCs/>
          <w:szCs w:val="21"/>
        </w:rPr>
        <w:t>，每个取多道进行样本扩充来训练。</w:t>
      </w:r>
    </w:p>
    <w:p w14:paraId="3B77AADE" w14:textId="78E2C9C8" w:rsidR="00225EAE" w:rsidRDefault="00225EAE">
      <w:pPr>
        <w:spacing w:line="300" w:lineRule="auto"/>
        <w:ind w:firstLineChars="200" w:firstLine="420"/>
        <w:rPr>
          <w:rFonts w:ascii="宋体" w:hAnsi="宋体"/>
          <w:bCs/>
          <w:szCs w:val="21"/>
        </w:rPr>
      </w:pPr>
    </w:p>
    <w:p w14:paraId="2F63F445" w14:textId="289EC339" w:rsidR="00225EAE" w:rsidRDefault="00225EAE">
      <w:pPr>
        <w:spacing w:line="300" w:lineRule="auto"/>
        <w:ind w:firstLineChars="200" w:firstLine="420"/>
        <w:rPr>
          <w:rFonts w:ascii="宋体" w:hAnsi="宋体"/>
          <w:bCs/>
          <w:szCs w:val="21"/>
        </w:rPr>
      </w:pPr>
    </w:p>
    <w:p w14:paraId="6DB43879" w14:textId="35E760D6" w:rsidR="00225EAE" w:rsidRDefault="00225EAE">
      <w:pPr>
        <w:spacing w:line="300" w:lineRule="auto"/>
        <w:ind w:firstLineChars="200" w:firstLine="420"/>
        <w:rPr>
          <w:rFonts w:ascii="宋体" w:hAnsi="宋体"/>
          <w:bCs/>
          <w:szCs w:val="21"/>
        </w:rPr>
      </w:pPr>
    </w:p>
    <w:p w14:paraId="087AB45B" w14:textId="6665CCE4" w:rsidR="00225EAE" w:rsidRDefault="00225EAE">
      <w:pPr>
        <w:spacing w:line="300" w:lineRule="auto"/>
        <w:ind w:firstLineChars="200" w:firstLine="420"/>
        <w:rPr>
          <w:rFonts w:ascii="宋体" w:hAnsi="宋体"/>
          <w:bCs/>
          <w:szCs w:val="21"/>
        </w:rPr>
      </w:pPr>
    </w:p>
    <w:p w14:paraId="6A722BC1" w14:textId="352847A1" w:rsidR="00225EAE" w:rsidRDefault="003E6692">
      <w:pPr>
        <w:spacing w:line="300" w:lineRule="auto"/>
        <w:ind w:firstLineChars="200" w:firstLine="420"/>
        <w:rPr>
          <w:rFonts w:ascii="宋体" w:hAnsi="宋体"/>
          <w:bCs/>
          <w:szCs w:val="21"/>
        </w:rPr>
      </w:pPr>
      <w:r>
        <w:rPr>
          <w:rFonts w:ascii="宋体" w:hAnsi="宋体" w:hint="eastAsia"/>
          <w:bCs/>
          <w:szCs w:val="21"/>
        </w:rPr>
        <w:t>（表1-6）</w:t>
      </w:r>
    </w:p>
    <w:p w14:paraId="7ECFA069" w14:textId="77777777" w:rsidR="00AC218F" w:rsidRDefault="00AC218F">
      <w:pPr>
        <w:spacing w:line="300" w:lineRule="auto"/>
        <w:ind w:firstLineChars="200" w:firstLine="420"/>
        <w:rPr>
          <w:rFonts w:ascii="宋体" w:hAnsi="宋体"/>
          <w:bCs/>
          <w:szCs w:val="21"/>
        </w:rPr>
      </w:pPr>
    </w:p>
    <w:tbl>
      <w:tblPr>
        <w:tblStyle w:val="af3"/>
        <w:tblpPr w:leftFromText="180" w:rightFromText="180" w:vertAnchor="text" w:horzAnchor="margin" w:tblpY="-272"/>
        <w:tblW w:w="0" w:type="auto"/>
        <w:tblLook w:val="0000" w:firstRow="0" w:lastRow="0" w:firstColumn="0" w:lastColumn="0" w:noHBand="0" w:noVBand="0"/>
      </w:tblPr>
      <w:tblGrid>
        <w:gridCol w:w="1242"/>
        <w:gridCol w:w="1701"/>
        <w:gridCol w:w="2694"/>
        <w:gridCol w:w="1659"/>
        <w:gridCol w:w="1176"/>
      </w:tblGrid>
      <w:tr w:rsidR="00541A93" w:rsidRPr="00F3646D" w14:paraId="56A2C334" w14:textId="77777777" w:rsidTr="00541A93">
        <w:trPr>
          <w:trHeight w:val="283"/>
        </w:trPr>
        <w:tc>
          <w:tcPr>
            <w:tcW w:w="1242" w:type="dxa"/>
          </w:tcPr>
          <w:p w14:paraId="0AFB0FD3" w14:textId="77777777" w:rsidR="00541A93" w:rsidRPr="00F3646D" w:rsidRDefault="00541A93" w:rsidP="00541A93">
            <w:pPr>
              <w:spacing w:line="360" w:lineRule="auto"/>
              <w:ind w:firstLineChars="200" w:firstLine="420"/>
              <w:jc w:val="center"/>
              <w:rPr>
                <w:bCs/>
                <w:szCs w:val="21"/>
              </w:rPr>
            </w:pPr>
            <w:r w:rsidRPr="00F3646D">
              <w:rPr>
                <w:bCs/>
                <w:szCs w:val="21"/>
              </w:rPr>
              <w:t>分类</w:t>
            </w:r>
          </w:p>
        </w:tc>
        <w:tc>
          <w:tcPr>
            <w:tcW w:w="1701" w:type="dxa"/>
          </w:tcPr>
          <w:p w14:paraId="5C9AD0D1" w14:textId="77777777" w:rsidR="00541A93" w:rsidRPr="00F3646D" w:rsidRDefault="00541A93" w:rsidP="00541A93">
            <w:pPr>
              <w:spacing w:line="360" w:lineRule="auto"/>
              <w:ind w:left="233" w:firstLineChars="200" w:firstLine="420"/>
              <w:jc w:val="center"/>
              <w:rPr>
                <w:bCs/>
                <w:szCs w:val="21"/>
              </w:rPr>
            </w:pPr>
            <w:r w:rsidRPr="00F3646D">
              <w:rPr>
                <w:bCs/>
                <w:szCs w:val="21"/>
              </w:rPr>
              <w:t>样本数量</w:t>
            </w:r>
          </w:p>
        </w:tc>
        <w:tc>
          <w:tcPr>
            <w:tcW w:w="2694" w:type="dxa"/>
            <w:tcBorders>
              <w:right w:val="single" w:sz="4" w:space="0" w:color="auto"/>
            </w:tcBorders>
          </w:tcPr>
          <w:p w14:paraId="3A49C07C" w14:textId="77777777" w:rsidR="00541A93" w:rsidRPr="00F3646D" w:rsidRDefault="00541A93" w:rsidP="00541A93">
            <w:pPr>
              <w:spacing w:line="360" w:lineRule="auto"/>
              <w:ind w:left="309" w:firstLineChars="200" w:firstLine="420"/>
              <w:jc w:val="center"/>
              <w:rPr>
                <w:bCs/>
                <w:szCs w:val="21"/>
              </w:rPr>
            </w:pPr>
            <w:r w:rsidRPr="00F3646D">
              <w:rPr>
                <w:bCs/>
                <w:szCs w:val="21"/>
              </w:rPr>
              <w:t>扩展后最大样本数量</w:t>
            </w:r>
          </w:p>
        </w:tc>
        <w:tc>
          <w:tcPr>
            <w:tcW w:w="1659" w:type="dxa"/>
            <w:tcBorders>
              <w:left w:val="single" w:sz="4" w:space="0" w:color="auto"/>
            </w:tcBorders>
          </w:tcPr>
          <w:p w14:paraId="3A6A37BA"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验证集</w:t>
            </w:r>
          </w:p>
        </w:tc>
        <w:tc>
          <w:tcPr>
            <w:tcW w:w="1176" w:type="dxa"/>
            <w:tcBorders>
              <w:left w:val="single" w:sz="4" w:space="0" w:color="auto"/>
            </w:tcBorders>
          </w:tcPr>
          <w:p w14:paraId="17E8BCE1" w14:textId="77777777" w:rsidR="00541A93" w:rsidRPr="00F3646D" w:rsidRDefault="00541A93" w:rsidP="00541A93">
            <w:pPr>
              <w:spacing w:line="360" w:lineRule="auto"/>
              <w:ind w:left="133" w:firstLineChars="200" w:firstLine="420"/>
              <w:jc w:val="center"/>
              <w:rPr>
                <w:bCs/>
                <w:szCs w:val="21"/>
              </w:rPr>
            </w:pPr>
            <w:r w:rsidRPr="00F3646D">
              <w:rPr>
                <w:rFonts w:hint="eastAsia"/>
                <w:bCs/>
                <w:szCs w:val="21"/>
              </w:rPr>
              <w:t>训练集</w:t>
            </w:r>
          </w:p>
        </w:tc>
      </w:tr>
      <w:tr w:rsidR="00541A93" w:rsidRPr="00F3646D" w14:paraId="626B68AD" w14:textId="77777777" w:rsidTr="00541A93">
        <w:trPr>
          <w:trHeight w:val="1735"/>
        </w:trPr>
        <w:tc>
          <w:tcPr>
            <w:tcW w:w="1242" w:type="dxa"/>
          </w:tcPr>
          <w:p w14:paraId="3D2775F6" w14:textId="77777777" w:rsidR="00541A93" w:rsidRPr="00F3646D" w:rsidRDefault="00541A93" w:rsidP="00541A93">
            <w:pPr>
              <w:spacing w:line="360" w:lineRule="auto"/>
              <w:ind w:firstLineChars="200" w:firstLine="420"/>
              <w:jc w:val="center"/>
              <w:rPr>
                <w:bCs/>
                <w:szCs w:val="21"/>
              </w:rPr>
            </w:pPr>
            <w:r w:rsidRPr="00F3646D">
              <w:rPr>
                <w:bCs/>
                <w:szCs w:val="21"/>
              </w:rPr>
              <w:t>I</w:t>
            </w:r>
          </w:p>
          <w:p w14:paraId="2DE53091" w14:textId="77777777" w:rsidR="00541A93" w:rsidRPr="00F3646D" w:rsidRDefault="00541A93" w:rsidP="00541A93">
            <w:pPr>
              <w:spacing w:line="360" w:lineRule="auto"/>
              <w:ind w:firstLineChars="200" w:firstLine="420"/>
              <w:jc w:val="center"/>
              <w:rPr>
                <w:bCs/>
                <w:szCs w:val="21"/>
              </w:rPr>
            </w:pPr>
            <w:r w:rsidRPr="00F3646D">
              <w:rPr>
                <w:bCs/>
                <w:szCs w:val="21"/>
              </w:rPr>
              <w:t>II</w:t>
            </w:r>
          </w:p>
          <w:p w14:paraId="4C84E81E" w14:textId="77777777" w:rsidR="00541A93" w:rsidRPr="00F3646D" w:rsidRDefault="00541A93" w:rsidP="00541A93">
            <w:pPr>
              <w:spacing w:line="360" w:lineRule="auto"/>
              <w:ind w:firstLineChars="200" w:firstLine="420"/>
              <w:jc w:val="center"/>
              <w:rPr>
                <w:bCs/>
                <w:szCs w:val="21"/>
              </w:rPr>
            </w:pPr>
            <w:r w:rsidRPr="00F3646D">
              <w:rPr>
                <w:bCs/>
                <w:szCs w:val="21"/>
              </w:rPr>
              <w:t>III</w:t>
            </w:r>
          </w:p>
          <w:p w14:paraId="21C99EA4" w14:textId="77777777" w:rsidR="00541A93" w:rsidRPr="00F3646D" w:rsidRDefault="00541A93" w:rsidP="00541A93">
            <w:pPr>
              <w:spacing w:line="360" w:lineRule="auto"/>
              <w:ind w:firstLineChars="200" w:firstLine="420"/>
              <w:jc w:val="center"/>
              <w:rPr>
                <w:bCs/>
                <w:szCs w:val="21"/>
              </w:rPr>
            </w:pPr>
            <w:r w:rsidRPr="00F3646D">
              <w:rPr>
                <w:bCs/>
                <w:szCs w:val="21"/>
              </w:rPr>
              <w:t>IV</w:t>
            </w:r>
          </w:p>
          <w:p w14:paraId="4ED7C7F4" w14:textId="77777777" w:rsidR="00541A93" w:rsidRPr="00F3646D" w:rsidRDefault="00541A93" w:rsidP="00541A93">
            <w:pPr>
              <w:spacing w:line="360" w:lineRule="auto"/>
              <w:ind w:firstLineChars="200" w:firstLine="420"/>
              <w:jc w:val="center"/>
              <w:rPr>
                <w:bCs/>
                <w:szCs w:val="21"/>
              </w:rPr>
            </w:pPr>
            <w:r w:rsidRPr="00F3646D">
              <w:rPr>
                <w:bCs/>
                <w:szCs w:val="21"/>
              </w:rPr>
              <w:t>汇总</w:t>
            </w:r>
          </w:p>
        </w:tc>
        <w:tc>
          <w:tcPr>
            <w:tcW w:w="1701" w:type="dxa"/>
          </w:tcPr>
          <w:p w14:paraId="471EB554" w14:textId="77777777" w:rsidR="00541A93" w:rsidRPr="00F3646D" w:rsidRDefault="00541A93" w:rsidP="00541A93">
            <w:pPr>
              <w:widowControl/>
              <w:spacing w:line="360" w:lineRule="auto"/>
              <w:ind w:firstLineChars="200" w:firstLine="420"/>
              <w:jc w:val="center"/>
              <w:rPr>
                <w:bCs/>
                <w:szCs w:val="21"/>
              </w:rPr>
            </w:pPr>
            <w:r w:rsidRPr="00F3646D">
              <w:rPr>
                <w:rFonts w:hint="eastAsia"/>
                <w:bCs/>
                <w:szCs w:val="21"/>
              </w:rPr>
              <w:t>18753</w:t>
            </w:r>
          </w:p>
          <w:p w14:paraId="001F419E"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4277</w:t>
            </w:r>
          </w:p>
          <w:p w14:paraId="4A2505AB"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3280</w:t>
            </w:r>
          </w:p>
          <w:p w14:paraId="09573E9A"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1520</w:t>
            </w:r>
          </w:p>
          <w:p w14:paraId="730954C3"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27830</w:t>
            </w:r>
          </w:p>
        </w:tc>
        <w:tc>
          <w:tcPr>
            <w:tcW w:w="2694" w:type="dxa"/>
            <w:tcBorders>
              <w:right w:val="single" w:sz="4" w:space="0" w:color="auto"/>
            </w:tcBorders>
          </w:tcPr>
          <w:p w14:paraId="4805AD3B" w14:textId="77777777" w:rsidR="00541A93" w:rsidRPr="00F3646D" w:rsidRDefault="00541A93" w:rsidP="00541A93">
            <w:pPr>
              <w:widowControl/>
              <w:spacing w:line="360" w:lineRule="auto"/>
              <w:ind w:firstLineChars="200" w:firstLine="420"/>
              <w:jc w:val="center"/>
              <w:rPr>
                <w:bCs/>
                <w:szCs w:val="21"/>
              </w:rPr>
            </w:pPr>
            <w:r>
              <w:rPr>
                <w:rFonts w:hint="eastAsia"/>
                <w:bCs/>
                <w:szCs w:val="21"/>
              </w:rPr>
              <w:t>1</w:t>
            </w:r>
            <w:r w:rsidRPr="00F3646D">
              <w:rPr>
                <w:rFonts w:hint="eastAsia"/>
                <w:bCs/>
                <w:szCs w:val="21"/>
              </w:rPr>
              <w:t>7466</w:t>
            </w:r>
          </w:p>
          <w:p w14:paraId="1CD39BF5"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17022</w:t>
            </w:r>
          </w:p>
          <w:p w14:paraId="7D12D294"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12968</w:t>
            </w:r>
          </w:p>
          <w:p w14:paraId="56256A08" w14:textId="77777777" w:rsidR="00541A93" w:rsidRPr="00F3646D" w:rsidRDefault="00541A93" w:rsidP="00541A93">
            <w:pPr>
              <w:spacing w:line="360" w:lineRule="auto"/>
              <w:ind w:firstLineChars="200" w:firstLine="420"/>
              <w:jc w:val="center"/>
              <w:rPr>
                <w:bCs/>
                <w:szCs w:val="21"/>
              </w:rPr>
            </w:pPr>
            <w:r w:rsidRPr="00F3646D">
              <w:rPr>
                <w:rFonts w:hint="eastAsia"/>
                <w:bCs/>
                <w:szCs w:val="21"/>
              </w:rPr>
              <w:t>6000</w:t>
            </w:r>
          </w:p>
          <w:p w14:paraId="74618EE4" w14:textId="2769D75C" w:rsidR="00541A93" w:rsidRPr="00F3646D" w:rsidRDefault="006F4EFC" w:rsidP="00541A93">
            <w:pPr>
              <w:spacing w:line="360" w:lineRule="auto"/>
              <w:ind w:firstLineChars="200" w:firstLine="420"/>
              <w:jc w:val="center"/>
              <w:rPr>
                <w:bCs/>
                <w:szCs w:val="21"/>
              </w:rPr>
            </w:pPr>
            <w:r>
              <w:rPr>
                <w:rFonts w:hint="eastAsia"/>
                <w:bCs/>
                <w:szCs w:val="21"/>
              </w:rPr>
              <w:t>53456</w:t>
            </w:r>
          </w:p>
        </w:tc>
        <w:tc>
          <w:tcPr>
            <w:tcW w:w="1659" w:type="dxa"/>
            <w:tcBorders>
              <w:left w:val="single" w:sz="4" w:space="0" w:color="auto"/>
            </w:tcBorders>
          </w:tcPr>
          <w:p w14:paraId="5DB3C6CC" w14:textId="77777777" w:rsidR="00541A93" w:rsidRPr="00F3646D" w:rsidRDefault="00541A93" w:rsidP="00541A93">
            <w:pPr>
              <w:widowControl/>
              <w:spacing w:line="360" w:lineRule="auto"/>
              <w:ind w:firstLineChars="200" w:firstLine="420"/>
              <w:jc w:val="left"/>
              <w:rPr>
                <w:bCs/>
                <w:szCs w:val="21"/>
              </w:rPr>
            </w:pPr>
            <w:r w:rsidRPr="00F3646D">
              <w:rPr>
                <w:rFonts w:hint="eastAsia"/>
                <w:bCs/>
                <w:szCs w:val="21"/>
              </w:rPr>
              <w:t>5400</w:t>
            </w:r>
          </w:p>
          <w:p w14:paraId="54DE779E" w14:textId="77777777" w:rsidR="00541A93" w:rsidRPr="00F3646D" w:rsidRDefault="00541A93" w:rsidP="00541A93">
            <w:pPr>
              <w:spacing w:line="360" w:lineRule="auto"/>
              <w:ind w:firstLineChars="200" w:firstLine="420"/>
              <w:rPr>
                <w:bCs/>
                <w:szCs w:val="21"/>
              </w:rPr>
            </w:pPr>
            <w:r w:rsidRPr="00F3646D">
              <w:rPr>
                <w:rFonts w:hint="eastAsia"/>
                <w:bCs/>
                <w:szCs w:val="21"/>
              </w:rPr>
              <w:t>5400</w:t>
            </w:r>
          </w:p>
          <w:p w14:paraId="759FDDBC" w14:textId="77777777" w:rsidR="00541A93" w:rsidRPr="00F3646D" w:rsidRDefault="00541A93" w:rsidP="00541A93">
            <w:pPr>
              <w:spacing w:line="360" w:lineRule="auto"/>
              <w:ind w:firstLineChars="200" w:firstLine="420"/>
              <w:rPr>
                <w:bCs/>
                <w:szCs w:val="21"/>
              </w:rPr>
            </w:pPr>
            <w:r w:rsidRPr="00F3646D">
              <w:rPr>
                <w:rFonts w:hint="eastAsia"/>
                <w:bCs/>
                <w:szCs w:val="21"/>
              </w:rPr>
              <w:t>5400</w:t>
            </w:r>
          </w:p>
          <w:p w14:paraId="110A605F" w14:textId="77777777" w:rsidR="00541A93" w:rsidRPr="00F3646D" w:rsidRDefault="00541A93" w:rsidP="00541A93">
            <w:pPr>
              <w:spacing w:line="360" w:lineRule="auto"/>
              <w:ind w:firstLineChars="200" w:firstLine="420"/>
              <w:rPr>
                <w:bCs/>
                <w:szCs w:val="21"/>
              </w:rPr>
            </w:pPr>
            <w:r w:rsidRPr="00F3646D">
              <w:rPr>
                <w:rFonts w:hint="eastAsia"/>
                <w:bCs/>
                <w:szCs w:val="21"/>
              </w:rPr>
              <w:t>5400</w:t>
            </w:r>
          </w:p>
          <w:p w14:paraId="561FE5B7" w14:textId="77777777" w:rsidR="00541A93" w:rsidRPr="00F3646D" w:rsidRDefault="00541A93" w:rsidP="00541A93">
            <w:pPr>
              <w:spacing w:line="360" w:lineRule="auto"/>
              <w:ind w:firstLineChars="200" w:firstLine="420"/>
              <w:rPr>
                <w:bCs/>
                <w:szCs w:val="21"/>
              </w:rPr>
            </w:pPr>
            <w:r w:rsidRPr="00F3646D">
              <w:rPr>
                <w:rFonts w:hint="eastAsia"/>
                <w:bCs/>
                <w:szCs w:val="21"/>
              </w:rPr>
              <w:t>21600</w:t>
            </w:r>
          </w:p>
        </w:tc>
        <w:tc>
          <w:tcPr>
            <w:tcW w:w="1176" w:type="dxa"/>
            <w:tcBorders>
              <w:left w:val="single" w:sz="4" w:space="0" w:color="auto"/>
            </w:tcBorders>
          </w:tcPr>
          <w:p w14:paraId="20BC8914" w14:textId="77777777" w:rsidR="00541A93" w:rsidRPr="00F3646D" w:rsidRDefault="00541A93" w:rsidP="00541A93">
            <w:pPr>
              <w:widowControl/>
              <w:spacing w:line="360" w:lineRule="auto"/>
              <w:ind w:firstLineChars="200" w:firstLine="420"/>
              <w:jc w:val="left"/>
              <w:rPr>
                <w:bCs/>
                <w:szCs w:val="21"/>
              </w:rPr>
            </w:pPr>
            <w:r>
              <w:rPr>
                <w:rFonts w:hint="eastAsia"/>
                <w:bCs/>
                <w:szCs w:val="21"/>
              </w:rPr>
              <w:t>1</w:t>
            </w:r>
            <w:r w:rsidRPr="00F3646D">
              <w:rPr>
                <w:rFonts w:hint="eastAsia"/>
                <w:bCs/>
                <w:szCs w:val="21"/>
              </w:rPr>
              <w:t>2066</w:t>
            </w:r>
          </w:p>
          <w:p w14:paraId="7BE397CF" w14:textId="77777777" w:rsidR="00541A93" w:rsidRPr="00F3646D" w:rsidRDefault="00541A93" w:rsidP="00541A93">
            <w:pPr>
              <w:spacing w:line="360" w:lineRule="auto"/>
              <w:ind w:firstLineChars="200" w:firstLine="420"/>
              <w:rPr>
                <w:bCs/>
                <w:szCs w:val="21"/>
              </w:rPr>
            </w:pPr>
            <w:r w:rsidRPr="00F3646D">
              <w:rPr>
                <w:rFonts w:hint="eastAsia"/>
                <w:bCs/>
                <w:szCs w:val="21"/>
              </w:rPr>
              <w:t>11578</w:t>
            </w:r>
          </w:p>
          <w:p w14:paraId="6543CE58" w14:textId="77777777" w:rsidR="00541A93" w:rsidRPr="00F3646D" w:rsidRDefault="00541A93" w:rsidP="00541A93">
            <w:pPr>
              <w:spacing w:line="360" w:lineRule="auto"/>
              <w:ind w:firstLineChars="200" w:firstLine="420"/>
              <w:rPr>
                <w:bCs/>
                <w:szCs w:val="21"/>
              </w:rPr>
            </w:pPr>
            <w:r w:rsidRPr="00F3646D">
              <w:rPr>
                <w:rFonts w:hint="eastAsia"/>
                <w:bCs/>
                <w:szCs w:val="21"/>
              </w:rPr>
              <w:t>7568</w:t>
            </w:r>
          </w:p>
          <w:p w14:paraId="754FE067" w14:textId="77777777" w:rsidR="00541A93" w:rsidRPr="00F3646D" w:rsidRDefault="00541A93" w:rsidP="00541A93">
            <w:pPr>
              <w:spacing w:line="360" w:lineRule="auto"/>
              <w:ind w:firstLineChars="200" w:firstLine="420"/>
              <w:rPr>
                <w:bCs/>
                <w:szCs w:val="21"/>
              </w:rPr>
            </w:pPr>
            <w:r w:rsidRPr="00F3646D">
              <w:rPr>
                <w:rFonts w:hint="eastAsia"/>
                <w:bCs/>
                <w:szCs w:val="21"/>
              </w:rPr>
              <w:t>600</w:t>
            </w:r>
          </w:p>
          <w:p w14:paraId="1460D8D7" w14:textId="77777777" w:rsidR="00541A93" w:rsidRPr="00F3646D" w:rsidRDefault="00541A93" w:rsidP="00541A93">
            <w:pPr>
              <w:spacing w:line="360" w:lineRule="auto"/>
              <w:ind w:firstLineChars="200" w:firstLine="420"/>
              <w:rPr>
                <w:bCs/>
                <w:szCs w:val="21"/>
              </w:rPr>
            </w:pPr>
            <w:r>
              <w:rPr>
                <w:rFonts w:hint="eastAsia"/>
                <w:bCs/>
                <w:szCs w:val="21"/>
              </w:rPr>
              <w:t>3</w:t>
            </w:r>
            <w:r w:rsidRPr="00F3646D">
              <w:rPr>
                <w:rFonts w:hint="eastAsia"/>
                <w:bCs/>
                <w:szCs w:val="21"/>
              </w:rPr>
              <w:t>1812</w:t>
            </w:r>
          </w:p>
        </w:tc>
      </w:tr>
    </w:tbl>
    <w:p w14:paraId="7E49CF3B" w14:textId="77777777" w:rsidR="00AC218F" w:rsidRDefault="00AC218F">
      <w:pPr>
        <w:spacing w:line="300" w:lineRule="auto"/>
        <w:ind w:firstLineChars="200" w:firstLine="420"/>
        <w:rPr>
          <w:rFonts w:ascii="宋体" w:hAnsi="宋体"/>
          <w:bCs/>
          <w:szCs w:val="21"/>
        </w:rPr>
      </w:pPr>
    </w:p>
    <w:p w14:paraId="70A00AA2" w14:textId="36D4A8AE" w:rsidR="00AC218F" w:rsidRDefault="007F216A">
      <w:pPr>
        <w:spacing w:line="300" w:lineRule="auto"/>
        <w:ind w:firstLineChars="200" w:firstLine="420"/>
        <w:rPr>
          <w:rFonts w:ascii="宋体" w:hAnsi="宋体"/>
          <w:bCs/>
          <w:szCs w:val="21"/>
        </w:rPr>
      </w:pPr>
      <w:r>
        <w:rPr>
          <w:rFonts w:ascii="宋体" w:hAnsi="宋体" w:hint="eastAsia"/>
          <w:bCs/>
          <w:szCs w:val="21"/>
        </w:rPr>
        <w:t>试验步骤：</w:t>
      </w:r>
    </w:p>
    <w:p w14:paraId="067838EA" w14:textId="55B54AD5" w:rsidR="007F216A" w:rsidRDefault="007F216A" w:rsidP="007F216A">
      <w:pPr>
        <w:spacing w:line="300" w:lineRule="auto"/>
        <w:ind w:firstLineChars="200" w:firstLine="420"/>
        <w:rPr>
          <w:rFonts w:ascii="宋体" w:hAnsi="宋体"/>
          <w:bCs/>
          <w:szCs w:val="21"/>
        </w:rPr>
      </w:pPr>
      <w:r>
        <w:rPr>
          <w:rFonts w:ascii="宋体" w:hAnsi="宋体" w:hint="eastAsia"/>
          <w:bCs/>
          <w:szCs w:val="21"/>
        </w:rPr>
        <w:t>（1）先随机乱序数据：第1类里面随机挑选5400个作为训练数据集，其余的作为验证集。第2类里面全部提取，再抽取补满 5400 ，其余的作验证集。第3类里面全部提取，再抽取补满 5400 ，其余的作验证集。第4类随机从扩充集里面，抽取5400个，其余600作验证集</w:t>
      </w:r>
      <w:r w:rsidR="00722413">
        <w:rPr>
          <w:rFonts w:ascii="宋体" w:hAnsi="宋体" w:hint="eastAsia"/>
          <w:bCs/>
          <w:szCs w:val="21"/>
        </w:rPr>
        <w:t>。</w:t>
      </w:r>
    </w:p>
    <w:p w14:paraId="5B1A8BFD" w14:textId="5BABE46D" w:rsidR="00603A82" w:rsidRPr="00225EAE" w:rsidRDefault="00722413" w:rsidP="00225EAE">
      <w:pPr>
        <w:spacing w:line="300" w:lineRule="auto"/>
        <w:ind w:firstLineChars="200" w:firstLine="420"/>
        <w:jc w:val="left"/>
        <w:rPr>
          <w:rFonts w:ascii="宋体" w:hAnsi="宋体"/>
          <w:bCs/>
          <w:szCs w:val="21"/>
        </w:rPr>
      </w:pPr>
      <w:r>
        <w:rPr>
          <w:rFonts w:ascii="宋体" w:hAnsi="宋体" w:hint="eastAsia"/>
          <w:bCs/>
          <w:szCs w:val="21"/>
        </w:rPr>
        <w:t>（2）对每个数据展开道：</w:t>
      </w:r>
      <w:proofErr w:type="spellStart"/>
      <w:r w:rsidR="0002761B" w:rsidRPr="0002761B">
        <w:rPr>
          <w:rFonts w:ascii="宋体" w:hAnsi="宋体"/>
          <w:bCs/>
          <w:szCs w:val="21"/>
        </w:rPr>
        <w:t>traceData</w:t>
      </w:r>
      <w:proofErr w:type="spellEnd"/>
      <w:r w:rsidR="0002761B" w:rsidRPr="0002761B">
        <w:rPr>
          <w:rFonts w:ascii="宋体" w:hAnsi="宋体"/>
          <w:bCs/>
          <w:szCs w:val="21"/>
        </w:rPr>
        <w:t>=cell(</w:t>
      </w:r>
      <w:proofErr w:type="spellStart"/>
      <w:r w:rsidR="0002761B" w:rsidRPr="0002761B">
        <w:rPr>
          <w:rFonts w:ascii="宋体" w:hAnsi="宋体"/>
          <w:bCs/>
          <w:szCs w:val="21"/>
        </w:rPr>
        <w:t>mytable</w:t>
      </w:r>
      <w:proofErr w:type="spellEnd"/>
      <w:r w:rsidR="0002761B" w:rsidRPr="0002761B">
        <w:rPr>
          <w:rFonts w:ascii="宋体" w:hAnsi="宋体"/>
          <w:bCs/>
          <w:szCs w:val="21"/>
        </w:rPr>
        <w:t>{5,3},1);</w:t>
      </w:r>
      <w:proofErr w:type="spellStart"/>
      <w:r w:rsidR="0002761B" w:rsidRPr="0002761B">
        <w:rPr>
          <w:rFonts w:ascii="宋体" w:hAnsi="宋体"/>
          <w:bCs/>
          <w:szCs w:val="21"/>
        </w:rPr>
        <w:t>traceLabel</w:t>
      </w:r>
      <w:proofErr w:type="spellEnd"/>
      <w:r w:rsidR="0002761B" w:rsidRPr="0002761B">
        <w:rPr>
          <w:rFonts w:ascii="宋体" w:hAnsi="宋体"/>
          <w:bCs/>
          <w:szCs w:val="21"/>
        </w:rPr>
        <w:t>=cell(</w:t>
      </w:r>
      <w:proofErr w:type="spellStart"/>
      <w:r w:rsidR="0002761B" w:rsidRPr="0002761B">
        <w:rPr>
          <w:rFonts w:ascii="宋体" w:hAnsi="宋体"/>
          <w:bCs/>
          <w:szCs w:val="21"/>
        </w:rPr>
        <w:t>mytable</w:t>
      </w:r>
      <w:proofErr w:type="spellEnd"/>
      <w:r w:rsidR="0002761B" w:rsidRPr="0002761B">
        <w:rPr>
          <w:rFonts w:ascii="宋体" w:hAnsi="宋体"/>
          <w:bCs/>
          <w:szCs w:val="21"/>
        </w:rPr>
        <w:t>{5,3},1);</w:t>
      </w:r>
      <w:r w:rsidR="0002761B" w:rsidRPr="0002761B">
        <w:rPr>
          <w:rFonts w:hint="eastAsia"/>
        </w:rPr>
        <w:t xml:space="preserve"> </w:t>
      </w:r>
      <w:r w:rsidR="0002761B" w:rsidRPr="0002761B">
        <w:rPr>
          <w:rFonts w:ascii="宋体" w:hAnsi="宋体" w:hint="eastAsia"/>
          <w:bCs/>
          <w:szCs w:val="21"/>
        </w:rPr>
        <w:t>每个样本第一个有效记录标记为1,其他为0</w:t>
      </w:r>
      <w:r w:rsidR="0002761B">
        <w:rPr>
          <w:rFonts w:ascii="宋体" w:hAnsi="宋体" w:hint="eastAsia"/>
          <w:bCs/>
          <w:szCs w:val="21"/>
        </w:rPr>
        <w:t>。</w:t>
      </w:r>
    </w:p>
    <w:p w14:paraId="68B49BFF" w14:textId="73F00C73" w:rsidR="00B9064E" w:rsidRPr="00B9064E" w:rsidRDefault="00B9064E" w:rsidP="00B9064E">
      <w:pPr>
        <w:spacing w:line="300" w:lineRule="auto"/>
      </w:pPr>
      <w:r>
        <w:rPr>
          <w:rFonts w:hint="eastAsia"/>
        </w:rPr>
        <w:t>（</w:t>
      </w:r>
      <w:r>
        <w:rPr>
          <w:rFonts w:hint="eastAsia"/>
        </w:rPr>
        <w:t>3</w:t>
      </w:r>
      <w:r>
        <w:rPr>
          <w:rFonts w:hint="eastAsia"/>
        </w:rPr>
        <w:t>）开道后第一类数据超过</w:t>
      </w:r>
      <w:r>
        <w:rPr>
          <w:rFonts w:hint="eastAsia"/>
        </w:rPr>
        <w:t>5400</w:t>
      </w:r>
      <w:r>
        <w:rPr>
          <w:rFonts w:hint="eastAsia"/>
        </w:rPr>
        <w:t>个，第二类不到</w:t>
      </w:r>
      <w:r>
        <w:rPr>
          <w:rFonts w:hint="eastAsia"/>
        </w:rPr>
        <w:t>5400</w:t>
      </w:r>
      <w:r>
        <w:rPr>
          <w:rFonts w:hint="eastAsia"/>
        </w:rPr>
        <w:t>个</w:t>
      </w:r>
      <w:r>
        <w:rPr>
          <w:rFonts w:hint="eastAsia"/>
        </w:rPr>
        <w:t xml:space="preserve"> 4277</w:t>
      </w:r>
      <w:r>
        <w:rPr>
          <w:rFonts w:hint="eastAsia"/>
        </w:rPr>
        <w:t>个，挑选</w:t>
      </w:r>
      <w:r>
        <w:rPr>
          <w:rFonts w:hint="eastAsia"/>
        </w:rPr>
        <w:t xml:space="preserve"> 4277</w:t>
      </w:r>
      <w:r>
        <w:rPr>
          <w:rFonts w:hint="eastAsia"/>
        </w:rPr>
        <w:t>个，然后随机挑选补全道</w:t>
      </w:r>
      <w:r>
        <w:rPr>
          <w:rFonts w:hint="eastAsia"/>
        </w:rPr>
        <w:t>5400</w:t>
      </w:r>
      <w:r>
        <w:rPr>
          <w:rFonts w:hint="eastAsia"/>
        </w:rPr>
        <w:t>个。第</w:t>
      </w:r>
      <w:r>
        <w:rPr>
          <w:rFonts w:hint="eastAsia"/>
        </w:rPr>
        <w:t>3</w:t>
      </w:r>
      <w:r>
        <w:rPr>
          <w:rFonts w:hint="eastAsia"/>
        </w:rPr>
        <w:t>类不到</w:t>
      </w:r>
      <w:r>
        <w:rPr>
          <w:rFonts w:hint="eastAsia"/>
        </w:rPr>
        <w:t>5400</w:t>
      </w:r>
      <w:r>
        <w:rPr>
          <w:rFonts w:hint="eastAsia"/>
        </w:rPr>
        <w:t>个，挑选全部然后随机挑选补全道</w:t>
      </w:r>
      <w:r>
        <w:rPr>
          <w:rFonts w:hint="eastAsia"/>
        </w:rPr>
        <w:t>5400</w:t>
      </w:r>
      <w:r>
        <w:rPr>
          <w:rFonts w:hint="eastAsia"/>
        </w:rPr>
        <w:t>个。第</w:t>
      </w:r>
      <w:r>
        <w:rPr>
          <w:rFonts w:hint="eastAsia"/>
        </w:rPr>
        <w:t>4</w:t>
      </w:r>
      <w:r>
        <w:rPr>
          <w:rFonts w:hint="eastAsia"/>
        </w:rPr>
        <w:lastRenderedPageBreak/>
        <w:t>类不到</w:t>
      </w:r>
      <w:r>
        <w:rPr>
          <w:rFonts w:hint="eastAsia"/>
        </w:rPr>
        <w:t>5400</w:t>
      </w:r>
      <w:r>
        <w:rPr>
          <w:rFonts w:hint="eastAsia"/>
        </w:rPr>
        <w:t>个，然后随机挑选补全道</w:t>
      </w:r>
      <w:r>
        <w:rPr>
          <w:rFonts w:hint="eastAsia"/>
        </w:rPr>
        <w:t>5400</w:t>
      </w:r>
      <w:r>
        <w:rPr>
          <w:rFonts w:hint="eastAsia"/>
        </w:rPr>
        <w:t>个。</w:t>
      </w:r>
    </w:p>
    <w:p w14:paraId="7C38E73E" w14:textId="77777777" w:rsidR="00AC218F" w:rsidRDefault="00850CBA">
      <w:pPr>
        <w:pStyle w:val="5"/>
        <w:spacing w:before="312" w:after="312"/>
        <w:pPrChange w:id="311" w:author="Conqueror" w:date="2021-04-06T21:42:00Z">
          <w:pPr>
            <w:pStyle w:val="3"/>
            <w:spacing w:before="312" w:after="312"/>
          </w:pPr>
        </w:pPrChange>
      </w:pPr>
      <w:bookmarkStart w:id="312" w:name="_Toc10655"/>
      <w:bookmarkStart w:id="313" w:name="_Toc15802"/>
      <w:bookmarkStart w:id="314" w:name="_Toc662"/>
      <w:bookmarkStart w:id="315" w:name="_Toc13596"/>
      <w:bookmarkStart w:id="316" w:name="_Toc17969"/>
      <w:bookmarkStart w:id="317" w:name="_Toc20382"/>
      <w:bookmarkStart w:id="318" w:name="_Toc25679"/>
      <w:bookmarkStart w:id="319" w:name="_Toc26625"/>
      <w:bookmarkStart w:id="320" w:name="_Toc27770"/>
      <w:bookmarkStart w:id="321" w:name="_Toc69297916"/>
      <w:ins w:id="322" w:author="Conqueror" w:date="2021-04-06T21:48:00Z">
        <w:r>
          <w:rPr>
            <w:rFonts w:hint="eastAsia"/>
          </w:rPr>
          <w:t>1.</w:t>
        </w:r>
      </w:ins>
      <w:r>
        <w:rPr>
          <w:rFonts w:hint="eastAsia"/>
        </w:rPr>
        <w:t>3.</w:t>
      </w:r>
      <w:r>
        <w:t>6</w:t>
      </w:r>
      <w:r>
        <w:rPr>
          <w:rFonts w:hint="eastAsia"/>
        </w:rPr>
        <w:t>.1</w:t>
      </w:r>
      <w:r>
        <w:t xml:space="preserve"> </w:t>
      </w:r>
      <w:r>
        <w:rPr>
          <w:rFonts w:hint="eastAsia"/>
        </w:rPr>
        <w:t>数据增强后训练神经网络</w:t>
      </w:r>
      <w:bookmarkEnd w:id="312"/>
      <w:bookmarkEnd w:id="313"/>
      <w:bookmarkEnd w:id="314"/>
      <w:bookmarkEnd w:id="315"/>
      <w:bookmarkEnd w:id="316"/>
      <w:bookmarkEnd w:id="317"/>
      <w:bookmarkEnd w:id="318"/>
      <w:bookmarkEnd w:id="319"/>
      <w:bookmarkEnd w:id="320"/>
      <w:bookmarkEnd w:id="321"/>
    </w:p>
    <w:p w14:paraId="2E0C2970" w14:textId="2806A1FC" w:rsidR="00AC218F" w:rsidRDefault="00BB205E">
      <w:pPr>
        <w:spacing w:line="300" w:lineRule="auto"/>
        <w:ind w:firstLineChars="200" w:firstLine="420"/>
        <w:rPr>
          <w:rFonts w:ascii="宋体" w:hAnsi="宋体"/>
          <w:bCs/>
          <w:szCs w:val="21"/>
        </w:rPr>
      </w:pPr>
      <w:r>
        <w:rPr>
          <w:rFonts w:ascii="宋体" w:hAnsi="宋体" w:hint="eastAsia"/>
          <w:bCs/>
          <w:szCs w:val="21"/>
        </w:rPr>
        <w:t>数据扩充后</w:t>
      </w:r>
      <w:r w:rsidR="00FC321B">
        <w:rPr>
          <w:rFonts w:ascii="宋体" w:hAnsi="宋体" w:hint="eastAsia"/>
          <w:bCs/>
          <w:szCs w:val="21"/>
        </w:rPr>
        <w:t>再次</w:t>
      </w:r>
      <w:r w:rsidR="00850CBA">
        <w:rPr>
          <w:rFonts w:ascii="宋体" w:hAnsi="宋体" w:hint="eastAsia"/>
          <w:bCs/>
          <w:szCs w:val="21"/>
        </w:rPr>
        <w:t xml:space="preserve">定义 LSTM 网络架构，将输入大小指定为序列大小 1（输入数据的维度）。指定具有 200 </w:t>
      </w:r>
      <w:proofErr w:type="gramStart"/>
      <w:r w:rsidR="00850CBA">
        <w:rPr>
          <w:rFonts w:ascii="宋体" w:hAnsi="宋体" w:hint="eastAsia"/>
          <w:bCs/>
          <w:szCs w:val="21"/>
        </w:rPr>
        <w:t>个</w:t>
      </w:r>
      <w:proofErr w:type="gramEnd"/>
      <w:r w:rsidR="00850CBA">
        <w:rPr>
          <w:rFonts w:ascii="宋体" w:hAnsi="宋体" w:hint="eastAsia"/>
          <w:bCs/>
          <w:szCs w:val="21"/>
        </w:rPr>
        <w:t xml:space="preserve">隐含单元的双向 LSTM 层，并输出序列的最后一个元素。最后，通过包含大小为 9 的全连接层，后跟 </w:t>
      </w:r>
      <w:proofErr w:type="spellStart"/>
      <w:r w:rsidR="00850CBA">
        <w:rPr>
          <w:rFonts w:ascii="宋体" w:hAnsi="宋体" w:hint="eastAsia"/>
          <w:bCs/>
          <w:szCs w:val="21"/>
        </w:rPr>
        <w:t>softmax</w:t>
      </w:r>
      <w:proofErr w:type="spellEnd"/>
      <w:r w:rsidR="00850CBA">
        <w:rPr>
          <w:rFonts w:ascii="宋体" w:hAnsi="宋体" w:hint="eastAsia"/>
          <w:bCs/>
          <w:szCs w:val="21"/>
        </w:rPr>
        <w:t xml:space="preserve"> 层和分类层，来指定4个类（1-4类别）。</w:t>
      </w:r>
    </w:p>
    <w:p w14:paraId="4B769DC2" w14:textId="6F34D6DD" w:rsidR="00225EAE" w:rsidRDefault="00225EAE">
      <w:pPr>
        <w:spacing w:line="300" w:lineRule="auto"/>
        <w:ind w:firstLineChars="200" w:firstLine="420"/>
        <w:rPr>
          <w:rFonts w:ascii="宋体" w:hAnsi="宋体"/>
          <w:bCs/>
          <w:szCs w:val="21"/>
        </w:rPr>
      </w:pPr>
    </w:p>
    <w:p w14:paraId="6C760635" w14:textId="2C7DACD6" w:rsidR="00AC218F" w:rsidRDefault="00850CBA">
      <w:pPr>
        <w:spacing w:line="300" w:lineRule="auto"/>
        <w:ind w:firstLineChars="200" w:firstLine="420"/>
        <w:rPr>
          <w:rFonts w:ascii="宋体" w:hAnsi="宋体"/>
          <w:bCs/>
          <w:szCs w:val="21"/>
        </w:rPr>
      </w:pPr>
      <w:r>
        <w:rPr>
          <w:rFonts w:ascii="宋体" w:hAnsi="宋体"/>
          <w:bCs/>
          <w:noProof/>
          <w:szCs w:val="21"/>
        </w:rPr>
        <w:drawing>
          <wp:inline distT="0" distB="0" distL="0" distR="0" wp14:anchorId="01BDE9EF" wp14:editId="559E2A67">
            <wp:extent cx="5274310" cy="2788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788285"/>
                    </a:xfrm>
                    <a:prstGeom prst="rect">
                      <a:avLst/>
                    </a:prstGeom>
                    <a:noFill/>
                    <a:ln>
                      <a:noFill/>
                    </a:ln>
                  </pic:spPr>
                </pic:pic>
              </a:graphicData>
            </a:graphic>
          </wp:inline>
        </w:drawing>
      </w:r>
    </w:p>
    <w:p w14:paraId="6C5C6003" w14:textId="6A3C6156" w:rsidR="005D4069" w:rsidRDefault="005D4069">
      <w:pPr>
        <w:spacing w:line="300" w:lineRule="auto"/>
        <w:ind w:firstLineChars="200" w:firstLine="420"/>
        <w:rPr>
          <w:rFonts w:ascii="宋体" w:hAnsi="宋体"/>
          <w:bCs/>
          <w:szCs w:val="21"/>
        </w:rPr>
      </w:pPr>
      <w:r>
        <w:rPr>
          <w:rFonts w:ascii="宋体" w:hAnsi="宋体" w:hint="eastAsia"/>
          <w:bCs/>
          <w:szCs w:val="21"/>
        </w:rPr>
        <w:t>（图1-7）</w:t>
      </w:r>
    </w:p>
    <w:p w14:paraId="06D8FEDE" w14:textId="39BBFFFC" w:rsidR="00AC218F" w:rsidRDefault="00850CBA">
      <w:pPr>
        <w:spacing w:line="300" w:lineRule="auto"/>
        <w:ind w:firstLineChars="200" w:firstLine="420"/>
        <w:rPr>
          <w:rFonts w:ascii="宋体" w:hAnsi="宋体"/>
          <w:bCs/>
          <w:szCs w:val="21"/>
        </w:rPr>
      </w:pPr>
      <w:r>
        <w:rPr>
          <w:rFonts w:ascii="宋体" w:hAnsi="宋体" w:hint="eastAsia"/>
          <w:bCs/>
          <w:szCs w:val="21"/>
        </w:rPr>
        <w:t>本次迭代</w:t>
      </w:r>
      <w:proofErr w:type="gramStart"/>
      <w:r>
        <w:rPr>
          <w:rFonts w:ascii="宋体" w:hAnsi="宋体" w:hint="eastAsia"/>
          <w:bCs/>
          <w:szCs w:val="21"/>
        </w:rPr>
        <w:t>优化</w:t>
      </w:r>
      <w:r w:rsidR="00215DC3">
        <w:rPr>
          <w:rFonts w:ascii="宋体" w:hAnsi="宋体" w:hint="eastAsia"/>
          <w:bCs/>
          <w:szCs w:val="21"/>
        </w:rPr>
        <w:t>分</w:t>
      </w:r>
      <w:proofErr w:type="gramEnd"/>
      <w:r w:rsidR="00215DC3">
        <w:rPr>
          <w:rFonts w:ascii="宋体" w:hAnsi="宋体" w:hint="eastAsia"/>
          <w:bCs/>
          <w:szCs w:val="21"/>
        </w:rPr>
        <w:t>批次进行，</w:t>
      </w:r>
      <w:proofErr w:type="gramStart"/>
      <w:r w:rsidR="00215DC3">
        <w:rPr>
          <w:rFonts w:ascii="宋体" w:hAnsi="宋体" w:hint="eastAsia"/>
          <w:bCs/>
          <w:szCs w:val="21"/>
        </w:rPr>
        <w:t>每训练</w:t>
      </w:r>
      <w:proofErr w:type="gramEnd"/>
      <w:r w:rsidR="00215DC3">
        <w:rPr>
          <w:rFonts w:ascii="宋体" w:hAnsi="宋体" w:hint="eastAsia"/>
          <w:bCs/>
          <w:szCs w:val="21"/>
        </w:rPr>
        <w:t>一段时间</w:t>
      </w:r>
      <w:r>
        <w:rPr>
          <w:rFonts w:ascii="宋体" w:hAnsi="宋体" w:hint="eastAsia"/>
          <w:bCs/>
          <w:szCs w:val="21"/>
        </w:rPr>
        <w:t>后</w:t>
      </w:r>
      <w:r w:rsidR="00215DC3">
        <w:rPr>
          <w:rFonts w:ascii="宋体" w:hAnsi="宋体" w:hint="eastAsia"/>
          <w:bCs/>
          <w:szCs w:val="21"/>
        </w:rPr>
        <w:t>进行保存训练结果以防数据丢失。整体</w:t>
      </w:r>
      <w:r>
        <w:rPr>
          <w:rFonts w:ascii="宋体" w:hAnsi="宋体" w:hint="eastAsia"/>
          <w:bCs/>
          <w:szCs w:val="21"/>
        </w:rPr>
        <w:t>训练精确值</w:t>
      </w:r>
      <w:r w:rsidR="00215DC3">
        <w:rPr>
          <w:rFonts w:ascii="宋体" w:hAnsi="宋体" w:hint="eastAsia"/>
          <w:bCs/>
          <w:szCs w:val="21"/>
        </w:rPr>
        <w:t>在数据扩充和改进后</w:t>
      </w:r>
      <w:r>
        <w:rPr>
          <w:rFonts w:ascii="宋体" w:hAnsi="宋体" w:hint="eastAsia"/>
          <w:bCs/>
          <w:szCs w:val="21"/>
        </w:rPr>
        <w:t>明显有了提升，达0.84左右的吻合度。</w:t>
      </w:r>
    </w:p>
    <w:p w14:paraId="4DB6356F" w14:textId="76B211E6" w:rsidR="00AC218F" w:rsidRDefault="00AC218F">
      <w:pPr>
        <w:spacing w:line="300" w:lineRule="auto"/>
        <w:ind w:firstLineChars="200" w:firstLine="420"/>
      </w:pPr>
    </w:p>
    <w:p w14:paraId="622CB24C" w14:textId="1DD9C230" w:rsidR="00AC218F" w:rsidRDefault="00850CBA">
      <w:pPr>
        <w:pStyle w:val="4"/>
        <w:pPrChange w:id="323" w:author="Conqueror" w:date="2021-04-06T21:42:00Z">
          <w:pPr>
            <w:pStyle w:val="ad"/>
          </w:pPr>
        </w:pPrChange>
      </w:pPr>
      <w:bookmarkStart w:id="324" w:name="_Toc18851"/>
      <w:bookmarkStart w:id="325" w:name="_Toc26016"/>
      <w:bookmarkStart w:id="326" w:name="_Toc16986"/>
      <w:bookmarkStart w:id="327" w:name="_Toc10185"/>
      <w:bookmarkStart w:id="328" w:name="_Toc12878"/>
      <w:bookmarkStart w:id="329" w:name="_Toc21294"/>
      <w:bookmarkStart w:id="330" w:name="_Toc18938"/>
      <w:bookmarkStart w:id="331" w:name="_Toc6427"/>
      <w:bookmarkStart w:id="332" w:name="_Toc32451"/>
      <w:bookmarkStart w:id="333" w:name="_Toc69297917"/>
      <w:ins w:id="334" w:author="Conqueror" w:date="2021-04-06T21:48:00Z">
        <w:r>
          <w:rPr>
            <w:rFonts w:hint="eastAsia"/>
          </w:rPr>
          <w:t>1.</w:t>
        </w:r>
      </w:ins>
      <w:r>
        <w:rPr>
          <w:rFonts w:hint="eastAsia"/>
        </w:rPr>
        <w:t>3.</w:t>
      </w:r>
      <w:r>
        <w:t>7</w:t>
      </w:r>
      <w:r>
        <w:rPr>
          <w:rFonts w:hint="eastAsia"/>
        </w:rPr>
        <w:t>验证结果</w:t>
      </w:r>
      <w:bookmarkEnd w:id="324"/>
      <w:bookmarkEnd w:id="325"/>
      <w:bookmarkEnd w:id="326"/>
      <w:bookmarkEnd w:id="327"/>
      <w:bookmarkEnd w:id="328"/>
      <w:bookmarkEnd w:id="329"/>
      <w:bookmarkEnd w:id="330"/>
      <w:bookmarkEnd w:id="331"/>
      <w:bookmarkEnd w:id="332"/>
      <w:bookmarkEnd w:id="333"/>
    </w:p>
    <w:p w14:paraId="67C0F8AE" w14:textId="2382FBAA" w:rsidR="00AC218F" w:rsidRDefault="00850CBA">
      <w:pPr>
        <w:spacing w:line="300" w:lineRule="auto"/>
        <w:ind w:firstLineChars="200" w:firstLine="420"/>
        <w:rPr>
          <w:rFonts w:ascii="宋体" w:hAnsi="宋体"/>
          <w:bCs/>
          <w:szCs w:val="21"/>
        </w:rPr>
      </w:pPr>
      <w:r>
        <w:rPr>
          <w:rFonts w:ascii="宋体" w:hAnsi="宋体" w:hint="eastAsia"/>
          <w:bCs/>
          <w:szCs w:val="21"/>
        </w:rPr>
        <w:t>数据集里1类和2类波形数据较多，</w:t>
      </w:r>
      <w:r>
        <w:rPr>
          <w:rFonts w:ascii="宋体" w:hAnsi="宋体"/>
          <w:bCs/>
          <w:szCs w:val="21"/>
        </w:rPr>
        <w:t>3</w:t>
      </w:r>
      <w:r>
        <w:rPr>
          <w:rFonts w:ascii="宋体" w:hAnsi="宋体" w:hint="eastAsia"/>
          <w:bCs/>
          <w:szCs w:val="21"/>
        </w:rPr>
        <w:t>类和</w:t>
      </w:r>
      <w:r>
        <w:rPr>
          <w:rFonts w:ascii="宋体" w:hAnsi="宋体"/>
          <w:bCs/>
          <w:szCs w:val="21"/>
        </w:rPr>
        <w:t>4</w:t>
      </w:r>
      <w:r>
        <w:rPr>
          <w:rFonts w:ascii="宋体" w:hAnsi="宋体" w:hint="eastAsia"/>
          <w:bCs/>
          <w:szCs w:val="21"/>
        </w:rPr>
        <w:t>类的较少。由于数据偏差太大，训练的结果不理想。我们进行了数据增强，让神经网络继续训练。数据增强后，3、4类标签的准确性提升到9</w:t>
      </w:r>
      <w:r>
        <w:rPr>
          <w:rFonts w:ascii="宋体" w:hAnsi="宋体"/>
          <w:bCs/>
          <w:szCs w:val="21"/>
        </w:rPr>
        <w:t>9%</w:t>
      </w:r>
      <w:r>
        <w:rPr>
          <w:rFonts w:ascii="宋体" w:hAnsi="宋体" w:hint="eastAsia"/>
          <w:bCs/>
          <w:szCs w:val="21"/>
        </w:rPr>
        <w:t>以上，但是验证集准确性还是很低，分别只有1</w:t>
      </w:r>
      <w:r>
        <w:rPr>
          <w:rFonts w:ascii="宋体" w:hAnsi="宋体"/>
          <w:bCs/>
          <w:szCs w:val="21"/>
        </w:rPr>
        <w:t>6.5%</w:t>
      </w:r>
      <w:r>
        <w:rPr>
          <w:rFonts w:ascii="宋体" w:hAnsi="宋体" w:hint="eastAsia"/>
          <w:bCs/>
          <w:szCs w:val="21"/>
        </w:rPr>
        <w:t>和2</w:t>
      </w:r>
      <w:r>
        <w:rPr>
          <w:rFonts w:ascii="宋体" w:hAnsi="宋体"/>
          <w:bCs/>
          <w:szCs w:val="21"/>
        </w:rPr>
        <w:t>8.5%</w:t>
      </w:r>
      <w:r w:rsidR="00541A93">
        <w:rPr>
          <w:rFonts w:ascii="宋体" w:hAnsi="宋体" w:hint="eastAsia"/>
          <w:bCs/>
          <w:szCs w:val="21"/>
        </w:rPr>
        <w:t>，这是由于</w:t>
      </w:r>
      <w:r w:rsidR="00712E01">
        <w:rPr>
          <w:rFonts w:ascii="宋体" w:hAnsi="宋体" w:hint="eastAsia"/>
          <w:bCs/>
          <w:szCs w:val="21"/>
        </w:rPr>
        <w:t>3、</w:t>
      </w:r>
      <w:r w:rsidR="00541A93">
        <w:rPr>
          <w:rFonts w:ascii="宋体" w:hAnsi="宋体" w:hint="eastAsia"/>
          <w:bCs/>
          <w:szCs w:val="21"/>
        </w:rPr>
        <w:t>4类数据量过少，</w:t>
      </w:r>
      <w:r w:rsidR="00712E01">
        <w:rPr>
          <w:rFonts w:ascii="宋体" w:hAnsi="宋体" w:hint="eastAsia"/>
          <w:bCs/>
          <w:szCs w:val="21"/>
        </w:rPr>
        <w:t>实际检测时</w:t>
      </w:r>
      <w:proofErr w:type="gramStart"/>
      <w:r w:rsidR="00712E01">
        <w:rPr>
          <w:rFonts w:ascii="宋体" w:hAnsi="宋体" w:hint="eastAsia"/>
          <w:bCs/>
          <w:szCs w:val="21"/>
        </w:rPr>
        <w:t>3、4类桩本不多见</w:t>
      </w:r>
      <w:proofErr w:type="gramEnd"/>
      <w:r w:rsidR="00712E01">
        <w:rPr>
          <w:rFonts w:ascii="宋体" w:hAnsi="宋体" w:hint="eastAsia"/>
          <w:bCs/>
          <w:szCs w:val="21"/>
        </w:rPr>
        <w:t>；</w:t>
      </w:r>
      <w:r w:rsidR="00541A93">
        <w:rPr>
          <w:rFonts w:ascii="宋体" w:hAnsi="宋体" w:hint="eastAsia"/>
          <w:bCs/>
          <w:szCs w:val="21"/>
        </w:rPr>
        <w:t>而且数据中含有</w:t>
      </w:r>
      <w:r w:rsidR="00712E01">
        <w:rPr>
          <w:rFonts w:ascii="宋体" w:hAnsi="宋体" w:hint="eastAsia"/>
          <w:bCs/>
          <w:szCs w:val="21"/>
        </w:rPr>
        <w:t>单道异常数据，训练数据精确度难以提高</w:t>
      </w:r>
      <w:r w:rsidR="008902D1">
        <w:rPr>
          <w:rFonts w:ascii="宋体" w:hAnsi="宋体" w:hint="eastAsia"/>
          <w:bCs/>
          <w:szCs w:val="21"/>
        </w:rPr>
        <w:t>。</w:t>
      </w:r>
    </w:p>
    <w:p w14:paraId="71111AB4" w14:textId="77777777" w:rsidR="00AC218F" w:rsidRDefault="00850CBA">
      <w:pPr>
        <w:spacing w:line="300" w:lineRule="auto"/>
        <w:ind w:firstLineChars="200" w:firstLine="420"/>
        <w:rPr>
          <w:rFonts w:ascii="宋体" w:hAnsi="宋体"/>
          <w:bCs/>
          <w:szCs w:val="21"/>
        </w:rPr>
      </w:pPr>
      <w:r>
        <w:rPr>
          <w:rFonts w:ascii="宋体" w:hAnsi="宋体" w:hint="eastAsia"/>
          <w:bCs/>
          <w:szCs w:val="21"/>
        </w:rPr>
        <w:t>为了解决这一问题，我们需要对数据再进一步处理。由于数据集中的数据大多数都是管桩的波形图，所以我们要根据管桩的波形规则再对数据进行分类，我们和卢老师讨论过后，得出了</w:t>
      </w:r>
      <w:proofErr w:type="gramStart"/>
      <w:r>
        <w:rPr>
          <w:rFonts w:ascii="宋体" w:hAnsi="宋体" w:hint="eastAsia"/>
          <w:bCs/>
          <w:szCs w:val="21"/>
        </w:rPr>
        <w:t>一</w:t>
      </w:r>
      <w:proofErr w:type="gramEnd"/>
      <w:r>
        <w:rPr>
          <w:rFonts w:ascii="宋体" w:hAnsi="宋体" w:hint="eastAsia"/>
          <w:bCs/>
          <w:szCs w:val="21"/>
        </w:rPr>
        <w:t>套管桩波形图分类的新规则。葛老师将所有的波形数据按类导出成图片形式。组员们每人处理4</w:t>
      </w:r>
      <w:r>
        <w:rPr>
          <w:rFonts w:ascii="宋体" w:hAnsi="宋体"/>
          <w:bCs/>
          <w:szCs w:val="21"/>
        </w:rPr>
        <w:t>000</w:t>
      </w:r>
      <w:r>
        <w:rPr>
          <w:rFonts w:ascii="宋体" w:hAnsi="宋体" w:hint="eastAsia"/>
          <w:bCs/>
          <w:szCs w:val="21"/>
        </w:rPr>
        <w:t>张波形图，对数据再进行一次分类。分类完成之后，1类标签数量减少，其他类别的标签增多，样本结构得到了一定程度的平均。此外我们与擅长</w:t>
      </w:r>
      <w:proofErr w:type="spellStart"/>
      <w:r>
        <w:rPr>
          <w:rFonts w:ascii="宋体" w:hAnsi="宋体" w:hint="eastAsia"/>
          <w:bCs/>
          <w:szCs w:val="21"/>
        </w:rPr>
        <w:t>matlab</w:t>
      </w:r>
      <w:proofErr w:type="spellEnd"/>
      <w:r>
        <w:rPr>
          <w:rFonts w:ascii="宋体" w:hAnsi="宋体" w:hint="eastAsia"/>
          <w:bCs/>
          <w:szCs w:val="21"/>
        </w:rPr>
        <w:t>的</w:t>
      </w:r>
      <w:proofErr w:type="gramStart"/>
      <w:r>
        <w:rPr>
          <w:rFonts w:ascii="宋体" w:hAnsi="宋体" w:hint="eastAsia"/>
          <w:bCs/>
          <w:szCs w:val="21"/>
        </w:rPr>
        <w:t>葛</w:t>
      </w:r>
      <w:proofErr w:type="gramEnd"/>
      <w:r>
        <w:rPr>
          <w:rFonts w:ascii="宋体" w:hAnsi="宋体" w:hint="eastAsia"/>
          <w:bCs/>
          <w:szCs w:val="21"/>
        </w:rPr>
        <w:t>导师</w:t>
      </w:r>
      <w:r>
        <w:rPr>
          <w:rFonts w:ascii="宋体" w:hAnsi="宋体" w:hint="eastAsia"/>
          <w:bCs/>
          <w:szCs w:val="21"/>
        </w:rPr>
        <w:lastRenderedPageBreak/>
        <w:t>进行了商量与研究，最终重新做出一套可用于波形图像自动分类的程序。它将单道数据提取出来训练，这样每条样本可裂变成3到4条数据。对每类标签的数据都抽取</w:t>
      </w:r>
      <w:r>
        <w:rPr>
          <w:rFonts w:ascii="宋体" w:hAnsi="宋体"/>
          <w:bCs/>
          <w:szCs w:val="21"/>
        </w:rPr>
        <w:t>5400</w:t>
      </w:r>
      <w:r>
        <w:rPr>
          <w:rFonts w:ascii="宋体" w:hAnsi="宋体" w:hint="eastAsia"/>
          <w:bCs/>
          <w:szCs w:val="21"/>
        </w:rPr>
        <w:t>道进行训练，以避免样本不均匀带来的偏差，由于每类数据人工分类部分不达5400的数据量，我们进行了随机挑选补补全道数据，使其补充到5400。再经过神经网络训练后，最终训练集准确性达到8</w:t>
      </w:r>
      <w:r>
        <w:rPr>
          <w:rFonts w:ascii="宋体" w:hAnsi="宋体"/>
          <w:bCs/>
          <w:szCs w:val="21"/>
        </w:rPr>
        <w:t>6%</w:t>
      </w:r>
      <w:r>
        <w:rPr>
          <w:rFonts w:ascii="宋体" w:hAnsi="宋体" w:hint="eastAsia"/>
          <w:bCs/>
          <w:szCs w:val="21"/>
        </w:rPr>
        <w:t>验证集准确性达到8</w:t>
      </w:r>
      <w:r>
        <w:rPr>
          <w:rFonts w:ascii="宋体" w:hAnsi="宋体"/>
          <w:bCs/>
          <w:szCs w:val="21"/>
        </w:rPr>
        <w:t>8.8%</w:t>
      </w:r>
      <w:r>
        <w:rPr>
          <w:rFonts w:ascii="宋体" w:hAnsi="宋体" w:hint="eastAsia"/>
          <w:bCs/>
          <w:szCs w:val="21"/>
        </w:rPr>
        <w:t>，效果良好。如下图所示</w:t>
      </w:r>
    </w:p>
    <w:p w14:paraId="383A5005" w14:textId="77777777" w:rsidR="00AC218F" w:rsidRDefault="00850CBA">
      <w:pPr>
        <w:spacing w:line="300" w:lineRule="auto"/>
        <w:ind w:firstLineChars="200" w:firstLine="420"/>
        <w:rPr>
          <w:rFonts w:ascii="宋体" w:hAnsi="宋体"/>
          <w:bCs/>
          <w:szCs w:val="21"/>
        </w:rPr>
      </w:pPr>
      <w:r>
        <w:rPr>
          <w:rFonts w:ascii="宋体" w:hAnsi="宋体"/>
          <w:bCs/>
          <w:noProof/>
          <w:szCs w:val="21"/>
        </w:rPr>
        <w:drawing>
          <wp:inline distT="0" distB="0" distL="0" distR="0" wp14:anchorId="1826AF86" wp14:editId="2FCD9E37">
            <wp:extent cx="4166870" cy="338010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4189056" cy="3398250"/>
                    </a:xfrm>
                    <a:prstGeom prst="rect">
                      <a:avLst/>
                    </a:prstGeom>
                  </pic:spPr>
                </pic:pic>
              </a:graphicData>
            </a:graphic>
          </wp:inline>
        </w:drawing>
      </w:r>
    </w:p>
    <w:p w14:paraId="301CA78F" w14:textId="77777777" w:rsidR="00AC218F" w:rsidRDefault="00850CBA">
      <w:pPr>
        <w:spacing w:line="300" w:lineRule="auto"/>
        <w:ind w:firstLineChars="200" w:firstLine="420"/>
        <w:rPr>
          <w:rFonts w:ascii="宋体" w:hAnsi="宋体"/>
          <w:bCs/>
          <w:szCs w:val="21"/>
        </w:rPr>
      </w:pPr>
      <w:r>
        <w:rPr>
          <w:rFonts w:ascii="宋体" w:hAnsi="宋体" w:hint="eastAsia"/>
          <w:bCs/>
          <w:szCs w:val="21"/>
        </w:rPr>
        <w:t>T</w:t>
      </w:r>
      <w:r>
        <w:rPr>
          <w:rFonts w:ascii="宋体" w:hAnsi="宋体"/>
          <w:bCs/>
          <w:szCs w:val="21"/>
        </w:rPr>
        <w:t>rain Data</w:t>
      </w:r>
      <w:r>
        <w:rPr>
          <w:rFonts w:ascii="宋体" w:hAnsi="宋体" w:hint="eastAsia"/>
          <w:bCs/>
          <w:szCs w:val="21"/>
        </w:rPr>
        <w:t>为训练集的数据预测准确度，多次训练后匹配度已达一个相对较高的标准。</w:t>
      </w:r>
    </w:p>
    <w:p w14:paraId="5654E753" w14:textId="77777777" w:rsidR="00AC218F" w:rsidRDefault="00850CBA">
      <w:pPr>
        <w:spacing w:line="300" w:lineRule="auto"/>
        <w:ind w:firstLineChars="200" w:firstLine="420"/>
        <w:rPr>
          <w:rFonts w:ascii="宋体" w:hAnsi="宋体"/>
          <w:bCs/>
          <w:szCs w:val="21"/>
        </w:rPr>
      </w:pPr>
      <w:r>
        <w:rPr>
          <w:rFonts w:ascii="宋体" w:hAnsi="宋体" w:hint="eastAsia"/>
          <w:bCs/>
          <w:szCs w:val="21"/>
        </w:rPr>
        <w:t>Va</w:t>
      </w:r>
      <w:r>
        <w:rPr>
          <w:rFonts w:ascii="宋体" w:hAnsi="宋体"/>
          <w:bCs/>
          <w:szCs w:val="21"/>
        </w:rPr>
        <w:t>lidation Data</w:t>
      </w:r>
      <w:r>
        <w:rPr>
          <w:rFonts w:ascii="宋体" w:hAnsi="宋体" w:hint="eastAsia"/>
          <w:bCs/>
          <w:szCs w:val="21"/>
        </w:rPr>
        <w:t>为监视数据模型训练过程所用，查找有无过拟合或者欠拟合数据。</w:t>
      </w:r>
    </w:p>
    <w:p w14:paraId="123B34D8" w14:textId="77777777" w:rsidR="00AC218F" w:rsidRDefault="00850CBA">
      <w:pPr>
        <w:spacing w:line="300" w:lineRule="auto"/>
        <w:ind w:firstLineChars="200" w:firstLine="420"/>
        <w:rPr>
          <w:rFonts w:ascii="宋体" w:hAnsi="宋体"/>
          <w:bCs/>
          <w:szCs w:val="21"/>
        </w:rPr>
      </w:pPr>
      <w:r>
        <w:rPr>
          <w:rFonts w:ascii="宋体" w:hAnsi="宋体"/>
          <w:bCs/>
          <w:noProof/>
          <w:szCs w:val="21"/>
        </w:rPr>
        <w:drawing>
          <wp:inline distT="0" distB="0" distL="0" distR="0" wp14:anchorId="69E7A315" wp14:editId="7E3B73ED">
            <wp:extent cx="3854450" cy="3241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3871679" cy="3256387"/>
                    </a:xfrm>
                    <a:prstGeom prst="rect">
                      <a:avLst/>
                    </a:prstGeom>
                  </pic:spPr>
                </pic:pic>
              </a:graphicData>
            </a:graphic>
          </wp:inline>
        </w:drawing>
      </w:r>
    </w:p>
    <w:p w14:paraId="04670635" w14:textId="77777777" w:rsidR="00AC218F" w:rsidRDefault="00AC218F">
      <w:pPr>
        <w:spacing w:line="300" w:lineRule="auto"/>
        <w:ind w:firstLineChars="200" w:firstLine="420"/>
        <w:jc w:val="center"/>
      </w:pPr>
    </w:p>
    <w:p w14:paraId="7F65DA85" w14:textId="77777777" w:rsidR="00AC218F" w:rsidRDefault="00850CBA">
      <w:pPr>
        <w:pStyle w:val="3"/>
        <w:spacing w:before="312" w:after="312" w:line="300" w:lineRule="auto"/>
        <w:ind w:firstLineChars="200" w:firstLine="480"/>
        <w:pPrChange w:id="335" w:author="Conqueror" w:date="2021-04-06T21:28:00Z">
          <w:pPr>
            <w:spacing w:line="300" w:lineRule="auto"/>
            <w:ind w:firstLineChars="200" w:firstLine="420"/>
            <w:outlineLvl w:val="2"/>
          </w:pPr>
        </w:pPrChange>
      </w:pPr>
      <w:bookmarkStart w:id="336" w:name="_Toc6982"/>
      <w:bookmarkStart w:id="337" w:name="_Toc2407"/>
      <w:bookmarkStart w:id="338" w:name="_Toc20315"/>
      <w:bookmarkStart w:id="339" w:name="_Toc3248"/>
      <w:bookmarkStart w:id="340" w:name="_Toc22273"/>
      <w:bookmarkStart w:id="341" w:name="_Toc2857"/>
      <w:bookmarkStart w:id="342" w:name="_Toc26142"/>
      <w:bookmarkStart w:id="343" w:name="_Toc15537"/>
      <w:bookmarkStart w:id="344" w:name="_Toc8171"/>
      <w:bookmarkStart w:id="345" w:name="_Toc16509"/>
      <w:bookmarkStart w:id="346" w:name="_Toc9312"/>
      <w:bookmarkStart w:id="347" w:name="_Toc26396"/>
      <w:bookmarkStart w:id="348" w:name="_Toc8267"/>
      <w:bookmarkStart w:id="349" w:name="_Toc69297918"/>
      <w:ins w:id="350" w:author="Conqueror" w:date="2021-04-06T21:48:00Z">
        <w:r>
          <w:rPr>
            <w:rFonts w:hint="eastAsia"/>
          </w:rPr>
          <w:t>1.</w:t>
        </w:r>
      </w:ins>
      <w:r>
        <w:rPr>
          <w:rFonts w:hint="eastAsia"/>
        </w:rPr>
        <w:t>4.</w:t>
      </w:r>
      <w:r>
        <w:rPr>
          <w:rFonts w:hint="eastAsia"/>
        </w:rPr>
        <w:t>创新点</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Pr>
          <w:rFonts w:hint="eastAsia"/>
        </w:rPr>
        <w:t xml:space="preserve"> </w:t>
      </w:r>
    </w:p>
    <w:p w14:paraId="017D1429" w14:textId="77777777" w:rsidR="00AC218F" w:rsidRDefault="00850CBA">
      <w:pPr>
        <w:spacing w:line="300" w:lineRule="auto"/>
        <w:ind w:firstLineChars="200" w:firstLine="420"/>
        <w:rPr>
          <w:rFonts w:ascii="宋体" w:hAnsi="宋体"/>
          <w:bCs/>
          <w:szCs w:val="21"/>
        </w:rPr>
      </w:pPr>
      <w:r>
        <w:rPr>
          <w:rFonts w:ascii="宋体" w:hAnsi="宋体" w:hint="eastAsia"/>
          <w:bCs/>
          <w:szCs w:val="21"/>
        </w:rPr>
        <w:t>与以往的依赖人工判别不同，本团队紧贴大数据时代下的科学发展趋势，着重于交叉学科之间的创新和融会贯通。将依靠人工技术和经验来判别桩基础缺陷等级的检测工作进行智能化的摸索实现，并探讨出深度学习下机器智能化判别缺陷等级的合理标准，其准确度最高可达90%左右；因此本试验成果对今后交叉学科的互补发展具备一定的指导意义：由于低应变反射波法识别桩基础完整性都要依赖于工程技术人员的经验，但使用大数据下的机器学习对反射波曲线进行识别训练仍属于空白阶段，本项目在传统检测手段上进行技术创新使用L</w:t>
      </w:r>
      <w:r>
        <w:rPr>
          <w:rFonts w:ascii="宋体" w:hAnsi="宋体"/>
          <w:bCs/>
          <w:szCs w:val="21"/>
        </w:rPr>
        <w:t>STM</w:t>
      </w:r>
      <w:r>
        <w:rPr>
          <w:rFonts w:ascii="宋体" w:hAnsi="宋体" w:hint="eastAsia"/>
          <w:bCs/>
          <w:szCs w:val="21"/>
        </w:rPr>
        <w:t>神经网络为模型基础，可为后期学者深入研究提供参考依据。不仅如此，人工神经网络显示了很强的诊断能力。对大多数桩的判别结果基本与实际相符,判别结果令人满意。总之,神经网络可以通过对大量的桩的实测资料的学习,利用神经精络存储专家经验,可不断的增加新的测试样本来提高系统的诊断能力。</w:t>
      </w:r>
    </w:p>
    <w:p w14:paraId="367B157A" w14:textId="77777777" w:rsidR="00AC218F" w:rsidRDefault="00AC218F">
      <w:pPr>
        <w:spacing w:line="300" w:lineRule="auto"/>
        <w:ind w:firstLineChars="200" w:firstLine="420"/>
      </w:pPr>
    </w:p>
    <w:p w14:paraId="2AF3C616" w14:textId="77777777" w:rsidR="00AC218F" w:rsidRDefault="00850CBA">
      <w:pPr>
        <w:pStyle w:val="2"/>
        <w:spacing w:line="300" w:lineRule="auto"/>
        <w:ind w:firstLineChars="200" w:firstLine="560"/>
        <w:pPrChange w:id="351" w:author="Conqueror" w:date="2021-04-06T21:28:00Z">
          <w:pPr>
            <w:spacing w:line="300" w:lineRule="auto"/>
            <w:ind w:firstLineChars="200" w:firstLine="420"/>
            <w:outlineLvl w:val="1"/>
          </w:pPr>
        </w:pPrChange>
      </w:pPr>
      <w:bookmarkStart w:id="352" w:name="_Toc24326"/>
      <w:bookmarkStart w:id="353" w:name="_Toc15606"/>
      <w:bookmarkStart w:id="354" w:name="_Toc23135"/>
      <w:bookmarkStart w:id="355" w:name="_Toc5321"/>
      <w:bookmarkStart w:id="356" w:name="_Toc15512"/>
      <w:bookmarkStart w:id="357" w:name="_Toc19213"/>
      <w:bookmarkStart w:id="358" w:name="_Toc26294"/>
      <w:bookmarkStart w:id="359" w:name="_Toc26157"/>
      <w:bookmarkStart w:id="360" w:name="_Toc3884"/>
      <w:bookmarkStart w:id="361" w:name="_Toc1019"/>
      <w:bookmarkStart w:id="362" w:name="_Toc20832"/>
      <w:bookmarkStart w:id="363" w:name="_Toc28410"/>
      <w:bookmarkStart w:id="364" w:name="_Toc29750"/>
      <w:bookmarkStart w:id="365" w:name="_Toc69297919"/>
      <w:r>
        <w:rPr>
          <w:rFonts w:hint="eastAsia"/>
        </w:rPr>
        <w:t>二、项目经费的使用情况</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6502F3FC" w14:textId="77777777" w:rsidR="00AC218F" w:rsidRDefault="00850CBA">
      <w:pPr>
        <w:spacing w:line="300" w:lineRule="auto"/>
        <w:ind w:firstLineChars="200" w:firstLine="420"/>
        <w:rPr>
          <w:rFonts w:ascii="宋体" w:hAnsi="宋体"/>
          <w:bCs/>
          <w:szCs w:val="21"/>
        </w:rPr>
      </w:pPr>
      <w:r>
        <w:rPr>
          <w:rFonts w:ascii="宋体" w:hAnsi="宋体" w:hint="eastAsia"/>
          <w:bCs/>
          <w:szCs w:val="21"/>
        </w:rPr>
        <w:t>（1）购买预应力管桩400-95，</w:t>
      </w:r>
      <w:r>
        <w:rPr>
          <w:rFonts w:ascii="宋体" w:hAnsi="宋体"/>
          <w:bCs/>
          <w:szCs w:val="21"/>
        </w:rPr>
        <w:t xml:space="preserve">  </w:t>
      </w:r>
      <w:r>
        <w:rPr>
          <w:rFonts w:ascii="宋体" w:hAnsi="宋体" w:hint="eastAsia"/>
          <w:bCs/>
          <w:szCs w:val="21"/>
        </w:rPr>
        <w:t>数量：1根，1281元</w:t>
      </w:r>
    </w:p>
    <w:p w14:paraId="3D56FB04" w14:textId="42B9FAB4" w:rsidR="00AC218F" w:rsidRDefault="00850CBA">
      <w:pPr>
        <w:spacing w:line="300" w:lineRule="auto"/>
        <w:ind w:firstLineChars="200" w:firstLine="420"/>
        <w:rPr>
          <w:rFonts w:ascii="宋体" w:hAnsi="宋体"/>
          <w:bCs/>
          <w:szCs w:val="21"/>
        </w:rPr>
      </w:pPr>
      <w:r>
        <w:rPr>
          <w:rFonts w:ascii="宋体" w:hAnsi="宋体" w:hint="eastAsia"/>
          <w:bCs/>
          <w:szCs w:val="21"/>
        </w:rPr>
        <w:t>（2）购买预应力管桩500-100，</w:t>
      </w:r>
      <w:r>
        <w:rPr>
          <w:rFonts w:ascii="宋体" w:hAnsi="宋体"/>
          <w:bCs/>
          <w:szCs w:val="21"/>
        </w:rPr>
        <w:t xml:space="preserve"> </w:t>
      </w:r>
      <w:r>
        <w:rPr>
          <w:rFonts w:ascii="宋体" w:hAnsi="宋体" w:hint="eastAsia"/>
          <w:bCs/>
          <w:szCs w:val="21"/>
        </w:rPr>
        <w:t>数量：2根，3402元</w:t>
      </w:r>
    </w:p>
    <w:p w14:paraId="73D3A2C1" w14:textId="660F1D82" w:rsidR="006C37B9" w:rsidRDefault="006C37B9">
      <w:pPr>
        <w:spacing w:line="300" w:lineRule="auto"/>
        <w:ind w:firstLineChars="200" w:firstLine="420"/>
        <w:rPr>
          <w:rFonts w:ascii="宋体" w:hAnsi="宋体"/>
          <w:bCs/>
          <w:szCs w:val="21"/>
        </w:rPr>
      </w:pPr>
      <w:r>
        <w:rPr>
          <w:rFonts w:ascii="宋体" w:hAnsi="宋体" w:hint="eastAsia"/>
          <w:bCs/>
          <w:szCs w:val="21"/>
        </w:rPr>
        <w:t>（3）购买加速度传感器1800元。</w:t>
      </w:r>
    </w:p>
    <w:p w14:paraId="4CE89494" w14:textId="77777777" w:rsidR="00AC218F" w:rsidRDefault="00850CBA">
      <w:pPr>
        <w:spacing w:line="300" w:lineRule="auto"/>
        <w:ind w:firstLineChars="200" w:firstLine="420"/>
        <w:rPr>
          <w:rFonts w:ascii="宋体" w:hAnsi="宋体"/>
          <w:bCs/>
          <w:szCs w:val="21"/>
        </w:rPr>
      </w:pPr>
      <w:r>
        <w:rPr>
          <w:rFonts w:ascii="宋体" w:hAnsi="宋体" w:hint="eastAsia"/>
          <w:bCs/>
          <w:szCs w:val="21"/>
        </w:rPr>
        <w:t>（3）市区往返交通费 400元</w:t>
      </w:r>
    </w:p>
    <w:p w14:paraId="1198E096" w14:textId="77777777" w:rsidR="00AC218F" w:rsidRDefault="00850CBA">
      <w:pPr>
        <w:spacing w:line="300" w:lineRule="auto"/>
        <w:ind w:firstLineChars="200" w:firstLine="420"/>
        <w:rPr>
          <w:rFonts w:ascii="宋体" w:hAnsi="宋体"/>
          <w:bCs/>
          <w:szCs w:val="21"/>
        </w:rPr>
      </w:pPr>
      <w:r>
        <w:rPr>
          <w:rFonts w:ascii="宋体" w:hAnsi="宋体" w:hint="eastAsia"/>
          <w:bCs/>
          <w:szCs w:val="21"/>
        </w:rPr>
        <w:t>（4）相关书籍文具费 500元</w:t>
      </w:r>
    </w:p>
    <w:p w14:paraId="30ECA6C5" w14:textId="0959C834" w:rsidR="00AC218F" w:rsidRDefault="00850CBA">
      <w:pPr>
        <w:spacing w:line="300" w:lineRule="auto"/>
        <w:ind w:firstLineChars="200" w:firstLine="420"/>
        <w:rPr>
          <w:rFonts w:ascii="宋体" w:hAnsi="宋体"/>
          <w:bCs/>
          <w:szCs w:val="21"/>
        </w:rPr>
      </w:pPr>
      <w:r>
        <w:rPr>
          <w:rFonts w:ascii="宋体" w:hAnsi="宋体" w:hint="eastAsia"/>
          <w:bCs/>
          <w:szCs w:val="21"/>
        </w:rPr>
        <w:t>合计：</w:t>
      </w:r>
      <w:r w:rsidR="006C37B9">
        <w:rPr>
          <w:rFonts w:ascii="宋体" w:hAnsi="宋体" w:hint="eastAsia"/>
          <w:bCs/>
          <w:szCs w:val="21"/>
        </w:rPr>
        <w:t>73</w:t>
      </w:r>
      <w:r>
        <w:rPr>
          <w:rFonts w:ascii="宋体" w:hAnsi="宋体" w:hint="eastAsia"/>
          <w:bCs/>
          <w:szCs w:val="21"/>
        </w:rPr>
        <w:t>38元</w:t>
      </w:r>
    </w:p>
    <w:p w14:paraId="01C6A9F6" w14:textId="77777777" w:rsidR="00AC218F" w:rsidRDefault="00AC218F">
      <w:pPr>
        <w:spacing w:line="300" w:lineRule="auto"/>
        <w:ind w:firstLineChars="200" w:firstLine="420"/>
      </w:pPr>
    </w:p>
    <w:p w14:paraId="3D730667" w14:textId="77777777" w:rsidR="00AC218F" w:rsidRDefault="00AC218F">
      <w:pPr>
        <w:spacing w:line="300" w:lineRule="auto"/>
        <w:ind w:firstLineChars="200" w:firstLine="420"/>
      </w:pPr>
    </w:p>
    <w:p w14:paraId="00C97491" w14:textId="77777777" w:rsidR="00AC218F" w:rsidRDefault="00850CBA">
      <w:pPr>
        <w:pStyle w:val="2"/>
        <w:spacing w:line="300" w:lineRule="auto"/>
        <w:ind w:firstLineChars="200" w:firstLine="560"/>
        <w:pPrChange w:id="366" w:author="Conqueror" w:date="2021-04-06T21:28:00Z">
          <w:pPr>
            <w:spacing w:line="300" w:lineRule="auto"/>
            <w:ind w:firstLineChars="200" w:firstLine="420"/>
            <w:outlineLvl w:val="1"/>
          </w:pPr>
        </w:pPrChange>
      </w:pPr>
      <w:bookmarkStart w:id="367" w:name="_Toc27918"/>
      <w:bookmarkStart w:id="368" w:name="_Toc13521"/>
      <w:bookmarkStart w:id="369" w:name="_Toc435"/>
      <w:bookmarkStart w:id="370" w:name="_Toc28233"/>
      <w:bookmarkStart w:id="371" w:name="_Toc22562"/>
      <w:bookmarkStart w:id="372" w:name="_Toc25473"/>
      <w:bookmarkStart w:id="373" w:name="_Toc23826"/>
      <w:bookmarkStart w:id="374" w:name="_Toc19196"/>
      <w:bookmarkStart w:id="375" w:name="_Toc28677"/>
      <w:bookmarkStart w:id="376" w:name="_Toc3971"/>
      <w:bookmarkStart w:id="377" w:name="_Toc20420"/>
      <w:bookmarkStart w:id="378" w:name="_Toc26082"/>
      <w:bookmarkStart w:id="379" w:name="_Toc18913"/>
      <w:bookmarkStart w:id="380" w:name="_Toc69297920"/>
      <w:r>
        <w:rPr>
          <w:rFonts w:hint="eastAsia"/>
        </w:rPr>
        <w:t>三、项目研究实践情况</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14:paraId="4B898C4F" w14:textId="77777777" w:rsidR="00AC218F" w:rsidRDefault="00AC218F">
      <w:pPr>
        <w:spacing w:line="300" w:lineRule="auto"/>
        <w:ind w:firstLineChars="200" w:firstLine="420"/>
      </w:pPr>
    </w:p>
    <w:p w14:paraId="76D87DED" w14:textId="77777777" w:rsidR="00AC218F" w:rsidRDefault="00850CBA">
      <w:pPr>
        <w:spacing w:line="300" w:lineRule="auto"/>
        <w:ind w:firstLineChars="200" w:firstLine="420"/>
        <w:rPr>
          <w:bCs/>
          <w:szCs w:val="21"/>
        </w:rPr>
      </w:pPr>
      <w:r>
        <w:rPr>
          <w:rFonts w:hint="eastAsia"/>
          <w:bCs/>
          <w:szCs w:val="21"/>
        </w:rPr>
        <w:t>2020</w:t>
      </w:r>
      <w:r>
        <w:rPr>
          <w:rFonts w:hint="eastAsia"/>
          <w:bCs/>
          <w:szCs w:val="21"/>
        </w:rPr>
        <w:t>年</w:t>
      </w:r>
      <w:r>
        <w:rPr>
          <w:rFonts w:hint="eastAsia"/>
          <w:bCs/>
          <w:szCs w:val="21"/>
        </w:rPr>
        <w:t>6</w:t>
      </w:r>
      <w:r>
        <w:rPr>
          <w:rFonts w:hint="eastAsia"/>
          <w:bCs/>
          <w:szCs w:val="21"/>
        </w:rPr>
        <w:t>月——</w:t>
      </w:r>
      <w:r>
        <w:rPr>
          <w:rFonts w:hint="eastAsia"/>
          <w:bCs/>
          <w:szCs w:val="21"/>
        </w:rPr>
        <w:t>2020</w:t>
      </w:r>
      <w:r>
        <w:rPr>
          <w:rFonts w:hint="eastAsia"/>
          <w:bCs/>
          <w:szCs w:val="21"/>
        </w:rPr>
        <w:t>年</w:t>
      </w:r>
      <w:r>
        <w:rPr>
          <w:rFonts w:hint="eastAsia"/>
          <w:bCs/>
          <w:szCs w:val="21"/>
        </w:rPr>
        <w:t>9</w:t>
      </w:r>
      <w:r>
        <w:rPr>
          <w:rFonts w:hint="eastAsia"/>
          <w:bCs/>
          <w:szCs w:val="21"/>
        </w:rPr>
        <w:t>月，这一阶段是对</w:t>
      </w:r>
      <w:r>
        <w:rPr>
          <w:rFonts w:hint="eastAsia"/>
          <w:bCs/>
          <w:szCs w:val="21"/>
        </w:rPr>
        <w:t>M</w:t>
      </w:r>
      <w:r>
        <w:rPr>
          <w:bCs/>
          <w:szCs w:val="21"/>
        </w:rPr>
        <w:t>ATLAB</w:t>
      </w:r>
      <w:r>
        <w:rPr>
          <w:rFonts w:hint="eastAsia"/>
          <w:bCs/>
          <w:szCs w:val="21"/>
        </w:rPr>
        <w:t>软件、以及深度学习课程知识和理论的积累阶段，小组各成员由于疫情在家的原因各自通过上网课，查阅大量相关文献资料的方式进行了项目知识的储备，并一同与老师讨论制定了详细的项目研究方案。</w:t>
      </w:r>
    </w:p>
    <w:p w14:paraId="6A63E07C" w14:textId="77777777" w:rsidR="00AC218F" w:rsidRDefault="00850CBA">
      <w:pPr>
        <w:spacing w:line="300" w:lineRule="auto"/>
        <w:ind w:firstLineChars="200" w:firstLine="420"/>
        <w:rPr>
          <w:bCs/>
          <w:szCs w:val="21"/>
        </w:rPr>
      </w:pPr>
      <w:r>
        <w:rPr>
          <w:rFonts w:hint="eastAsia"/>
          <w:bCs/>
          <w:szCs w:val="21"/>
        </w:rPr>
        <w:t>2020</w:t>
      </w:r>
      <w:r>
        <w:rPr>
          <w:rFonts w:hint="eastAsia"/>
          <w:bCs/>
          <w:szCs w:val="21"/>
        </w:rPr>
        <w:t>年</w:t>
      </w:r>
      <w:r>
        <w:rPr>
          <w:rFonts w:hint="eastAsia"/>
          <w:bCs/>
          <w:szCs w:val="21"/>
        </w:rPr>
        <w:t>9</w:t>
      </w:r>
      <w:r>
        <w:rPr>
          <w:rFonts w:hint="eastAsia"/>
          <w:bCs/>
          <w:szCs w:val="21"/>
        </w:rPr>
        <w:t>月——</w:t>
      </w:r>
      <w:r>
        <w:rPr>
          <w:rFonts w:hint="eastAsia"/>
          <w:bCs/>
          <w:szCs w:val="21"/>
        </w:rPr>
        <w:t>2020</w:t>
      </w:r>
      <w:r>
        <w:rPr>
          <w:rFonts w:hint="eastAsia"/>
          <w:bCs/>
          <w:szCs w:val="21"/>
        </w:rPr>
        <w:t>年</w:t>
      </w:r>
      <w:r>
        <w:rPr>
          <w:rFonts w:hint="eastAsia"/>
          <w:bCs/>
          <w:szCs w:val="21"/>
        </w:rPr>
        <w:t>11</w:t>
      </w:r>
      <w:r>
        <w:rPr>
          <w:rFonts w:hint="eastAsia"/>
          <w:bCs/>
          <w:szCs w:val="21"/>
        </w:rPr>
        <w:t>月，这一阶段小组内各成员对</w:t>
      </w:r>
      <w:r>
        <w:rPr>
          <w:rFonts w:hint="eastAsia"/>
          <w:bCs/>
          <w:szCs w:val="21"/>
        </w:rPr>
        <w:t>3</w:t>
      </w:r>
      <w:r>
        <w:rPr>
          <w:rFonts w:hint="eastAsia"/>
          <w:bCs/>
          <w:szCs w:val="21"/>
        </w:rPr>
        <w:t>万条数据进行了前期路径编写，汇总完成一个</w:t>
      </w:r>
      <w:r>
        <w:rPr>
          <w:rFonts w:hint="eastAsia"/>
          <w:bCs/>
          <w:szCs w:val="21"/>
        </w:rPr>
        <w:t>3</w:t>
      </w:r>
      <w:r>
        <w:rPr>
          <w:rFonts w:hint="eastAsia"/>
          <w:bCs/>
          <w:szCs w:val="21"/>
        </w:rPr>
        <w:t>万条不同工地的低应变检测数据路径。完成对数据的缺陷等级人工标注分类工作，在于指导老师的沟通交流下，反复复核所标注的数据以确保高精确度和完成度。</w:t>
      </w:r>
    </w:p>
    <w:p w14:paraId="14A7EAC3" w14:textId="77777777" w:rsidR="00AC218F" w:rsidRDefault="00850CBA">
      <w:pPr>
        <w:spacing w:line="300" w:lineRule="auto"/>
        <w:ind w:firstLineChars="200" w:firstLine="420"/>
        <w:rPr>
          <w:bCs/>
          <w:szCs w:val="21"/>
        </w:rPr>
      </w:pPr>
      <w:r>
        <w:rPr>
          <w:rFonts w:hint="eastAsia"/>
          <w:bCs/>
          <w:szCs w:val="21"/>
        </w:rPr>
        <w:t>2020</w:t>
      </w:r>
      <w:r>
        <w:rPr>
          <w:rFonts w:hint="eastAsia"/>
          <w:bCs/>
          <w:szCs w:val="21"/>
        </w:rPr>
        <w:t>年</w:t>
      </w:r>
      <w:r>
        <w:rPr>
          <w:rFonts w:hint="eastAsia"/>
          <w:bCs/>
          <w:szCs w:val="21"/>
        </w:rPr>
        <w:t>11</w:t>
      </w:r>
      <w:r>
        <w:rPr>
          <w:rFonts w:hint="eastAsia"/>
          <w:bCs/>
          <w:szCs w:val="21"/>
        </w:rPr>
        <w:t>月——</w:t>
      </w:r>
      <w:r>
        <w:rPr>
          <w:rFonts w:hint="eastAsia"/>
          <w:bCs/>
          <w:szCs w:val="21"/>
        </w:rPr>
        <w:t>2021</w:t>
      </w:r>
      <w:r>
        <w:rPr>
          <w:rFonts w:hint="eastAsia"/>
          <w:bCs/>
          <w:szCs w:val="21"/>
        </w:rPr>
        <w:t>年</w:t>
      </w:r>
      <w:r>
        <w:rPr>
          <w:rFonts w:hint="eastAsia"/>
          <w:bCs/>
          <w:szCs w:val="21"/>
        </w:rPr>
        <w:t>2</w:t>
      </w:r>
      <w:r>
        <w:rPr>
          <w:rFonts w:hint="eastAsia"/>
          <w:bCs/>
          <w:szCs w:val="21"/>
        </w:rPr>
        <w:t>月，此阶段小组各成员与指导老师共同合作完成</w:t>
      </w:r>
      <w:r>
        <w:rPr>
          <w:bCs/>
          <w:szCs w:val="21"/>
        </w:rPr>
        <w:t>LSTM</w:t>
      </w:r>
      <w:r>
        <w:rPr>
          <w:rFonts w:hint="eastAsia"/>
          <w:bCs/>
          <w:szCs w:val="21"/>
        </w:rPr>
        <w:t>神</w:t>
      </w:r>
      <w:r>
        <w:rPr>
          <w:rFonts w:hint="eastAsia"/>
          <w:bCs/>
          <w:szCs w:val="21"/>
        </w:rPr>
        <w:lastRenderedPageBreak/>
        <w:t>经网络的搭建和数据训练。途中遇到众多问题与老师悉心请教学习。</w:t>
      </w:r>
    </w:p>
    <w:p w14:paraId="08E5FC08" w14:textId="77777777" w:rsidR="00AC218F" w:rsidRDefault="00850CBA">
      <w:pPr>
        <w:spacing w:line="300" w:lineRule="auto"/>
        <w:ind w:firstLineChars="200" w:firstLine="420"/>
        <w:rPr>
          <w:bCs/>
          <w:szCs w:val="21"/>
        </w:rPr>
      </w:pPr>
      <w:r>
        <w:rPr>
          <w:rFonts w:hint="eastAsia"/>
          <w:bCs/>
          <w:szCs w:val="21"/>
        </w:rPr>
        <w:t>2021</w:t>
      </w:r>
      <w:r>
        <w:rPr>
          <w:rFonts w:hint="eastAsia"/>
          <w:bCs/>
          <w:szCs w:val="21"/>
        </w:rPr>
        <w:t>年</w:t>
      </w:r>
      <w:r>
        <w:rPr>
          <w:rFonts w:hint="eastAsia"/>
          <w:bCs/>
          <w:szCs w:val="21"/>
        </w:rPr>
        <w:t>2</w:t>
      </w:r>
      <w:r>
        <w:rPr>
          <w:rFonts w:hint="eastAsia"/>
          <w:bCs/>
          <w:szCs w:val="21"/>
        </w:rPr>
        <w:t>月——</w:t>
      </w:r>
      <w:r>
        <w:rPr>
          <w:rFonts w:hint="eastAsia"/>
          <w:bCs/>
          <w:szCs w:val="21"/>
        </w:rPr>
        <w:t>2021</w:t>
      </w:r>
      <w:r>
        <w:rPr>
          <w:rFonts w:hint="eastAsia"/>
          <w:bCs/>
          <w:szCs w:val="21"/>
        </w:rPr>
        <w:t>年</w:t>
      </w:r>
      <w:r>
        <w:rPr>
          <w:rFonts w:hint="eastAsia"/>
          <w:bCs/>
          <w:szCs w:val="21"/>
        </w:rPr>
        <w:t>4</w:t>
      </w:r>
      <w:r>
        <w:rPr>
          <w:rFonts w:hint="eastAsia"/>
          <w:bCs/>
          <w:szCs w:val="21"/>
        </w:rPr>
        <w:t>月，部分缺陷类型试验数据精确度不高，更换标准重新提高判别标准和准确度，多次迭代。</w:t>
      </w:r>
    </w:p>
    <w:p w14:paraId="7A02736E" w14:textId="77777777" w:rsidR="00AC218F" w:rsidRDefault="00850CBA">
      <w:pPr>
        <w:spacing w:line="300" w:lineRule="auto"/>
        <w:ind w:firstLineChars="200" w:firstLine="420"/>
        <w:rPr>
          <w:bCs/>
          <w:szCs w:val="21"/>
        </w:rPr>
      </w:pPr>
      <w:r>
        <w:rPr>
          <w:rFonts w:hint="eastAsia"/>
          <w:bCs/>
          <w:szCs w:val="21"/>
        </w:rPr>
        <w:t>2021</w:t>
      </w:r>
      <w:r>
        <w:rPr>
          <w:rFonts w:hint="eastAsia"/>
          <w:bCs/>
          <w:szCs w:val="21"/>
        </w:rPr>
        <w:t>年</w:t>
      </w:r>
      <w:r>
        <w:rPr>
          <w:rFonts w:hint="eastAsia"/>
          <w:bCs/>
          <w:szCs w:val="21"/>
        </w:rPr>
        <w:t>4</w:t>
      </w:r>
      <w:r>
        <w:rPr>
          <w:rFonts w:hint="eastAsia"/>
          <w:bCs/>
          <w:szCs w:val="21"/>
        </w:rPr>
        <w:t>月——</w:t>
      </w:r>
      <w:r>
        <w:rPr>
          <w:rFonts w:hint="eastAsia"/>
          <w:bCs/>
          <w:szCs w:val="21"/>
        </w:rPr>
        <w:t>2021</w:t>
      </w:r>
      <w:r>
        <w:rPr>
          <w:rFonts w:hint="eastAsia"/>
          <w:bCs/>
          <w:szCs w:val="21"/>
        </w:rPr>
        <w:t>年</w:t>
      </w:r>
      <w:r>
        <w:rPr>
          <w:rFonts w:hint="eastAsia"/>
          <w:bCs/>
          <w:szCs w:val="21"/>
        </w:rPr>
        <w:t>5</w:t>
      </w:r>
      <w:r>
        <w:rPr>
          <w:rFonts w:hint="eastAsia"/>
          <w:bCs/>
          <w:szCs w:val="21"/>
        </w:rPr>
        <w:t>月，撰写科研成果报告。</w:t>
      </w:r>
    </w:p>
    <w:p w14:paraId="4264E5DF" w14:textId="77777777" w:rsidR="00AC218F" w:rsidRDefault="00AC218F" w:rsidP="00B20151">
      <w:pPr>
        <w:spacing w:line="300" w:lineRule="auto"/>
      </w:pPr>
    </w:p>
    <w:p w14:paraId="33D37A6C" w14:textId="77777777" w:rsidR="00AC218F" w:rsidRDefault="00850CBA">
      <w:pPr>
        <w:pStyle w:val="2"/>
        <w:spacing w:line="300" w:lineRule="auto"/>
        <w:ind w:firstLineChars="200" w:firstLine="560"/>
        <w:pPrChange w:id="381" w:author="Conqueror" w:date="2021-04-06T21:28:00Z">
          <w:pPr>
            <w:spacing w:line="300" w:lineRule="auto"/>
            <w:ind w:firstLineChars="200" w:firstLine="420"/>
            <w:outlineLvl w:val="1"/>
          </w:pPr>
        </w:pPrChange>
      </w:pPr>
      <w:bookmarkStart w:id="382" w:name="_Toc27998"/>
      <w:bookmarkStart w:id="383" w:name="_Toc18030"/>
      <w:bookmarkStart w:id="384" w:name="_Toc26707"/>
      <w:bookmarkStart w:id="385" w:name="_Toc3954"/>
      <w:bookmarkStart w:id="386" w:name="_Toc15284"/>
      <w:bookmarkStart w:id="387" w:name="_Toc3917"/>
      <w:bookmarkStart w:id="388" w:name="_Toc27881"/>
      <w:bookmarkStart w:id="389" w:name="_Toc32476"/>
      <w:bookmarkStart w:id="390" w:name="_Toc31753"/>
      <w:bookmarkStart w:id="391" w:name="_Toc8719"/>
      <w:bookmarkStart w:id="392" w:name="_Toc11551"/>
      <w:bookmarkStart w:id="393" w:name="_Toc32015"/>
      <w:bookmarkStart w:id="394" w:name="_Toc9169"/>
      <w:bookmarkStart w:id="395" w:name="_Toc69297921"/>
      <w:r>
        <w:rPr>
          <w:rFonts w:hint="eastAsia"/>
        </w:rPr>
        <w:t>四、主要成果</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30C55FA" w14:textId="77777777" w:rsidR="00AC218F" w:rsidRDefault="00850CBA">
      <w:pPr>
        <w:pStyle w:val="3"/>
        <w:spacing w:before="312" w:after="312" w:line="300" w:lineRule="auto"/>
        <w:ind w:firstLineChars="200" w:firstLine="480"/>
        <w:pPrChange w:id="396" w:author="Conqueror" w:date="2021-04-06T21:29:00Z">
          <w:pPr>
            <w:spacing w:line="300" w:lineRule="auto"/>
            <w:ind w:firstLineChars="200" w:firstLine="420"/>
            <w:outlineLvl w:val="2"/>
          </w:pPr>
        </w:pPrChange>
      </w:pPr>
      <w:bookmarkStart w:id="397" w:name="_Toc2025"/>
      <w:bookmarkStart w:id="398" w:name="_Toc11387"/>
      <w:bookmarkStart w:id="399" w:name="_Toc17803"/>
      <w:bookmarkStart w:id="400" w:name="_Toc18537"/>
      <w:bookmarkStart w:id="401" w:name="_Toc23903"/>
      <w:bookmarkStart w:id="402" w:name="_Toc29602"/>
      <w:bookmarkStart w:id="403" w:name="_Toc11283"/>
      <w:bookmarkStart w:id="404" w:name="_Toc326"/>
      <w:bookmarkStart w:id="405" w:name="_Toc24515"/>
      <w:bookmarkStart w:id="406" w:name="_Toc25967"/>
      <w:bookmarkStart w:id="407" w:name="_Toc4453"/>
      <w:bookmarkStart w:id="408" w:name="_Toc3461"/>
      <w:bookmarkStart w:id="409" w:name="_Toc22425"/>
      <w:bookmarkStart w:id="410" w:name="_Toc69297922"/>
      <w:ins w:id="411" w:author="Conqueror" w:date="2021-04-06T21:48:00Z">
        <w:r>
          <w:rPr>
            <w:rFonts w:hint="eastAsia"/>
          </w:rPr>
          <w:t>4.</w:t>
        </w:r>
      </w:ins>
      <w:r>
        <w:rPr>
          <w:rFonts w:hint="eastAsia"/>
        </w:rPr>
        <w:t>1.</w:t>
      </w:r>
      <w:r>
        <w:rPr>
          <w:rFonts w:hint="eastAsia"/>
        </w:rPr>
        <w:t>实地低应变检测模拟</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1B4B425F" w14:textId="77777777" w:rsidR="00AC218F" w:rsidRDefault="00850CBA">
      <w:pPr>
        <w:spacing w:line="300" w:lineRule="auto"/>
        <w:ind w:firstLineChars="200" w:firstLine="420"/>
        <w:rPr>
          <w:bCs/>
          <w:szCs w:val="21"/>
        </w:rPr>
      </w:pPr>
      <w:r>
        <w:rPr>
          <w:bCs/>
          <w:noProof/>
          <w:szCs w:val="21"/>
        </w:rPr>
        <w:drawing>
          <wp:anchor distT="0" distB="0" distL="114300" distR="114300" simplePos="0" relativeHeight="251652608" behindDoc="1" locked="0" layoutInCell="1" allowOverlap="1" wp14:anchorId="1834DD4D" wp14:editId="49DB4408">
            <wp:simplePos x="0" y="0"/>
            <wp:positionH relativeFrom="column">
              <wp:posOffset>-50800</wp:posOffset>
            </wp:positionH>
            <wp:positionV relativeFrom="paragraph">
              <wp:posOffset>857250</wp:posOffset>
            </wp:positionV>
            <wp:extent cx="2489835" cy="3318510"/>
            <wp:effectExtent l="0" t="0" r="5715" b="0"/>
            <wp:wrapTight wrapText="bothSides">
              <wp:wrapPolygon edited="0">
                <wp:start x="0" y="0"/>
                <wp:lineTo x="0" y="21451"/>
                <wp:lineTo x="21484" y="21451"/>
                <wp:lineTo x="21484"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489835" cy="3318510"/>
                    </a:xfrm>
                    <a:prstGeom prst="rect">
                      <a:avLst/>
                    </a:prstGeom>
                    <a:noFill/>
                    <a:ln>
                      <a:noFill/>
                    </a:ln>
                  </pic:spPr>
                </pic:pic>
              </a:graphicData>
            </a:graphic>
          </wp:anchor>
        </w:drawing>
      </w:r>
      <w:r>
        <w:rPr>
          <w:rFonts w:hint="eastAsia"/>
          <w:bCs/>
          <w:szCs w:val="21"/>
        </w:rPr>
        <w:t xml:space="preserve"> </w:t>
      </w:r>
      <w:r>
        <w:rPr>
          <w:rFonts w:hint="eastAsia"/>
          <w:bCs/>
          <w:szCs w:val="21"/>
        </w:rPr>
        <w:t>在指导老师带领下进行实地现场学习了低应变检测模拟测试，学习到桩基不同敲击部位的低应变检测曲线特征</w:t>
      </w:r>
      <w:r>
        <w:rPr>
          <w:rFonts w:hint="eastAsia"/>
          <w:bCs/>
          <w:szCs w:val="21"/>
        </w:rPr>
        <w:t>,</w:t>
      </w:r>
      <w:r>
        <w:rPr>
          <w:rFonts w:hint="eastAsia"/>
          <w:bCs/>
          <w:szCs w:val="21"/>
        </w:rPr>
        <w:t>并将所测得的曲线作为验证集以供后续对神经网络的准确性进行检验。</w:t>
      </w:r>
    </w:p>
    <w:p w14:paraId="313DF53A" w14:textId="77777777" w:rsidR="00AC218F" w:rsidRDefault="00850CBA">
      <w:pPr>
        <w:spacing w:line="300" w:lineRule="auto"/>
        <w:ind w:firstLineChars="200" w:firstLine="420"/>
        <w:rPr>
          <w:bCs/>
          <w:szCs w:val="21"/>
        </w:rPr>
      </w:pPr>
      <w:r>
        <w:rPr>
          <w:bCs/>
          <w:noProof/>
          <w:szCs w:val="21"/>
        </w:rPr>
        <w:drawing>
          <wp:anchor distT="0" distB="0" distL="114300" distR="114300" simplePos="0" relativeHeight="251653632" behindDoc="0" locked="0" layoutInCell="1" allowOverlap="1" wp14:anchorId="79E3A195" wp14:editId="7BCDC756">
            <wp:simplePos x="0" y="0"/>
            <wp:positionH relativeFrom="column">
              <wp:posOffset>215900</wp:posOffset>
            </wp:positionH>
            <wp:positionV relativeFrom="paragraph">
              <wp:posOffset>95250</wp:posOffset>
            </wp:positionV>
            <wp:extent cx="2506345" cy="3340100"/>
            <wp:effectExtent l="0" t="0" r="825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06345" cy="3340100"/>
                    </a:xfrm>
                    <a:prstGeom prst="rect">
                      <a:avLst/>
                    </a:prstGeom>
                    <a:noFill/>
                    <a:ln>
                      <a:noFill/>
                    </a:ln>
                  </pic:spPr>
                </pic:pic>
              </a:graphicData>
            </a:graphic>
          </wp:anchor>
        </w:drawing>
      </w:r>
    </w:p>
    <w:p w14:paraId="30F58D2F" w14:textId="32855B89" w:rsidR="00AC218F" w:rsidRDefault="00AC218F">
      <w:pPr>
        <w:spacing w:line="300" w:lineRule="auto"/>
        <w:ind w:firstLineChars="200" w:firstLine="420"/>
      </w:pPr>
    </w:p>
    <w:p w14:paraId="34EB5259" w14:textId="50D3FC02" w:rsidR="00D95F1A" w:rsidRDefault="00D95F1A" w:rsidP="00D95F1A">
      <w:pPr>
        <w:spacing w:line="300" w:lineRule="auto"/>
        <w:ind w:firstLineChars="200" w:firstLine="420"/>
        <w:jc w:val="center"/>
      </w:pPr>
      <w:r>
        <w:rPr>
          <w:noProof/>
        </w:rPr>
        <w:lastRenderedPageBreak/>
        <w:drawing>
          <wp:inline distT="0" distB="0" distL="0" distR="0" wp14:anchorId="2A52B73E" wp14:editId="439F4983">
            <wp:extent cx="4025404" cy="6082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0215" cy="6089509"/>
                    </a:xfrm>
                    <a:prstGeom prst="rect">
                      <a:avLst/>
                    </a:prstGeom>
                    <a:noFill/>
                    <a:ln>
                      <a:noFill/>
                    </a:ln>
                  </pic:spPr>
                </pic:pic>
              </a:graphicData>
            </a:graphic>
          </wp:inline>
        </w:drawing>
      </w:r>
    </w:p>
    <w:p w14:paraId="6F77B543" w14:textId="373D6FC1" w:rsidR="00B20151" w:rsidRDefault="00B20151" w:rsidP="00D95F1A">
      <w:pPr>
        <w:spacing w:line="300" w:lineRule="auto"/>
        <w:ind w:firstLineChars="200" w:firstLine="420"/>
        <w:jc w:val="center"/>
      </w:pPr>
      <w:r>
        <w:rPr>
          <w:rFonts w:hint="eastAsia"/>
        </w:rPr>
        <w:t>（图</w:t>
      </w:r>
      <w:r>
        <w:rPr>
          <w:rFonts w:hint="eastAsia"/>
        </w:rPr>
        <w:t>4-2</w:t>
      </w:r>
      <w:r>
        <w:rPr>
          <w:rFonts w:hint="eastAsia"/>
        </w:rPr>
        <w:t>）</w:t>
      </w:r>
    </w:p>
    <w:p w14:paraId="516E73F5" w14:textId="26AEDE63" w:rsidR="00AC218F" w:rsidRDefault="00850CBA" w:rsidP="0025729A">
      <w:pPr>
        <w:pStyle w:val="3"/>
        <w:spacing w:before="312" w:after="312" w:line="300" w:lineRule="auto"/>
        <w:ind w:firstLineChars="200" w:firstLine="480"/>
      </w:pPr>
      <w:bookmarkStart w:id="412" w:name="_Toc21956"/>
      <w:bookmarkStart w:id="413" w:name="_Toc22105"/>
      <w:bookmarkStart w:id="414" w:name="_Toc17865"/>
      <w:bookmarkStart w:id="415" w:name="_Toc6114"/>
      <w:bookmarkStart w:id="416" w:name="_Toc1638"/>
      <w:bookmarkStart w:id="417" w:name="_Toc31210"/>
      <w:bookmarkStart w:id="418" w:name="_Toc3127"/>
      <w:bookmarkStart w:id="419" w:name="_Toc4375"/>
      <w:bookmarkStart w:id="420" w:name="_Toc8949"/>
      <w:bookmarkStart w:id="421" w:name="_Toc6899"/>
      <w:bookmarkStart w:id="422" w:name="_Toc7618"/>
      <w:bookmarkStart w:id="423" w:name="_Toc15649"/>
      <w:bookmarkStart w:id="424" w:name="_Toc16419"/>
      <w:bookmarkStart w:id="425" w:name="_Toc69297923"/>
      <w:ins w:id="426" w:author="Conqueror" w:date="2021-04-06T21:48:00Z">
        <w:r>
          <w:rPr>
            <w:rFonts w:hint="eastAsia"/>
          </w:rPr>
          <w:t>4.</w:t>
        </w:r>
      </w:ins>
      <w:r>
        <w:rPr>
          <w:rFonts w:hint="eastAsia"/>
        </w:rPr>
        <w:t>2</w:t>
      </w:r>
      <w:r>
        <w:t>.</w:t>
      </w:r>
      <w:r>
        <w:rPr>
          <w:rFonts w:hint="eastAsia"/>
        </w:rPr>
        <w:t>验证桩基础检测深度学习缺陷等级识别方法有效性</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1563529A" w14:textId="328FFB40" w:rsidR="00AC218F" w:rsidRDefault="00850CBA">
      <w:pPr>
        <w:spacing w:line="300" w:lineRule="auto"/>
        <w:ind w:firstLineChars="200" w:firstLine="420"/>
      </w:pPr>
      <w:r>
        <w:rPr>
          <w:rFonts w:hint="eastAsia"/>
        </w:rPr>
        <w:t>在进行了多次迭代和改进后找到了准确度最高的检测标准，可以整体预测缺陷</w:t>
      </w:r>
      <w:r>
        <w:rPr>
          <w:rFonts w:hint="eastAsia"/>
        </w:rPr>
        <w:t>1-4</w:t>
      </w:r>
      <w:r>
        <w:rPr>
          <w:rFonts w:hint="eastAsia"/>
        </w:rPr>
        <w:t>类桩基础的准确性达到</w:t>
      </w:r>
      <w:r>
        <w:rPr>
          <w:rFonts w:hint="eastAsia"/>
        </w:rPr>
        <w:t>0.88</w:t>
      </w:r>
      <w:r>
        <w:rPr>
          <w:rFonts w:hint="eastAsia"/>
        </w:rPr>
        <w:t>左右（图</w:t>
      </w:r>
      <w:r w:rsidR="0025729A">
        <w:rPr>
          <w:rFonts w:hint="eastAsia"/>
        </w:rPr>
        <w:t>4-3</w:t>
      </w:r>
      <w:r>
        <w:rPr>
          <w:rFonts w:hint="eastAsia"/>
        </w:rPr>
        <w:t>）</w:t>
      </w:r>
    </w:p>
    <w:p w14:paraId="1E649432" w14:textId="77777777" w:rsidR="00AC218F" w:rsidRDefault="00AC218F">
      <w:pPr>
        <w:spacing w:line="300" w:lineRule="auto"/>
        <w:ind w:firstLineChars="200" w:firstLine="420"/>
      </w:pPr>
    </w:p>
    <w:tbl>
      <w:tblPr>
        <w:tblW w:w="9501" w:type="dxa"/>
        <w:jc w:val="center"/>
        <w:tblBorders>
          <w:top w:val="single" w:sz="24" w:space="0" w:color="auto"/>
          <w:left w:val="single" w:sz="24" w:space="0" w:color="auto"/>
          <w:bottom w:val="single" w:sz="24" w:space="0" w:color="auto"/>
          <w:right w:val="single" w:sz="24" w:space="0" w:color="auto"/>
          <w:insideH w:val="single" w:sz="12" w:space="0" w:color="auto"/>
          <w:insideV w:val="single" w:sz="12" w:space="0" w:color="auto"/>
        </w:tblBorders>
        <w:tblLayout w:type="fixed"/>
        <w:tblLook w:val="04A0" w:firstRow="1" w:lastRow="0" w:firstColumn="1" w:lastColumn="0" w:noHBand="0" w:noVBand="1"/>
      </w:tblPr>
      <w:tblGrid>
        <w:gridCol w:w="1900"/>
        <w:gridCol w:w="1900"/>
        <w:gridCol w:w="1900"/>
        <w:gridCol w:w="1900"/>
        <w:gridCol w:w="1901"/>
      </w:tblGrid>
      <w:tr w:rsidR="00AC218F" w14:paraId="2F2F2B66"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13960920" w14:textId="77777777" w:rsidR="00AC218F" w:rsidRDefault="00850CBA">
            <w:pPr>
              <w:spacing w:line="300" w:lineRule="auto"/>
              <w:ind w:firstLineChars="200" w:firstLine="420"/>
            </w:pPr>
            <w:bookmarkStart w:id="427" w:name="_Hlk69050808"/>
            <w:r>
              <w:rPr>
                <w:rFonts w:hint="eastAsia"/>
              </w:rPr>
              <w:t>数据集</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DE8C49F" w14:textId="77777777" w:rsidR="00AC218F" w:rsidRDefault="00850CBA">
            <w:pPr>
              <w:spacing w:line="300" w:lineRule="auto"/>
              <w:ind w:firstLineChars="200" w:firstLine="420"/>
            </w:pPr>
            <w:r>
              <w:rPr>
                <w:rFonts w:hint="eastAsia"/>
              </w:rPr>
              <w:t>数据集标签</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5CC0A36" w14:textId="77777777" w:rsidR="00AC218F" w:rsidRDefault="00850CBA">
            <w:pPr>
              <w:spacing w:line="300" w:lineRule="auto"/>
              <w:ind w:firstLineChars="200" w:firstLine="420"/>
            </w:pPr>
            <w:r>
              <w:rPr>
                <w:rFonts w:hint="eastAsia"/>
              </w:rPr>
              <w:t>正确样本数</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FB09C99" w14:textId="77777777" w:rsidR="00AC218F" w:rsidRDefault="00850CBA">
            <w:pPr>
              <w:spacing w:line="300" w:lineRule="auto"/>
              <w:ind w:firstLineChars="200" w:firstLine="420"/>
            </w:pPr>
            <w:r>
              <w:rPr>
                <w:rFonts w:hint="eastAsia"/>
              </w:rPr>
              <w:t>样本总数</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15747167" w14:textId="77777777" w:rsidR="00AC218F" w:rsidRDefault="00850CBA">
            <w:pPr>
              <w:spacing w:line="300" w:lineRule="auto"/>
              <w:ind w:firstLineChars="200" w:firstLine="420"/>
            </w:pPr>
            <w:r>
              <w:rPr>
                <w:rFonts w:hint="eastAsia"/>
              </w:rPr>
              <w:t>准确性</w:t>
            </w:r>
          </w:p>
        </w:tc>
      </w:tr>
      <w:tr w:rsidR="00AC218F" w14:paraId="2374BC7E"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3FA0BDA0" w14:textId="77777777" w:rsidR="00AC218F" w:rsidRDefault="00850CBA">
            <w:pPr>
              <w:spacing w:line="300" w:lineRule="auto"/>
              <w:ind w:firstLineChars="200" w:firstLine="420"/>
            </w:pPr>
            <w:r>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1497673D" w14:textId="77777777" w:rsidR="00AC218F" w:rsidRDefault="00850CBA">
            <w:pPr>
              <w:spacing w:line="300" w:lineRule="auto"/>
              <w:ind w:firstLineChars="200" w:firstLine="420"/>
            </w:pPr>
            <w:r>
              <w:t>1</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F6046E9" w14:textId="77777777" w:rsidR="00AC218F" w:rsidRDefault="00850CBA">
            <w:pPr>
              <w:spacing w:line="300" w:lineRule="auto"/>
              <w:ind w:firstLineChars="200" w:firstLine="420"/>
            </w:pPr>
            <w:r>
              <w:t>4978</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B8D1183" w14:textId="77777777" w:rsidR="00AC218F" w:rsidRDefault="00850CBA">
            <w:pPr>
              <w:spacing w:line="300" w:lineRule="auto"/>
              <w:ind w:firstLineChars="200" w:firstLine="420"/>
            </w:pPr>
            <w:r>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6DE5C99F" w14:textId="77777777" w:rsidR="00AC218F" w:rsidRDefault="00850CBA">
            <w:pPr>
              <w:spacing w:line="300" w:lineRule="auto"/>
              <w:ind w:firstLineChars="200" w:firstLine="420"/>
            </w:pPr>
            <w:r>
              <w:t>0.92185</w:t>
            </w:r>
          </w:p>
        </w:tc>
      </w:tr>
      <w:tr w:rsidR="00AC218F" w14:paraId="22B75A79"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506FFE9F" w14:textId="77777777" w:rsidR="00AC218F" w:rsidRDefault="00850CBA">
            <w:pPr>
              <w:spacing w:line="300" w:lineRule="auto"/>
              <w:ind w:firstLineChars="200" w:firstLine="420"/>
            </w:pPr>
            <w:r>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387F339" w14:textId="77777777" w:rsidR="00AC218F" w:rsidRDefault="00850CBA">
            <w:pPr>
              <w:spacing w:line="300" w:lineRule="auto"/>
              <w:ind w:firstLineChars="200" w:firstLine="420"/>
            </w:pPr>
            <w:r>
              <w:t>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18ACD44" w14:textId="77777777" w:rsidR="00AC218F" w:rsidRDefault="00850CBA">
            <w:pPr>
              <w:spacing w:line="300" w:lineRule="auto"/>
              <w:ind w:firstLineChars="200" w:firstLine="420"/>
            </w:pPr>
            <w:r>
              <w:t>4299</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4F1716A" w14:textId="77777777" w:rsidR="00AC218F" w:rsidRDefault="00850CBA">
            <w:pPr>
              <w:spacing w:line="300" w:lineRule="auto"/>
              <w:ind w:firstLineChars="200" w:firstLine="420"/>
            </w:pPr>
            <w:r>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3D989C77" w14:textId="77777777" w:rsidR="00AC218F" w:rsidRDefault="00850CBA">
            <w:pPr>
              <w:spacing w:line="300" w:lineRule="auto"/>
              <w:ind w:firstLineChars="200" w:firstLine="420"/>
            </w:pPr>
            <w:r>
              <w:t>0.79611</w:t>
            </w:r>
          </w:p>
        </w:tc>
      </w:tr>
      <w:tr w:rsidR="00AC218F" w14:paraId="5CB9DBF8"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6F16943E" w14:textId="77777777" w:rsidR="00AC218F" w:rsidRDefault="00850CBA">
            <w:pPr>
              <w:spacing w:line="300" w:lineRule="auto"/>
              <w:ind w:firstLineChars="200" w:firstLine="420"/>
            </w:pPr>
            <w:r>
              <w:lastRenderedPageBreak/>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04208E1" w14:textId="77777777" w:rsidR="00AC218F" w:rsidRDefault="00850CBA">
            <w:pPr>
              <w:spacing w:line="300" w:lineRule="auto"/>
              <w:ind w:firstLineChars="200" w:firstLine="420"/>
            </w:pPr>
            <w:r>
              <w:t>3</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105B9168" w14:textId="77777777" w:rsidR="00AC218F" w:rsidRDefault="00850CBA">
            <w:pPr>
              <w:spacing w:line="300" w:lineRule="auto"/>
              <w:ind w:firstLineChars="200" w:firstLine="420"/>
            </w:pPr>
            <w:r>
              <w:t>4442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3E60B50" w14:textId="77777777" w:rsidR="00AC218F" w:rsidRDefault="00850CBA">
            <w:pPr>
              <w:spacing w:line="300" w:lineRule="auto"/>
              <w:ind w:firstLineChars="200" w:firstLine="420"/>
            </w:pPr>
            <w:r>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4B4CCF4F" w14:textId="77777777" w:rsidR="00AC218F" w:rsidRDefault="00850CBA">
            <w:pPr>
              <w:spacing w:line="300" w:lineRule="auto"/>
              <w:ind w:firstLineChars="200" w:firstLine="420"/>
            </w:pPr>
            <w:r>
              <w:t>0.82259</w:t>
            </w:r>
          </w:p>
        </w:tc>
      </w:tr>
      <w:tr w:rsidR="00AC218F" w14:paraId="625C911F"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6138A3DD" w14:textId="77777777" w:rsidR="00AC218F" w:rsidRDefault="00850CBA">
            <w:pPr>
              <w:spacing w:line="300" w:lineRule="auto"/>
              <w:ind w:firstLineChars="200" w:firstLine="420"/>
            </w:pPr>
            <w:r>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4F34F44" w14:textId="77777777" w:rsidR="00AC218F" w:rsidRDefault="00850CBA">
            <w:pPr>
              <w:spacing w:line="300" w:lineRule="auto"/>
              <w:ind w:firstLineChars="200" w:firstLine="420"/>
            </w:pPr>
            <w:r>
              <w:t>4</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1534D8D2" w14:textId="77777777" w:rsidR="00AC218F" w:rsidRDefault="00850CBA">
            <w:pPr>
              <w:spacing w:line="300" w:lineRule="auto"/>
              <w:ind w:firstLineChars="200" w:firstLine="420"/>
            </w:pPr>
            <w:r>
              <w:t>4866</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76EA018" w14:textId="77777777" w:rsidR="00AC218F" w:rsidRDefault="00850CBA">
            <w:pPr>
              <w:spacing w:line="300" w:lineRule="auto"/>
              <w:ind w:firstLineChars="200" w:firstLine="420"/>
            </w:pPr>
            <w:r>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5A008E36" w14:textId="77777777" w:rsidR="00AC218F" w:rsidRDefault="00850CBA">
            <w:pPr>
              <w:spacing w:line="300" w:lineRule="auto"/>
              <w:ind w:firstLineChars="200" w:firstLine="420"/>
            </w:pPr>
            <w:r>
              <w:t>0.90111</w:t>
            </w:r>
          </w:p>
        </w:tc>
      </w:tr>
      <w:tr w:rsidR="00AC218F" w14:paraId="16292699"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1438347F" w14:textId="77777777" w:rsidR="00AC218F" w:rsidRDefault="00850CBA">
            <w:pPr>
              <w:spacing w:line="300" w:lineRule="auto"/>
              <w:ind w:firstLineChars="200" w:firstLine="420"/>
            </w:pPr>
            <w:r>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B42A4A2" w14:textId="77777777" w:rsidR="00AC218F" w:rsidRDefault="00850CBA">
            <w:pPr>
              <w:spacing w:line="300" w:lineRule="auto"/>
              <w:ind w:firstLineChars="200" w:firstLine="420"/>
            </w:pPr>
            <w:r>
              <w:t>All</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6B2B30B" w14:textId="77777777" w:rsidR="00AC218F" w:rsidRDefault="00850CBA">
            <w:pPr>
              <w:spacing w:line="300" w:lineRule="auto"/>
              <w:ind w:firstLineChars="200" w:firstLine="420"/>
            </w:pPr>
            <w:r>
              <w:t>18585</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08B7ED2" w14:textId="77777777" w:rsidR="00AC218F" w:rsidRDefault="00850CBA">
            <w:pPr>
              <w:spacing w:line="300" w:lineRule="auto"/>
              <w:ind w:firstLineChars="200" w:firstLine="420"/>
            </w:pPr>
            <w:r>
              <w:t>21600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228CFF41" w14:textId="77777777" w:rsidR="00AC218F" w:rsidRDefault="00850CBA">
            <w:pPr>
              <w:spacing w:line="300" w:lineRule="auto"/>
              <w:ind w:firstLineChars="200" w:firstLine="420"/>
            </w:pPr>
            <w:r>
              <w:t>0.86042</w:t>
            </w:r>
          </w:p>
        </w:tc>
      </w:tr>
      <w:tr w:rsidR="00AC218F" w14:paraId="3B2114A5"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43BA8815" w14:textId="77777777" w:rsidR="00AC218F" w:rsidRDefault="00850CBA">
            <w:pPr>
              <w:spacing w:line="300" w:lineRule="auto"/>
              <w:ind w:firstLineChars="200" w:firstLine="420"/>
            </w:pPr>
            <w:r>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60378ED" w14:textId="77777777" w:rsidR="00AC218F" w:rsidRDefault="00850CBA">
            <w:pPr>
              <w:spacing w:line="300" w:lineRule="auto"/>
              <w:ind w:firstLineChars="200" w:firstLine="420"/>
            </w:pPr>
            <w:r>
              <w:t>1</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E42FA22" w14:textId="77777777" w:rsidR="00AC218F" w:rsidRDefault="00850CBA">
            <w:pPr>
              <w:spacing w:line="300" w:lineRule="auto"/>
              <w:ind w:firstLineChars="200" w:firstLine="420"/>
            </w:pPr>
            <w:r>
              <w:t>63273</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A82C29E" w14:textId="77777777" w:rsidR="00AC218F" w:rsidRDefault="00850CBA">
            <w:pPr>
              <w:spacing w:line="300" w:lineRule="auto"/>
              <w:ind w:firstLineChars="200" w:firstLine="420"/>
            </w:pPr>
            <w:r>
              <w:t>69265</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65710030" w14:textId="77777777" w:rsidR="00AC218F" w:rsidRDefault="00850CBA">
            <w:pPr>
              <w:spacing w:line="300" w:lineRule="auto"/>
              <w:ind w:firstLineChars="200" w:firstLine="420"/>
            </w:pPr>
            <w:r>
              <w:t>0.91349</w:t>
            </w:r>
          </w:p>
        </w:tc>
      </w:tr>
      <w:tr w:rsidR="00AC218F" w14:paraId="5AD445E4"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7F21C44C" w14:textId="77777777" w:rsidR="00AC218F" w:rsidRDefault="00850CBA">
            <w:pPr>
              <w:spacing w:line="300" w:lineRule="auto"/>
              <w:ind w:firstLineChars="200" w:firstLine="420"/>
            </w:pPr>
            <w:r>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D7486F4" w14:textId="77777777" w:rsidR="00AC218F" w:rsidRDefault="00850CBA">
            <w:pPr>
              <w:spacing w:line="300" w:lineRule="auto"/>
              <w:ind w:firstLineChars="200" w:firstLine="420"/>
            </w:pPr>
            <w:r>
              <w:t>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A6A157C" w14:textId="77777777" w:rsidR="00AC218F" w:rsidRDefault="00850CBA">
            <w:pPr>
              <w:spacing w:line="300" w:lineRule="auto"/>
              <w:ind w:firstLineChars="200" w:firstLine="420"/>
            </w:pPr>
            <w:r>
              <w:t>9265</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2C6FD88" w14:textId="77777777" w:rsidR="00AC218F" w:rsidRDefault="00850CBA">
            <w:pPr>
              <w:spacing w:line="300" w:lineRule="auto"/>
              <w:ind w:firstLineChars="200" w:firstLine="420"/>
            </w:pPr>
            <w:r>
              <w:t>11622</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46F908D2" w14:textId="77777777" w:rsidR="00AC218F" w:rsidRDefault="00850CBA">
            <w:pPr>
              <w:spacing w:line="300" w:lineRule="auto"/>
              <w:ind w:firstLineChars="200" w:firstLine="420"/>
            </w:pPr>
            <w:r>
              <w:t>0.79719</w:t>
            </w:r>
          </w:p>
        </w:tc>
      </w:tr>
      <w:tr w:rsidR="00AC218F" w14:paraId="62ECC79B"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1C8A215C" w14:textId="77777777" w:rsidR="00AC218F" w:rsidRDefault="00850CBA">
            <w:pPr>
              <w:spacing w:line="300" w:lineRule="auto"/>
              <w:ind w:firstLineChars="200" w:firstLine="420"/>
            </w:pPr>
            <w:r>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A2E7E9D" w14:textId="77777777" w:rsidR="00AC218F" w:rsidRDefault="00850CBA">
            <w:pPr>
              <w:spacing w:line="300" w:lineRule="auto"/>
              <w:ind w:firstLineChars="200" w:firstLine="420"/>
            </w:pPr>
            <w:r>
              <w:t>3</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4BC5614" w14:textId="77777777" w:rsidR="00AC218F" w:rsidRDefault="00850CBA">
            <w:pPr>
              <w:spacing w:line="300" w:lineRule="auto"/>
              <w:ind w:firstLineChars="200" w:firstLine="420"/>
            </w:pPr>
            <w:r>
              <w:t>6042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83F1FA6" w14:textId="77777777" w:rsidR="00AC218F" w:rsidRDefault="00850CBA">
            <w:pPr>
              <w:spacing w:line="300" w:lineRule="auto"/>
              <w:ind w:firstLineChars="200" w:firstLine="420"/>
            </w:pPr>
            <w:r>
              <w:t>7568</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18ADE9BD" w14:textId="77777777" w:rsidR="00AC218F" w:rsidRDefault="00850CBA">
            <w:pPr>
              <w:spacing w:line="300" w:lineRule="auto"/>
              <w:ind w:firstLineChars="200" w:firstLine="420"/>
            </w:pPr>
            <w:r>
              <w:t>0.79836</w:t>
            </w:r>
          </w:p>
        </w:tc>
      </w:tr>
      <w:tr w:rsidR="00AC218F" w14:paraId="1FF8695C" w14:textId="77777777">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30B27E3E" w14:textId="77777777" w:rsidR="00AC218F" w:rsidRDefault="00850CBA">
            <w:pPr>
              <w:spacing w:line="300" w:lineRule="auto"/>
              <w:ind w:firstLineChars="200" w:firstLine="420"/>
            </w:pPr>
            <w:r>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AA1F0CE" w14:textId="77777777" w:rsidR="00AC218F" w:rsidRDefault="00850CBA">
            <w:pPr>
              <w:spacing w:line="300" w:lineRule="auto"/>
              <w:ind w:firstLineChars="200" w:firstLine="420"/>
            </w:pPr>
            <w:r>
              <w:t>4</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19FF856" w14:textId="77777777" w:rsidR="00AC218F" w:rsidRDefault="00850CBA">
            <w:pPr>
              <w:spacing w:line="300" w:lineRule="auto"/>
              <w:ind w:firstLineChars="200" w:firstLine="420"/>
            </w:pPr>
            <w:r>
              <w:t>532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3106CB7E" w14:textId="77777777" w:rsidR="00AC218F" w:rsidRDefault="00850CBA">
            <w:pPr>
              <w:spacing w:line="300" w:lineRule="auto"/>
              <w:ind w:firstLineChars="200" w:firstLine="420"/>
            </w:pPr>
            <w:r>
              <w:t>600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6CB968DA" w14:textId="77777777" w:rsidR="00AC218F" w:rsidRDefault="00850CBA">
            <w:pPr>
              <w:spacing w:line="300" w:lineRule="auto"/>
              <w:ind w:firstLineChars="200" w:firstLine="420"/>
            </w:pPr>
            <w:r>
              <w:t>0.88667</w:t>
            </w:r>
          </w:p>
        </w:tc>
      </w:tr>
      <w:tr w:rsidR="00AC218F" w14:paraId="4060DB7E" w14:textId="77777777">
        <w:trPr>
          <w:trHeight w:val="313"/>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17EEB322" w14:textId="77777777" w:rsidR="00AC218F" w:rsidRDefault="00850CBA">
            <w:pPr>
              <w:spacing w:line="300" w:lineRule="auto"/>
              <w:ind w:firstLineChars="200" w:firstLine="420"/>
            </w:pPr>
            <w:r>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3B5AE87B" w14:textId="77777777" w:rsidR="00AC218F" w:rsidRDefault="00850CBA">
            <w:pPr>
              <w:spacing w:line="300" w:lineRule="auto"/>
              <w:ind w:firstLineChars="200" w:firstLine="420"/>
            </w:pPr>
            <w:r>
              <w:t>All</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9959B50" w14:textId="77777777" w:rsidR="00AC218F" w:rsidRDefault="00850CBA">
            <w:pPr>
              <w:spacing w:line="300" w:lineRule="auto"/>
              <w:ind w:firstLineChars="200" w:firstLine="420"/>
            </w:pPr>
            <w:r>
              <w:t>79112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B7423BA" w14:textId="77777777" w:rsidR="00AC218F" w:rsidRDefault="00850CBA">
            <w:pPr>
              <w:spacing w:line="300" w:lineRule="auto"/>
              <w:ind w:firstLineChars="200" w:firstLine="420"/>
            </w:pPr>
            <w:r>
              <w:t>89055</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618B8457" w14:textId="77777777" w:rsidR="00AC218F" w:rsidRDefault="00850CBA">
            <w:pPr>
              <w:spacing w:line="300" w:lineRule="auto"/>
              <w:ind w:firstLineChars="200" w:firstLine="420"/>
            </w:pPr>
            <w:r>
              <w:t>0.88835</w:t>
            </w:r>
          </w:p>
        </w:tc>
      </w:tr>
    </w:tbl>
    <w:bookmarkEnd w:id="427"/>
    <w:p w14:paraId="5ED13B1A" w14:textId="77777777" w:rsidR="00AC218F" w:rsidRDefault="00850CBA">
      <w:pPr>
        <w:spacing w:line="300" w:lineRule="auto"/>
        <w:ind w:firstLineChars="200" w:firstLine="420"/>
        <w:jc w:val="center"/>
      </w:pPr>
      <w:r>
        <w:rPr>
          <w:rFonts w:hint="eastAsia"/>
        </w:rPr>
        <w:t>（图</w:t>
      </w:r>
      <w:r>
        <w:rPr>
          <w:rFonts w:hint="eastAsia"/>
        </w:rPr>
        <w:t>2.1</w:t>
      </w:r>
      <w:r>
        <w:t xml:space="preserve"> </w:t>
      </w:r>
      <w:r>
        <w:rPr>
          <w:rFonts w:hint="eastAsia"/>
        </w:rPr>
        <w:t>最终迭代后的检测成果）</w:t>
      </w:r>
      <w:r>
        <w:rPr>
          <w:noProof/>
        </w:rPr>
        <w:drawing>
          <wp:anchor distT="0" distB="0" distL="114300" distR="114300" simplePos="0" relativeHeight="251655680" behindDoc="0" locked="0" layoutInCell="1" allowOverlap="1" wp14:anchorId="13235C7A" wp14:editId="70C97446">
            <wp:simplePos x="0" y="0"/>
            <wp:positionH relativeFrom="column">
              <wp:posOffset>2725420</wp:posOffset>
            </wp:positionH>
            <wp:positionV relativeFrom="paragraph">
              <wp:posOffset>201295</wp:posOffset>
            </wp:positionV>
            <wp:extent cx="3170555" cy="2376805"/>
            <wp:effectExtent l="0" t="0" r="0" b="4445"/>
            <wp:wrapSquare wrapText="bothSides"/>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Pr>
          <w:noProof/>
        </w:rPr>
        <w:drawing>
          <wp:anchor distT="0" distB="0" distL="114300" distR="114300" simplePos="0" relativeHeight="251656704" behindDoc="0" locked="0" layoutInCell="1" allowOverlap="1" wp14:anchorId="56FB90A6" wp14:editId="7B7E8C93">
            <wp:simplePos x="0" y="0"/>
            <wp:positionH relativeFrom="column">
              <wp:posOffset>-880745</wp:posOffset>
            </wp:positionH>
            <wp:positionV relativeFrom="paragraph">
              <wp:posOffset>97790</wp:posOffset>
            </wp:positionV>
            <wp:extent cx="3462020" cy="2595245"/>
            <wp:effectExtent l="0" t="0" r="5080" b="0"/>
            <wp:wrapSquare wrapText="bothSides"/>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2020" cy="2595245"/>
                    </a:xfrm>
                    <a:prstGeom prst="rect">
                      <a:avLst/>
                    </a:prstGeom>
                  </pic:spPr>
                </pic:pic>
              </a:graphicData>
            </a:graphic>
          </wp:anchor>
        </w:drawing>
      </w:r>
    </w:p>
    <w:p w14:paraId="1BD5357B" w14:textId="77777777" w:rsidR="00AC218F" w:rsidRDefault="00850CBA">
      <w:pPr>
        <w:pStyle w:val="3"/>
        <w:spacing w:before="312" w:after="312"/>
      </w:pPr>
      <w:bookmarkStart w:id="428" w:name="_Toc26992"/>
      <w:bookmarkStart w:id="429" w:name="_Toc655"/>
      <w:bookmarkStart w:id="430" w:name="_Toc8839"/>
      <w:bookmarkStart w:id="431" w:name="_Toc24787"/>
      <w:bookmarkStart w:id="432" w:name="_Toc69297924"/>
      <w:r>
        <w:rPr>
          <w:rFonts w:hint="eastAsia"/>
        </w:rPr>
        <w:t xml:space="preserve">4.3 </w:t>
      </w:r>
      <w:r>
        <w:rPr>
          <w:rFonts w:hint="eastAsia"/>
        </w:rPr>
        <w:t>编写了一个基于</w:t>
      </w:r>
      <w:proofErr w:type="spellStart"/>
      <w:r>
        <w:rPr>
          <w:rFonts w:hint="eastAsia"/>
        </w:rPr>
        <w:t>matlab</w:t>
      </w:r>
      <w:proofErr w:type="spellEnd"/>
      <w:r>
        <w:rPr>
          <w:rFonts w:hint="eastAsia"/>
        </w:rPr>
        <w:t>能够对多张</w:t>
      </w:r>
      <w:proofErr w:type="gramStart"/>
      <w:r>
        <w:rPr>
          <w:rFonts w:hint="eastAsia"/>
        </w:rPr>
        <w:t>桩基时频曲线图</w:t>
      </w:r>
      <w:proofErr w:type="gramEnd"/>
      <w:r>
        <w:rPr>
          <w:rFonts w:hint="eastAsia"/>
        </w:rPr>
        <w:t>进行同时判别的小软件</w:t>
      </w:r>
      <w:bookmarkEnd w:id="428"/>
      <w:bookmarkEnd w:id="429"/>
      <w:bookmarkEnd w:id="430"/>
      <w:bookmarkEnd w:id="431"/>
      <w:bookmarkEnd w:id="432"/>
    </w:p>
    <w:p w14:paraId="5D716BC6" w14:textId="77777777" w:rsidR="00AC218F" w:rsidRDefault="00850CBA">
      <w:pPr>
        <w:spacing w:line="300" w:lineRule="auto"/>
        <w:ind w:firstLineChars="200" w:firstLine="420"/>
      </w:pPr>
      <w:r>
        <w:rPr>
          <w:rFonts w:hint="eastAsia"/>
        </w:rPr>
        <w:t>由于在武汉</w:t>
      </w:r>
      <w:proofErr w:type="gramStart"/>
      <w:r>
        <w:rPr>
          <w:rFonts w:hint="eastAsia"/>
        </w:rPr>
        <w:t>岩海软件</w:t>
      </w:r>
      <w:proofErr w:type="gramEnd"/>
      <w:r>
        <w:rPr>
          <w:rFonts w:hint="eastAsia"/>
        </w:rPr>
        <w:t>中无法对</w:t>
      </w:r>
      <w:proofErr w:type="gramStart"/>
      <w:r>
        <w:rPr>
          <w:rFonts w:hint="eastAsia"/>
        </w:rPr>
        <w:t>桩基时频曲线图</w:t>
      </w:r>
      <w:proofErr w:type="gramEnd"/>
      <w:r>
        <w:rPr>
          <w:rFonts w:hint="eastAsia"/>
        </w:rPr>
        <w:t>进行标注，且一次仅能判断一张图，大大的降低了我们的工作效率。于是我们与</w:t>
      </w:r>
      <w:proofErr w:type="gramStart"/>
      <w:r>
        <w:rPr>
          <w:rFonts w:hint="eastAsia"/>
        </w:rPr>
        <w:t>葛</w:t>
      </w:r>
      <w:proofErr w:type="gramEnd"/>
      <w:r>
        <w:rPr>
          <w:rFonts w:hint="eastAsia"/>
        </w:rPr>
        <w:t>导师商量之后花费了一周时间建立了一个帮助我们进行辨别标注的小软件。这个软件一次能够显示十张</w:t>
      </w:r>
      <w:proofErr w:type="gramStart"/>
      <w:r>
        <w:rPr>
          <w:rFonts w:hint="eastAsia"/>
        </w:rPr>
        <w:t>桩基时频曲线图</w:t>
      </w:r>
      <w:proofErr w:type="gramEnd"/>
      <w:r>
        <w:rPr>
          <w:rFonts w:hint="eastAsia"/>
        </w:rPr>
        <w:t>，并且能够对其进行标注最终输出</w:t>
      </w:r>
      <w:r>
        <w:rPr>
          <w:rFonts w:hint="eastAsia"/>
        </w:rPr>
        <w:t>excel</w:t>
      </w:r>
      <w:r>
        <w:rPr>
          <w:rFonts w:hint="eastAsia"/>
        </w:rPr>
        <w:t>格式的标注文档，很大程度上提高了我们的工作效率。</w:t>
      </w:r>
    </w:p>
    <w:p w14:paraId="63407EB1" w14:textId="77777777" w:rsidR="00AC218F" w:rsidRDefault="00850CBA">
      <w:pPr>
        <w:pStyle w:val="3"/>
        <w:spacing w:before="312" w:after="312"/>
      </w:pPr>
      <w:bookmarkStart w:id="433" w:name="_Toc10002"/>
      <w:bookmarkStart w:id="434" w:name="_Toc22059"/>
      <w:bookmarkStart w:id="435" w:name="_Toc4115"/>
      <w:bookmarkStart w:id="436" w:name="_Toc32264"/>
      <w:bookmarkStart w:id="437" w:name="_Toc69297925"/>
      <w:r>
        <w:rPr>
          <w:rFonts w:hint="eastAsia"/>
        </w:rPr>
        <w:t xml:space="preserve">4.4 </w:t>
      </w:r>
      <w:r>
        <w:rPr>
          <w:rFonts w:hint="eastAsia"/>
        </w:rPr>
        <w:t>撰写了一篇有关于我们研究内容的论文</w:t>
      </w:r>
      <w:bookmarkEnd w:id="433"/>
      <w:bookmarkEnd w:id="434"/>
      <w:bookmarkEnd w:id="435"/>
      <w:bookmarkEnd w:id="436"/>
      <w:bookmarkEnd w:id="437"/>
    </w:p>
    <w:p w14:paraId="3C493E7E" w14:textId="77777777" w:rsidR="00AC218F" w:rsidRDefault="00850CBA">
      <w:pPr>
        <w:spacing w:line="300" w:lineRule="auto"/>
        <w:ind w:firstLineChars="200" w:firstLine="420"/>
      </w:pPr>
      <w:r>
        <w:rPr>
          <w:rFonts w:hint="eastAsia"/>
        </w:rPr>
        <w:t>要使别人了解我们所做的研究内容，则需要向别人进行详细全面的介绍，于是我们撰写了一篇有关于我们所做研究内容的论文，以此来更详细的介绍我们的研究过程与成果。</w:t>
      </w:r>
    </w:p>
    <w:p w14:paraId="60EF3AB8" w14:textId="77777777" w:rsidR="00AC218F" w:rsidRDefault="00AC218F">
      <w:pPr>
        <w:spacing w:line="300" w:lineRule="auto"/>
        <w:ind w:firstLineChars="200" w:firstLine="420"/>
      </w:pPr>
    </w:p>
    <w:p w14:paraId="54AC819B" w14:textId="77777777" w:rsidR="00AC218F" w:rsidRDefault="00AC218F">
      <w:pPr>
        <w:spacing w:line="300" w:lineRule="auto"/>
        <w:ind w:firstLineChars="200" w:firstLine="420"/>
      </w:pPr>
    </w:p>
    <w:p w14:paraId="78F4EC33" w14:textId="77777777" w:rsidR="00AC218F" w:rsidRDefault="00850CBA">
      <w:pPr>
        <w:pStyle w:val="2"/>
        <w:spacing w:line="300" w:lineRule="auto"/>
        <w:ind w:firstLineChars="200" w:firstLine="560"/>
        <w:pPrChange w:id="438" w:author="Conqueror" w:date="2021-04-06T21:29:00Z">
          <w:pPr>
            <w:spacing w:line="300" w:lineRule="auto"/>
            <w:ind w:firstLineChars="200" w:firstLine="420"/>
            <w:outlineLvl w:val="1"/>
          </w:pPr>
        </w:pPrChange>
      </w:pPr>
      <w:bookmarkStart w:id="439" w:name="_Toc1001"/>
      <w:bookmarkStart w:id="440" w:name="_Toc32415"/>
      <w:bookmarkStart w:id="441" w:name="_Toc23504"/>
      <w:bookmarkStart w:id="442" w:name="_Toc2890"/>
      <w:bookmarkStart w:id="443" w:name="_Toc18349"/>
      <w:bookmarkStart w:id="444" w:name="_Toc19945"/>
      <w:bookmarkStart w:id="445" w:name="_Toc5584"/>
      <w:bookmarkStart w:id="446" w:name="_Toc2275"/>
      <w:bookmarkStart w:id="447" w:name="_Toc15666"/>
      <w:bookmarkStart w:id="448" w:name="_Toc20561"/>
      <w:bookmarkStart w:id="449" w:name="_Toc13886"/>
      <w:bookmarkStart w:id="450" w:name="_Toc16106"/>
      <w:bookmarkStart w:id="451" w:name="_Toc15878"/>
      <w:bookmarkStart w:id="452" w:name="_Toc69297926"/>
      <w:r>
        <w:rPr>
          <w:rFonts w:hint="eastAsia"/>
        </w:rPr>
        <w:lastRenderedPageBreak/>
        <w:t>五、收获和体会</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67165903" w14:textId="77777777" w:rsidR="00AC218F" w:rsidRDefault="00AC218F">
      <w:pPr>
        <w:spacing w:line="300" w:lineRule="auto"/>
        <w:ind w:firstLineChars="200" w:firstLine="420"/>
      </w:pPr>
    </w:p>
    <w:p w14:paraId="5F61A4ED" w14:textId="77777777" w:rsidR="00AC218F" w:rsidRDefault="00850CBA">
      <w:pPr>
        <w:spacing w:line="300" w:lineRule="auto"/>
        <w:ind w:firstLineChars="200" w:firstLine="420"/>
      </w:pPr>
      <w:r>
        <w:rPr>
          <w:rFonts w:hint="eastAsia"/>
        </w:rPr>
        <w:t>通过本次的大学生创新创业训练计划项目可以说是对自己能力的一次巨大挑战与拔高，交叉学科的渗透运用在此次项目上全面展示。挑战在于我们所遇到的所有问题和试验内容都是之前尚未涉足过和学习过的知识，包括桩基检测、低应变曲线的人工判别方法、</w:t>
      </w:r>
      <w:r>
        <w:rPr>
          <w:rFonts w:hint="eastAsia"/>
        </w:rPr>
        <w:t>M</w:t>
      </w:r>
      <w:r>
        <w:t>ATLAB</w:t>
      </w:r>
      <w:r>
        <w:rPr>
          <w:rFonts w:hint="eastAsia"/>
        </w:rPr>
        <w:t>软件的学习到后来深度学习模型的建立等等都是我们未所涉猎得知识领域。所有的成果都是建立在我们零基础的学习和孜孜不倦的向老师求知而取得，追其</w:t>
      </w:r>
    </w:p>
    <w:p w14:paraId="4000F3F6" w14:textId="77777777" w:rsidR="00AC218F" w:rsidRDefault="00850CBA">
      <w:pPr>
        <w:spacing w:line="300" w:lineRule="auto"/>
        <w:ind w:firstLineChars="200" w:firstLine="420"/>
      </w:pPr>
      <w:r>
        <w:rPr>
          <w:rFonts w:hint="eastAsia"/>
        </w:rPr>
        <w:t>亲自参与其中锻炼出我们在项目中快速学习新知识并运用所学去快速解决实际问题的能力，在一次一次数据复核与迭代测试中培养出我们遇到问题吃苦耐劳、科学严谨和实事求是的科研精神，很大程度</w:t>
      </w:r>
      <w:r>
        <w:rPr>
          <w:rFonts w:hint="eastAsia"/>
        </w:rPr>
        <w:t xml:space="preserve"> </w:t>
      </w:r>
      <w:r>
        <w:rPr>
          <w:rFonts w:hint="eastAsia"/>
        </w:rPr>
        <w:t>提高了科研的思维。我们还领会到了团队合作的重要性，全组同学互相帮助、共同努力，虽然整个项目实验的过程中困难重重，但我们并没有以消极的态度去对待，而是以积极乐观的精神去寻找解决的方法，众人拾柴火焰高，一根筷子在困难面前轻轻被折断，所有人齐心协力，就没有困难能够压倒我们。感谢</w:t>
      </w:r>
      <w:proofErr w:type="gramStart"/>
      <w:r>
        <w:rPr>
          <w:rFonts w:hint="eastAsia"/>
        </w:rPr>
        <w:t>葛粲</w:t>
      </w:r>
      <w:proofErr w:type="gramEnd"/>
      <w:r>
        <w:rPr>
          <w:rFonts w:hint="eastAsia"/>
        </w:rPr>
        <w:t>、卢志堂导师在我们遇到挫折时候的细心帮助，神经网络长时间未能取得进展时候的温馨鼓励，使我们全组成员始终以饱满的状态去迎接新的挑战。各团队成员在分配和执行任务的时候，毫无怨言、任劳任怨，恪守自己的本职工作的同时，积极地为他人着想力求把任务做的更加圆满和完善。</w:t>
      </w:r>
    </w:p>
    <w:p w14:paraId="7F9BF25D" w14:textId="77777777" w:rsidR="00AC218F" w:rsidRDefault="00850CBA">
      <w:pPr>
        <w:spacing w:line="300" w:lineRule="auto"/>
        <w:ind w:firstLineChars="200" w:firstLine="420"/>
      </w:pPr>
      <w:r>
        <w:rPr>
          <w:rFonts w:hint="eastAsia"/>
        </w:rPr>
        <w:t>这次大学生创新创业训练计划项目是一个非常好的平台和努力学习提升自己的宝贵机会，它让我们提前认识和了解了科研之路并且在完成项目的过程中锻炼了意志品质，为今后的个人发展留下一段宝贵的经历。</w:t>
      </w:r>
    </w:p>
    <w:p w14:paraId="1CADDD5D" w14:textId="77777777" w:rsidR="00AC218F" w:rsidRDefault="00AC218F">
      <w:pPr>
        <w:spacing w:line="300" w:lineRule="auto"/>
        <w:ind w:firstLineChars="200" w:firstLine="420"/>
      </w:pPr>
    </w:p>
    <w:p w14:paraId="5511EAC3" w14:textId="77777777" w:rsidR="00AC218F" w:rsidRDefault="00850CBA">
      <w:pPr>
        <w:pStyle w:val="2"/>
        <w:spacing w:line="300" w:lineRule="auto"/>
        <w:ind w:firstLineChars="200" w:firstLine="560"/>
        <w:pPrChange w:id="453" w:author="Conqueror" w:date="2021-04-06T21:29:00Z">
          <w:pPr>
            <w:widowControl/>
            <w:spacing w:line="300" w:lineRule="auto"/>
            <w:ind w:firstLineChars="200" w:firstLine="420"/>
            <w:jc w:val="left"/>
            <w:outlineLvl w:val="1"/>
          </w:pPr>
        </w:pPrChange>
      </w:pPr>
      <w:bookmarkStart w:id="454" w:name="_Toc8652"/>
      <w:bookmarkStart w:id="455" w:name="_Toc9823"/>
      <w:bookmarkStart w:id="456" w:name="_Toc31270"/>
      <w:bookmarkStart w:id="457" w:name="_Toc22732"/>
      <w:bookmarkStart w:id="458" w:name="_Toc23413"/>
      <w:bookmarkStart w:id="459" w:name="_Toc23384"/>
      <w:bookmarkStart w:id="460" w:name="_Toc12841"/>
      <w:bookmarkStart w:id="461" w:name="_Toc9843"/>
      <w:bookmarkStart w:id="462" w:name="_Toc30257"/>
      <w:bookmarkStart w:id="463" w:name="_Toc21967"/>
      <w:bookmarkStart w:id="464" w:name="_Toc8836"/>
      <w:bookmarkStart w:id="465" w:name="_Toc6628"/>
      <w:bookmarkStart w:id="466" w:name="_Toc14058"/>
      <w:bookmarkStart w:id="467" w:name="_Toc69297927"/>
      <w:r>
        <w:rPr>
          <w:rFonts w:hint="eastAsia"/>
        </w:rPr>
        <w:t>六、研究困难、问题和建议</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2B681A9A" w14:textId="77777777" w:rsidR="00AC218F" w:rsidRDefault="00850CBA">
      <w:pPr>
        <w:pStyle w:val="3"/>
        <w:spacing w:before="312" w:after="312" w:line="300" w:lineRule="auto"/>
        <w:ind w:firstLineChars="200" w:firstLine="480"/>
        <w:pPrChange w:id="468" w:author="Conqueror" w:date="2021-04-06T21:29:00Z">
          <w:pPr>
            <w:spacing w:line="300" w:lineRule="auto"/>
            <w:ind w:firstLineChars="200" w:firstLine="420"/>
            <w:outlineLvl w:val="2"/>
          </w:pPr>
        </w:pPrChange>
      </w:pPr>
      <w:bookmarkStart w:id="469" w:name="_Toc16609"/>
      <w:bookmarkStart w:id="470" w:name="_Toc22228"/>
      <w:bookmarkStart w:id="471" w:name="_Toc20433"/>
      <w:bookmarkStart w:id="472" w:name="_Toc20869"/>
      <w:bookmarkStart w:id="473" w:name="_Toc13109"/>
      <w:bookmarkStart w:id="474" w:name="_Toc7416"/>
      <w:bookmarkStart w:id="475" w:name="_Toc19490"/>
      <w:bookmarkStart w:id="476" w:name="_Toc3802"/>
      <w:bookmarkStart w:id="477" w:name="_Toc23168"/>
      <w:bookmarkStart w:id="478" w:name="_Toc2701"/>
      <w:bookmarkStart w:id="479" w:name="_Toc8355"/>
      <w:bookmarkStart w:id="480" w:name="_Toc10407"/>
      <w:bookmarkStart w:id="481" w:name="_Toc25243"/>
      <w:bookmarkStart w:id="482" w:name="_Toc69297928"/>
      <w:r>
        <w:rPr>
          <w:rFonts w:hint="eastAsia"/>
        </w:rPr>
        <w:t>6.1</w:t>
      </w:r>
      <w:r>
        <w:rPr>
          <w:rFonts w:hint="eastAsia"/>
        </w:rPr>
        <w:t>困难：</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53D13EAA" w14:textId="77777777" w:rsidR="00AC218F" w:rsidRDefault="00850CBA">
      <w:pPr>
        <w:spacing w:line="300" w:lineRule="auto"/>
        <w:ind w:firstLineChars="200" w:firstLine="420"/>
      </w:pPr>
      <w:r>
        <w:rPr>
          <w:rFonts w:hint="eastAsia"/>
        </w:rPr>
        <w:t>1</w:t>
      </w:r>
      <w:r>
        <w:t xml:space="preserve">. </w:t>
      </w:r>
      <w:r>
        <w:rPr>
          <w:rFonts w:hint="eastAsia"/>
        </w:rPr>
        <w:t>在我们所获得的桩基的数据中有由</w:t>
      </w:r>
      <w:r>
        <w:t>铁锤敲击的，由尼龙</w:t>
      </w:r>
      <w:proofErr w:type="gramStart"/>
      <w:r>
        <w:t>锤</w:t>
      </w:r>
      <w:proofErr w:type="gramEnd"/>
      <w:r>
        <w:t>进行敲击的，有的是预制的管桩，也有的是现场浇筑的桩基。他们所获得的</w:t>
      </w:r>
      <w:r>
        <w:rPr>
          <w:rFonts w:hint="eastAsia"/>
        </w:rPr>
        <w:t>数据</w:t>
      </w:r>
      <w:r>
        <w:t>有所不同。在进行判断时，有可能因其本身，数据的</w:t>
      </w:r>
      <w:r>
        <w:rPr>
          <w:rFonts w:hint="eastAsia"/>
        </w:rPr>
        <w:t>来源</w:t>
      </w:r>
      <w:r>
        <w:t>问题而产生干扰，从而影响所建立模型的准确度。</w:t>
      </w:r>
    </w:p>
    <w:p w14:paraId="1D5DECDB" w14:textId="77777777" w:rsidR="00AC218F" w:rsidRDefault="00850CBA">
      <w:pPr>
        <w:spacing w:line="300" w:lineRule="auto"/>
        <w:ind w:firstLineChars="200" w:firstLine="420"/>
      </w:pPr>
      <w:r>
        <w:rPr>
          <w:rFonts w:hint="eastAsia"/>
        </w:rPr>
        <w:t>2</w:t>
      </w:r>
      <w:r>
        <w:t xml:space="preserve">. </w:t>
      </w:r>
      <w:r>
        <w:t>在所获得的数据中，由于三类和四类桩出现的可能性较小，所以我们取得的三类桩与四类桩的数量较少。从而导致机器学习后，对于三类与四类桩的判断，不如一类与二类桩准确</w:t>
      </w:r>
      <w:r>
        <w:t>.</w:t>
      </w:r>
    </w:p>
    <w:p w14:paraId="37545305" w14:textId="77777777" w:rsidR="00AC218F" w:rsidRDefault="00850CBA">
      <w:pPr>
        <w:spacing w:line="300" w:lineRule="auto"/>
        <w:ind w:firstLineChars="200" w:firstLine="420"/>
      </w:pPr>
      <w:r>
        <w:rPr>
          <w:rFonts w:hint="eastAsia"/>
        </w:rPr>
        <w:t>3</w:t>
      </w:r>
      <w:r>
        <w:t xml:space="preserve">. </w:t>
      </w:r>
      <w:r>
        <w:t>在对于数据进行标定判断时，由于数据量较大，所以要每个人分配一定的任务进行分类处理，而由于对于桩的分类有一定的主观性与经验性，所以每个人</w:t>
      </w:r>
      <w:r>
        <w:rPr>
          <w:rFonts w:hint="eastAsia"/>
        </w:rPr>
        <w:t>对桩基分类</w:t>
      </w:r>
      <w:r>
        <w:t>的标准可能有所不同。从而</w:t>
      </w:r>
      <w:r>
        <w:rPr>
          <w:rFonts w:hint="eastAsia"/>
        </w:rPr>
        <w:t>会对数据分类的准确度产生影响</w:t>
      </w:r>
      <w:r>
        <w:t>。</w:t>
      </w:r>
    </w:p>
    <w:p w14:paraId="0FB987B4" w14:textId="734BBF01" w:rsidR="00AC218F" w:rsidRDefault="00850CBA" w:rsidP="00F17A81">
      <w:pPr>
        <w:spacing w:line="300" w:lineRule="auto"/>
        <w:ind w:firstLineChars="200" w:firstLine="420"/>
      </w:pPr>
      <w:r>
        <w:rPr>
          <w:rFonts w:hint="eastAsia"/>
        </w:rPr>
        <w:t>4.</w:t>
      </w:r>
      <w:r>
        <w:t xml:space="preserve"> </w:t>
      </w:r>
      <w:r>
        <w:rPr>
          <w:rFonts w:hint="eastAsia"/>
        </w:rPr>
        <w:t>中期搭建神经网络的时候载入数据遇到问题，无法将检测在研究过程中，我们对所</w:t>
      </w:r>
      <w:r>
        <w:rPr>
          <w:rFonts w:hint="eastAsia"/>
        </w:rPr>
        <w:lastRenderedPageBreak/>
        <w:t>取得的桩基的数据进行分析时遇到了几个问题与困难</w:t>
      </w:r>
      <w:r>
        <w:rPr>
          <w:rFonts w:hint="eastAsia"/>
        </w:rPr>
        <w:t>:</w:t>
      </w:r>
      <w:r w:rsidR="00F17A81">
        <w:rPr>
          <w:rFonts w:hint="eastAsia"/>
        </w:rPr>
        <w:t xml:space="preserve"> </w:t>
      </w:r>
      <w:r>
        <w:rPr>
          <w:rFonts w:hint="eastAsia"/>
        </w:rPr>
        <w:t>数据的波形文件转化为细胞组文件到</w:t>
      </w:r>
      <w:r>
        <w:rPr>
          <w:rFonts w:hint="eastAsia"/>
        </w:rPr>
        <w:t>M</w:t>
      </w:r>
      <w:r>
        <w:t>ATLAB</w:t>
      </w:r>
      <w:r>
        <w:rPr>
          <w:rFonts w:hint="eastAsia"/>
        </w:rPr>
        <w:t>中。</w:t>
      </w:r>
    </w:p>
    <w:p w14:paraId="5B97B970" w14:textId="77777777" w:rsidR="00AC218F" w:rsidRDefault="00850CBA">
      <w:pPr>
        <w:spacing w:line="300" w:lineRule="auto"/>
        <w:ind w:firstLineChars="200" w:firstLine="420"/>
      </w:pPr>
      <w:r>
        <w:rPr>
          <w:rFonts w:hint="eastAsia"/>
        </w:rPr>
        <w:t>5.</w:t>
      </w:r>
      <w:r>
        <w:t xml:space="preserve"> </w:t>
      </w:r>
      <w:r>
        <w:rPr>
          <w:rFonts w:hint="eastAsia"/>
        </w:rPr>
        <w:t>由于</w:t>
      </w:r>
      <w:r>
        <w:rPr>
          <w:rFonts w:hint="eastAsia"/>
        </w:rPr>
        <w:t>1</w:t>
      </w:r>
      <w:r>
        <w:rPr>
          <w:rFonts w:hint="eastAsia"/>
        </w:rPr>
        <w:t>、</w:t>
      </w:r>
      <w:r>
        <w:rPr>
          <w:rFonts w:hint="eastAsia"/>
        </w:rPr>
        <w:t>2</w:t>
      </w:r>
      <w:r>
        <w:rPr>
          <w:rFonts w:hint="eastAsia"/>
        </w:rPr>
        <w:t>类数据占比大所训练得到的成果预测精确值也相对高，但</w:t>
      </w:r>
      <w:r>
        <w:rPr>
          <w:rFonts w:hint="eastAsia"/>
        </w:rPr>
        <w:t>3</w:t>
      </w:r>
      <w:r>
        <w:rPr>
          <w:rFonts w:hint="eastAsia"/>
        </w:rPr>
        <w:t>、</w:t>
      </w:r>
      <w:r>
        <w:rPr>
          <w:rFonts w:hint="eastAsia"/>
        </w:rPr>
        <w:t>4</w:t>
      </w:r>
      <w:r>
        <w:rPr>
          <w:rFonts w:hint="eastAsia"/>
        </w:rPr>
        <w:t>类有问题的桩占比很小，训练集样本不够无法达到较高训练水平。我们改进了训练数据，将</w:t>
      </w:r>
      <w:r>
        <w:rPr>
          <w:rFonts w:hint="eastAsia"/>
        </w:rPr>
        <w:t>1-4</w:t>
      </w:r>
      <w:r>
        <w:rPr>
          <w:rFonts w:hint="eastAsia"/>
        </w:rPr>
        <w:t>类</w:t>
      </w:r>
      <w:proofErr w:type="gramStart"/>
      <w:r>
        <w:rPr>
          <w:rFonts w:hint="eastAsia"/>
        </w:rPr>
        <w:t>桩训练</w:t>
      </w:r>
      <w:proofErr w:type="gramEnd"/>
      <w:r>
        <w:rPr>
          <w:rFonts w:hint="eastAsia"/>
        </w:rPr>
        <w:t>数据处理为同数量的这样就解决了</w:t>
      </w:r>
      <w:r>
        <w:rPr>
          <w:rFonts w:hint="eastAsia"/>
        </w:rPr>
        <w:t>3</w:t>
      </w:r>
      <w:r>
        <w:rPr>
          <w:rFonts w:hint="eastAsia"/>
        </w:rPr>
        <w:t>、</w:t>
      </w:r>
      <w:r>
        <w:rPr>
          <w:rFonts w:hint="eastAsia"/>
        </w:rPr>
        <w:t>4</w:t>
      </w:r>
      <w:r>
        <w:rPr>
          <w:rFonts w:hint="eastAsia"/>
        </w:rPr>
        <w:t>类数据不够导致精确度的问题。</w:t>
      </w:r>
    </w:p>
    <w:p w14:paraId="66B1EE9A" w14:textId="77777777" w:rsidR="00AC218F" w:rsidRDefault="00AC218F">
      <w:pPr>
        <w:spacing w:line="300" w:lineRule="auto"/>
        <w:ind w:firstLineChars="200" w:firstLine="420"/>
      </w:pPr>
    </w:p>
    <w:p w14:paraId="531B7FE2" w14:textId="4FA9AF93" w:rsidR="00AC218F" w:rsidRDefault="00850CBA">
      <w:pPr>
        <w:pStyle w:val="3"/>
        <w:spacing w:before="312" w:after="312" w:line="300" w:lineRule="auto"/>
        <w:ind w:firstLineChars="200" w:firstLine="480"/>
        <w:pPrChange w:id="483" w:author="Conqueror" w:date="2021-04-06T21:29:00Z">
          <w:pPr>
            <w:spacing w:line="300" w:lineRule="auto"/>
            <w:ind w:firstLineChars="200" w:firstLine="420"/>
            <w:outlineLvl w:val="2"/>
          </w:pPr>
        </w:pPrChange>
      </w:pPr>
      <w:bookmarkStart w:id="484" w:name="_Toc31311"/>
      <w:bookmarkStart w:id="485" w:name="_Toc25823"/>
      <w:bookmarkStart w:id="486" w:name="_Toc18371"/>
      <w:bookmarkStart w:id="487" w:name="_Toc8666"/>
      <w:bookmarkStart w:id="488" w:name="_Toc25235"/>
      <w:bookmarkStart w:id="489" w:name="_Toc25686"/>
      <w:bookmarkStart w:id="490" w:name="_Toc1785"/>
      <w:bookmarkStart w:id="491" w:name="_Toc29191"/>
      <w:bookmarkStart w:id="492" w:name="_Toc19551"/>
      <w:bookmarkStart w:id="493" w:name="_Toc477"/>
      <w:bookmarkStart w:id="494" w:name="_Toc25633"/>
      <w:bookmarkStart w:id="495" w:name="_Toc23226"/>
      <w:bookmarkStart w:id="496" w:name="_Toc6558"/>
      <w:bookmarkStart w:id="497" w:name="_Toc69297929"/>
      <w:r>
        <w:rPr>
          <w:rFonts w:hint="eastAsia"/>
        </w:rPr>
        <w:t>6</w:t>
      </w:r>
      <w:r>
        <w:t>.2</w:t>
      </w:r>
      <w:r>
        <w:rPr>
          <w:rFonts w:hint="eastAsia"/>
        </w:rPr>
        <w:t>建议：</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6105D731" w14:textId="77777777" w:rsidR="00AC218F" w:rsidRDefault="00850CBA">
      <w:pPr>
        <w:spacing w:line="300" w:lineRule="auto"/>
        <w:ind w:firstLineChars="200" w:firstLine="420"/>
      </w:pPr>
      <w:r>
        <w:rPr>
          <w:rFonts w:hint="eastAsia"/>
        </w:rPr>
        <w:t>（</w:t>
      </w:r>
      <w:r>
        <w:rPr>
          <w:rFonts w:hint="eastAsia"/>
        </w:rPr>
        <w:t>1</w:t>
      </w:r>
      <w:r>
        <w:rPr>
          <w:rFonts w:hint="eastAsia"/>
        </w:rPr>
        <w:t>）</w:t>
      </w:r>
      <w:r>
        <w:t>若能够对于不同种类桩基</w:t>
      </w:r>
      <w:r>
        <w:rPr>
          <w:rFonts w:hint="eastAsia"/>
        </w:rPr>
        <w:t>的</w:t>
      </w:r>
      <w:r>
        <w:t>数据进行一次预分类，如将进行机械学习</w:t>
      </w:r>
      <w:r>
        <w:rPr>
          <w:rFonts w:hint="eastAsia"/>
        </w:rPr>
        <w:t>前</w:t>
      </w:r>
      <w:r>
        <w:t>数据，按不同类型分为</w:t>
      </w:r>
      <w:r>
        <w:rPr>
          <w:rFonts w:hint="eastAsia"/>
        </w:rPr>
        <w:t>由</w:t>
      </w:r>
      <w:r>
        <w:t>铁锤敲击的、由尼龙</w:t>
      </w:r>
      <w:proofErr w:type="gramStart"/>
      <w:r>
        <w:t>锤</w:t>
      </w:r>
      <w:proofErr w:type="gramEnd"/>
      <w:r>
        <w:t>敲击的、预制的管桩、现场浇筑的桩基，再</w:t>
      </w:r>
      <w:r>
        <w:rPr>
          <w:rFonts w:hint="eastAsia"/>
        </w:rPr>
        <w:t>按不同类型</w:t>
      </w:r>
      <w:r>
        <w:t>进行多个模型的建立，</w:t>
      </w:r>
      <w:r>
        <w:rPr>
          <w:rFonts w:hint="eastAsia"/>
        </w:rPr>
        <w:t>最后再组合在一起，这样</w:t>
      </w:r>
      <w:r>
        <w:t>将会提高</w:t>
      </w:r>
      <w:r>
        <w:rPr>
          <w:rFonts w:hint="eastAsia"/>
        </w:rPr>
        <w:t>桩基判断</w:t>
      </w:r>
      <w:r>
        <w:t>的准确性。（但也会提高</w:t>
      </w:r>
      <w:r>
        <w:rPr>
          <w:rFonts w:hint="eastAsia"/>
        </w:rPr>
        <w:t>项目</w:t>
      </w:r>
      <w:r>
        <w:t>工作量以及资料的处理难度）</w:t>
      </w:r>
    </w:p>
    <w:p w14:paraId="381D67B1" w14:textId="77777777" w:rsidR="00AC218F" w:rsidRDefault="00850CBA">
      <w:pPr>
        <w:spacing w:line="300" w:lineRule="auto"/>
        <w:ind w:firstLineChars="200" w:firstLine="420"/>
      </w:pPr>
      <w:r>
        <w:rPr>
          <w:rFonts w:hint="eastAsia"/>
        </w:rPr>
        <w:t>（</w:t>
      </w:r>
      <w:r>
        <w:rPr>
          <w:rFonts w:hint="eastAsia"/>
        </w:rPr>
        <w:t>2</w:t>
      </w:r>
      <w:r>
        <w:rPr>
          <w:rFonts w:hint="eastAsia"/>
        </w:rPr>
        <w:t>）</w:t>
      </w:r>
      <w:r>
        <w:t>若能够在判断</w:t>
      </w:r>
      <w:r>
        <w:rPr>
          <w:rFonts w:hint="eastAsia"/>
        </w:rPr>
        <w:t>桩基</w:t>
      </w:r>
      <w:r>
        <w:t>的类型的过程中，并能够</w:t>
      </w:r>
      <w:r>
        <w:rPr>
          <w:rFonts w:hint="eastAsia"/>
        </w:rPr>
        <w:t>标记出</w:t>
      </w:r>
      <w:r>
        <w:t>缺陷</w:t>
      </w:r>
      <w:r>
        <w:rPr>
          <w:rFonts w:hint="eastAsia"/>
        </w:rPr>
        <w:t>桩</w:t>
      </w:r>
      <w:r>
        <w:t>的缺陷的具体位置</w:t>
      </w:r>
      <w:r>
        <w:rPr>
          <w:rFonts w:hint="eastAsia"/>
        </w:rPr>
        <w:t>和一定的信息</w:t>
      </w:r>
      <w:r>
        <w:t>，那将会对桩基的预测与处理有更大的帮助。</w:t>
      </w:r>
    </w:p>
    <w:p w14:paraId="5B1FB290" w14:textId="77777777" w:rsidR="00AC218F" w:rsidRDefault="00850CBA">
      <w:pPr>
        <w:spacing w:line="300" w:lineRule="auto"/>
        <w:ind w:firstLineChars="200" w:firstLine="420"/>
      </w:pPr>
      <w:r>
        <w:rPr>
          <w:rFonts w:hint="eastAsia"/>
        </w:rPr>
        <w:t>（</w:t>
      </w:r>
      <w:r>
        <w:rPr>
          <w:rFonts w:hint="eastAsia"/>
        </w:rPr>
        <w:t>3</w:t>
      </w:r>
      <w:r>
        <w:rPr>
          <w:rFonts w:hint="eastAsia"/>
        </w:rPr>
        <w:t>）本项目从科研角度出发实现交叉学科之间的创新互补。在商用价值方面仍需进一步拓展试验和开发，暂时未能形成体系化、系统化的将任意一条波形数据导入就能快速导出预测结果的模式。</w:t>
      </w:r>
    </w:p>
    <w:p w14:paraId="6A12202B" w14:textId="77777777" w:rsidR="00AC218F" w:rsidRDefault="00850CBA">
      <w:pPr>
        <w:spacing w:line="300" w:lineRule="auto"/>
        <w:ind w:firstLineChars="200" w:firstLine="420"/>
      </w:pPr>
      <w:r>
        <w:rPr>
          <w:rFonts w:hint="eastAsia"/>
        </w:rPr>
        <w:t>（</w:t>
      </w:r>
      <w:r>
        <w:rPr>
          <w:rFonts w:hint="eastAsia"/>
        </w:rPr>
        <w:t>4</w:t>
      </w:r>
      <w:r>
        <w:rPr>
          <w:rFonts w:hint="eastAsia"/>
        </w:rPr>
        <w:t>）我们所收集到的数据数量不算庞大，能够收集更多的数据供神经网络进行学习的话能够使它学习得更充分，从而达到更高的准确度。</w:t>
      </w:r>
    </w:p>
    <w:p w14:paraId="5468F400" w14:textId="77777777" w:rsidR="00AC218F" w:rsidRDefault="00850CBA">
      <w:pPr>
        <w:spacing w:line="300" w:lineRule="auto"/>
        <w:ind w:firstLineChars="200" w:firstLine="420"/>
      </w:pPr>
      <w:r>
        <w:rPr>
          <w:rFonts w:hint="eastAsia"/>
        </w:rPr>
        <w:t>（</w:t>
      </w:r>
      <w:r>
        <w:rPr>
          <w:rFonts w:hint="eastAsia"/>
        </w:rPr>
        <w:t>5</w:t>
      </w:r>
      <w:r>
        <w:rPr>
          <w:rFonts w:hint="eastAsia"/>
        </w:rPr>
        <w:t>）尽可能的采用不同的神经网络模型。这样能够进行对比分析，从而确定最佳的神经网络模型。</w:t>
      </w:r>
    </w:p>
    <w:p w14:paraId="596590CB" w14:textId="77777777" w:rsidR="00AC218F" w:rsidRDefault="00850CBA">
      <w:pPr>
        <w:spacing w:line="300" w:lineRule="auto"/>
        <w:ind w:firstLineChars="200" w:firstLine="420"/>
      </w:pPr>
      <w:r>
        <w:rPr>
          <w:rFonts w:hint="eastAsia"/>
        </w:rPr>
        <w:t>（</w:t>
      </w:r>
      <w:r>
        <w:rPr>
          <w:rFonts w:hint="eastAsia"/>
        </w:rPr>
        <w:t>6</w:t>
      </w:r>
      <w:r>
        <w:rPr>
          <w:rFonts w:hint="eastAsia"/>
        </w:rPr>
        <w:t>）对神经网络所要进行学习的数据进行严格的分类，确保神经网络能够高效率的学习并有较高的输出准确度。</w:t>
      </w:r>
    </w:p>
    <w:p w14:paraId="2870B20F" w14:textId="77777777" w:rsidR="00AC218F" w:rsidRDefault="00850CBA">
      <w:pPr>
        <w:spacing w:line="300" w:lineRule="auto"/>
        <w:ind w:firstLineChars="200" w:firstLine="420"/>
      </w:pPr>
      <w:r>
        <w:rPr>
          <w:rFonts w:hint="eastAsia"/>
        </w:rPr>
        <w:t>由于实际情况中不良桩的数据较少，容易造成数据不均衡从而影响训练结果。因此可以利用</w:t>
      </w:r>
      <w:r>
        <w:rPr>
          <w:rFonts w:hint="eastAsia"/>
        </w:rPr>
        <w:t>flac-3d</w:t>
      </w:r>
      <w:r>
        <w:rPr>
          <w:rFonts w:hint="eastAsia"/>
        </w:rPr>
        <w:t>做出更多的各种类别的</w:t>
      </w:r>
      <w:proofErr w:type="gramStart"/>
      <w:r>
        <w:rPr>
          <w:rFonts w:hint="eastAsia"/>
        </w:rPr>
        <w:t>不良桩以供</w:t>
      </w:r>
      <w:proofErr w:type="gramEnd"/>
      <w:r>
        <w:rPr>
          <w:rFonts w:hint="eastAsia"/>
        </w:rPr>
        <w:t>神经网络进行系统全面的学习。</w:t>
      </w:r>
    </w:p>
    <w:p w14:paraId="066BBC06" w14:textId="77777777" w:rsidR="00AC218F" w:rsidRDefault="00AC218F">
      <w:pPr>
        <w:widowControl/>
        <w:spacing w:line="300" w:lineRule="auto"/>
        <w:jc w:val="left"/>
      </w:pPr>
    </w:p>
    <w:p w14:paraId="6E18EC19" w14:textId="77777777" w:rsidR="00AC218F" w:rsidRDefault="00850CBA">
      <w:pPr>
        <w:pStyle w:val="2"/>
        <w:spacing w:line="300" w:lineRule="auto"/>
        <w:ind w:firstLineChars="200" w:firstLine="560"/>
        <w:pPrChange w:id="498" w:author="Conqueror" w:date="2021-04-06T21:29:00Z">
          <w:pPr>
            <w:widowControl/>
            <w:spacing w:line="300" w:lineRule="auto"/>
            <w:ind w:firstLineChars="200" w:firstLine="420"/>
            <w:jc w:val="left"/>
            <w:outlineLvl w:val="1"/>
          </w:pPr>
        </w:pPrChange>
      </w:pPr>
      <w:bookmarkStart w:id="499" w:name="_Toc30470"/>
      <w:bookmarkStart w:id="500" w:name="_Toc28589"/>
      <w:bookmarkStart w:id="501" w:name="_Toc6774"/>
      <w:bookmarkStart w:id="502" w:name="_Toc25343"/>
      <w:bookmarkStart w:id="503" w:name="_Toc3727"/>
      <w:bookmarkStart w:id="504" w:name="_Toc12307"/>
      <w:bookmarkStart w:id="505" w:name="_Toc9144"/>
      <w:bookmarkStart w:id="506" w:name="_Toc4113"/>
      <w:bookmarkStart w:id="507" w:name="_Toc29769"/>
      <w:bookmarkStart w:id="508" w:name="_Toc27585"/>
      <w:bookmarkStart w:id="509" w:name="_Toc3081"/>
      <w:bookmarkStart w:id="510" w:name="_Toc12567"/>
      <w:bookmarkStart w:id="511" w:name="_Toc3775"/>
      <w:bookmarkStart w:id="512" w:name="_Toc69297930"/>
      <w:r>
        <w:rPr>
          <w:rFonts w:hint="eastAsia"/>
        </w:rPr>
        <w:t>七、待深入研究的问题</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4D266495" w14:textId="77777777" w:rsidR="00AC218F" w:rsidRDefault="00850CBA">
      <w:pPr>
        <w:pStyle w:val="3"/>
        <w:spacing w:before="312" w:after="312" w:line="300" w:lineRule="auto"/>
        <w:ind w:firstLineChars="200" w:firstLine="480"/>
        <w:pPrChange w:id="513" w:author="Conqueror" w:date="2021-04-06T21:29:00Z">
          <w:pPr>
            <w:spacing w:line="300" w:lineRule="auto"/>
            <w:ind w:firstLineChars="200" w:firstLine="420"/>
            <w:outlineLvl w:val="2"/>
          </w:pPr>
        </w:pPrChange>
      </w:pPr>
      <w:r>
        <w:rPr>
          <w:rFonts w:hint="eastAsia"/>
        </w:rPr>
        <w:t xml:space="preserve"> </w:t>
      </w:r>
      <w:bookmarkStart w:id="514" w:name="_Toc2622"/>
      <w:bookmarkStart w:id="515" w:name="_Toc18991"/>
      <w:bookmarkStart w:id="516" w:name="_Toc20693"/>
      <w:bookmarkStart w:id="517" w:name="_Toc27640"/>
      <w:bookmarkStart w:id="518" w:name="_Toc22822"/>
      <w:bookmarkStart w:id="519" w:name="_Toc22014"/>
      <w:bookmarkStart w:id="520" w:name="_Toc2871"/>
      <w:bookmarkStart w:id="521" w:name="_Toc24396"/>
      <w:bookmarkStart w:id="522" w:name="_Toc13865"/>
      <w:bookmarkStart w:id="523" w:name="_Toc19787"/>
      <w:bookmarkStart w:id="524" w:name="_Toc31068"/>
      <w:bookmarkStart w:id="525" w:name="_Toc4400"/>
      <w:bookmarkStart w:id="526" w:name="_Toc18317"/>
      <w:bookmarkStart w:id="527" w:name="_Toc69297931"/>
      <w:r>
        <w:t>7.1</w:t>
      </w:r>
      <w:r>
        <w:rPr>
          <w:rFonts w:hint="eastAsia"/>
        </w:rPr>
        <w:t>训练精确度</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54ED7860" w14:textId="77777777" w:rsidR="00AC218F" w:rsidRDefault="00850CBA">
      <w:pPr>
        <w:spacing w:line="300" w:lineRule="auto"/>
        <w:ind w:firstLineChars="200" w:firstLine="420"/>
      </w:pPr>
      <w:r>
        <w:rPr>
          <w:rFonts w:hint="eastAsia"/>
        </w:rPr>
        <w:t>从目前的训练成果来看，我们的模型训练集准确性达到</w:t>
      </w:r>
      <w:r>
        <w:rPr>
          <w:rFonts w:hint="eastAsia"/>
        </w:rPr>
        <w:t>8</w:t>
      </w:r>
      <w:r>
        <w:t>6%</w:t>
      </w:r>
      <w:r>
        <w:rPr>
          <w:rFonts w:hint="eastAsia"/>
        </w:rPr>
        <w:t>，验证集准确性达到</w:t>
      </w:r>
      <w:r>
        <w:rPr>
          <w:rFonts w:hint="eastAsia"/>
        </w:rPr>
        <w:t>8</w:t>
      </w:r>
      <w:r>
        <w:t>8.8%</w:t>
      </w:r>
      <w:r>
        <w:rPr>
          <w:rFonts w:hint="eastAsia"/>
        </w:rPr>
        <w:t>，可以说是达到了预定的一个目标。但研究应该精益求精，所以我们希望模型的准确度能达到更高甚至</w:t>
      </w:r>
      <w:r>
        <w:rPr>
          <w:rFonts w:hint="eastAsia"/>
        </w:rPr>
        <w:t>100%</w:t>
      </w:r>
      <w:r>
        <w:rPr>
          <w:rFonts w:hint="eastAsia"/>
        </w:rPr>
        <w:t>，这就要求对数据进行更准确的分类或者是改良神经网络模型。</w:t>
      </w:r>
    </w:p>
    <w:p w14:paraId="352FE952" w14:textId="77777777" w:rsidR="00AC218F" w:rsidRDefault="00AC218F">
      <w:pPr>
        <w:spacing w:line="300" w:lineRule="auto"/>
        <w:ind w:firstLineChars="200" w:firstLine="420"/>
      </w:pPr>
    </w:p>
    <w:p w14:paraId="0A16BE97" w14:textId="77777777" w:rsidR="00AC218F" w:rsidRDefault="00850CBA">
      <w:pPr>
        <w:pStyle w:val="3"/>
        <w:spacing w:before="312" w:after="312" w:line="300" w:lineRule="auto"/>
        <w:ind w:firstLineChars="200" w:firstLine="480"/>
        <w:pPrChange w:id="528" w:author="Conqueror" w:date="2021-04-06T21:29:00Z">
          <w:pPr>
            <w:spacing w:line="300" w:lineRule="auto"/>
            <w:ind w:firstLineChars="200" w:firstLine="420"/>
            <w:outlineLvl w:val="2"/>
          </w:pPr>
        </w:pPrChange>
      </w:pPr>
      <w:bookmarkStart w:id="529" w:name="_Toc26482"/>
      <w:bookmarkStart w:id="530" w:name="_Toc15548"/>
      <w:bookmarkStart w:id="531" w:name="_Toc18467"/>
      <w:bookmarkStart w:id="532" w:name="_Toc867"/>
      <w:bookmarkStart w:id="533" w:name="_Toc22360"/>
      <w:bookmarkStart w:id="534" w:name="_Toc15577"/>
      <w:bookmarkStart w:id="535" w:name="_Toc27360"/>
      <w:bookmarkStart w:id="536" w:name="_Toc13671"/>
      <w:bookmarkStart w:id="537" w:name="_Toc27941"/>
      <w:bookmarkStart w:id="538" w:name="_Toc24320"/>
      <w:bookmarkStart w:id="539" w:name="_Toc3502"/>
      <w:bookmarkStart w:id="540" w:name="_Toc3208"/>
      <w:bookmarkStart w:id="541" w:name="_Toc24702"/>
      <w:bookmarkStart w:id="542" w:name="_Toc69297932"/>
      <w:r>
        <w:rPr>
          <w:rFonts w:hint="eastAsia"/>
        </w:rPr>
        <w:lastRenderedPageBreak/>
        <w:t>7.2</w:t>
      </w:r>
      <w:r>
        <w:rPr>
          <w:rFonts w:hint="eastAsia"/>
        </w:rPr>
        <w:t>对数据进行准确分类</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259A6B7E" w14:textId="77777777" w:rsidR="00AC218F" w:rsidRDefault="00850CBA">
      <w:pPr>
        <w:spacing w:line="300" w:lineRule="auto"/>
        <w:ind w:firstLineChars="200" w:firstLine="420"/>
      </w:pPr>
      <w:r>
        <w:rPr>
          <w:rFonts w:hint="eastAsia"/>
        </w:rPr>
        <w:t xml:space="preserve">  </w:t>
      </w:r>
      <w:r>
        <w:rPr>
          <w:rFonts w:hint="eastAsia"/>
        </w:rPr>
        <w:t>由于在进行数据标定时，未能够有效区分灌注桩及预制管桩、铁锤敲击和尼龙</w:t>
      </w:r>
      <w:proofErr w:type="gramStart"/>
      <w:r>
        <w:rPr>
          <w:rFonts w:hint="eastAsia"/>
        </w:rPr>
        <w:t>锤</w:t>
      </w:r>
      <w:proofErr w:type="gramEnd"/>
      <w:r>
        <w:rPr>
          <w:rFonts w:hint="eastAsia"/>
        </w:rPr>
        <w:t>敲击，导致对</w:t>
      </w:r>
      <w:proofErr w:type="gramStart"/>
      <w:r>
        <w:rPr>
          <w:rFonts w:hint="eastAsia"/>
        </w:rPr>
        <w:t>桩基时频曲线图</w:t>
      </w:r>
      <w:proofErr w:type="gramEnd"/>
      <w:r>
        <w:rPr>
          <w:rFonts w:hint="eastAsia"/>
        </w:rPr>
        <w:t>的判断模糊，只能够将他们去除。但为了模型能够精准判别并进行分类，我们接下来要继续深入研究的就是将灌注桩、预制管桩、铁锤敲击、尼龙</w:t>
      </w:r>
      <w:proofErr w:type="gramStart"/>
      <w:r>
        <w:rPr>
          <w:rFonts w:hint="eastAsia"/>
        </w:rPr>
        <w:t>锤</w:t>
      </w:r>
      <w:proofErr w:type="gramEnd"/>
      <w:r>
        <w:rPr>
          <w:rFonts w:hint="eastAsia"/>
        </w:rPr>
        <w:t>敲击区分出来，各自进行分类，进行数据增强，再交给神经网络进行学习，从而提高准确度。</w:t>
      </w:r>
    </w:p>
    <w:p w14:paraId="301A82F0" w14:textId="77777777" w:rsidR="00AC218F" w:rsidRDefault="00AC218F">
      <w:pPr>
        <w:spacing w:line="300" w:lineRule="auto"/>
        <w:ind w:firstLineChars="200" w:firstLine="420"/>
      </w:pPr>
    </w:p>
    <w:p w14:paraId="041DF394" w14:textId="77777777" w:rsidR="00AC218F" w:rsidRDefault="00850CBA">
      <w:pPr>
        <w:pStyle w:val="3"/>
        <w:spacing w:before="312" w:after="312" w:line="300" w:lineRule="auto"/>
        <w:ind w:firstLineChars="200" w:firstLine="480"/>
        <w:pPrChange w:id="543" w:author="Conqueror" w:date="2021-04-06T21:30:00Z">
          <w:pPr>
            <w:spacing w:line="300" w:lineRule="auto"/>
            <w:ind w:firstLineChars="200" w:firstLine="420"/>
            <w:outlineLvl w:val="2"/>
          </w:pPr>
        </w:pPrChange>
      </w:pPr>
      <w:bookmarkStart w:id="544" w:name="_Toc24879"/>
      <w:bookmarkStart w:id="545" w:name="_Toc10634"/>
      <w:bookmarkStart w:id="546" w:name="_Toc3109"/>
      <w:bookmarkStart w:id="547" w:name="_Toc29643"/>
      <w:bookmarkStart w:id="548" w:name="_Toc25616"/>
      <w:bookmarkStart w:id="549" w:name="_Toc24288"/>
      <w:bookmarkStart w:id="550" w:name="_Toc12579"/>
      <w:bookmarkStart w:id="551" w:name="_Toc18140"/>
      <w:bookmarkStart w:id="552" w:name="_Toc5641"/>
      <w:bookmarkStart w:id="553" w:name="_Toc2838"/>
      <w:bookmarkStart w:id="554" w:name="_Toc22918"/>
      <w:bookmarkStart w:id="555" w:name="_Toc14347"/>
      <w:bookmarkStart w:id="556" w:name="_Toc26576"/>
      <w:bookmarkStart w:id="557" w:name="_Toc69297933"/>
      <w:r>
        <w:rPr>
          <w:rFonts w:hint="eastAsia"/>
        </w:rPr>
        <w:t>7.3</w:t>
      </w:r>
      <w:r>
        <w:rPr>
          <w:rFonts w:hint="eastAsia"/>
        </w:rPr>
        <w:t>对神经网络进行改良</w:t>
      </w:r>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0C1625B3" w14:textId="77777777" w:rsidR="00AC218F" w:rsidRDefault="00850CBA">
      <w:pPr>
        <w:spacing w:line="300" w:lineRule="auto"/>
        <w:ind w:firstLineChars="200" w:firstLine="420"/>
        <w:rPr>
          <w:rFonts w:eastAsiaTheme="minorHAnsi"/>
        </w:rPr>
      </w:pPr>
      <w:r>
        <w:rPr>
          <w:rFonts w:hint="eastAsia"/>
        </w:rPr>
        <w:t xml:space="preserve">  </w:t>
      </w:r>
      <w:r>
        <w:rPr>
          <w:rFonts w:hint="eastAsia"/>
        </w:rPr>
        <w:t>在数据已经增强到极限时，想要再提高准确度的话只能够对神经系统进行改良。我们目前所使用的是</w:t>
      </w:r>
      <w:r>
        <w:rPr>
          <w:rFonts w:eastAsiaTheme="minorHAnsi" w:hint="eastAsia"/>
        </w:rPr>
        <w:t>LSTM</w:t>
      </w:r>
      <w:r>
        <w:rPr>
          <w:rFonts w:eastAsiaTheme="minorHAnsi" w:hint="eastAsia"/>
        </w:rPr>
        <w:t>神经网络</w:t>
      </w:r>
      <w:r>
        <w:rPr>
          <w:rFonts w:hint="eastAsia"/>
        </w:rPr>
        <w:t>。</w:t>
      </w:r>
      <w:r>
        <w:rPr>
          <w:rFonts w:eastAsiaTheme="minorHAnsi" w:hint="eastAsia"/>
        </w:rPr>
        <w:t>L</w:t>
      </w:r>
      <w:r>
        <w:rPr>
          <w:rFonts w:eastAsiaTheme="minorHAnsi"/>
        </w:rPr>
        <w:t>STM</w:t>
      </w:r>
      <w:r>
        <w:rPr>
          <w:rFonts w:eastAsiaTheme="minorHAnsi" w:hint="eastAsia"/>
        </w:rPr>
        <w:t>网络的核心组件是序列输入层和</w:t>
      </w:r>
      <w:r>
        <w:rPr>
          <w:rFonts w:eastAsiaTheme="minorHAnsi" w:hint="eastAsia"/>
        </w:rPr>
        <w:t>L</w:t>
      </w:r>
      <w:r>
        <w:rPr>
          <w:rFonts w:eastAsiaTheme="minorHAnsi"/>
        </w:rPr>
        <w:t>STM</w:t>
      </w:r>
      <w:r>
        <w:rPr>
          <w:rFonts w:eastAsiaTheme="minorHAnsi" w:hint="eastAsia"/>
        </w:rPr>
        <w:t>层。序列输入层将序列或时序数据输入网络中。</w:t>
      </w:r>
      <w:r>
        <w:rPr>
          <w:rFonts w:eastAsiaTheme="minorHAnsi" w:hint="eastAsia"/>
        </w:rPr>
        <w:t>L</w:t>
      </w:r>
      <w:r>
        <w:rPr>
          <w:rFonts w:eastAsiaTheme="minorHAnsi"/>
        </w:rPr>
        <w:t>STM</w:t>
      </w:r>
      <w:proofErr w:type="gramStart"/>
      <w:r>
        <w:rPr>
          <w:rFonts w:eastAsiaTheme="minorHAnsi" w:hint="eastAsia"/>
        </w:rPr>
        <w:t>层学习</w:t>
      </w:r>
      <w:proofErr w:type="gramEnd"/>
      <w:r>
        <w:rPr>
          <w:rFonts w:eastAsiaTheme="minorHAnsi" w:hint="eastAsia"/>
        </w:rPr>
        <w:t>序列数据的时间</w:t>
      </w:r>
      <w:proofErr w:type="gramStart"/>
      <w:r>
        <w:rPr>
          <w:rFonts w:eastAsiaTheme="minorHAnsi" w:hint="eastAsia"/>
        </w:rPr>
        <w:t>步之间</w:t>
      </w:r>
      <w:proofErr w:type="gramEnd"/>
      <w:r>
        <w:rPr>
          <w:rFonts w:eastAsiaTheme="minorHAnsi" w:hint="eastAsia"/>
        </w:rPr>
        <w:t>的长期相关性。对于分类</w:t>
      </w:r>
      <w:r>
        <w:rPr>
          <w:rFonts w:eastAsiaTheme="minorHAnsi" w:hint="eastAsia"/>
        </w:rPr>
        <w:t>L</w:t>
      </w:r>
      <w:r>
        <w:rPr>
          <w:rFonts w:eastAsiaTheme="minorHAnsi"/>
        </w:rPr>
        <w:t>STM</w:t>
      </w:r>
      <w:r>
        <w:rPr>
          <w:rFonts w:eastAsiaTheme="minorHAnsi" w:hint="eastAsia"/>
        </w:rPr>
        <w:t>网络，创建一个序列输入层、一个</w:t>
      </w:r>
      <w:r>
        <w:rPr>
          <w:rFonts w:eastAsiaTheme="minorHAnsi" w:hint="eastAsia"/>
        </w:rPr>
        <w:t>L</w:t>
      </w:r>
      <w:r>
        <w:rPr>
          <w:rFonts w:eastAsiaTheme="minorHAnsi"/>
        </w:rPr>
        <w:t>STM</w:t>
      </w:r>
      <w:r>
        <w:rPr>
          <w:rFonts w:eastAsiaTheme="minorHAnsi" w:hint="eastAsia"/>
        </w:rPr>
        <w:t>层、一个全连接层、一个</w:t>
      </w:r>
      <w:proofErr w:type="spellStart"/>
      <w:r>
        <w:rPr>
          <w:rFonts w:eastAsiaTheme="minorHAnsi"/>
        </w:rPr>
        <w:t>softmax</w:t>
      </w:r>
      <w:proofErr w:type="spellEnd"/>
      <w:r>
        <w:rPr>
          <w:rFonts w:eastAsiaTheme="minorHAnsi" w:hint="eastAsia"/>
        </w:rPr>
        <w:t>层和一个分类输出层。</w:t>
      </w:r>
    </w:p>
    <w:p w14:paraId="48B0E898" w14:textId="77777777" w:rsidR="00AC218F" w:rsidRDefault="00850CBA">
      <w:pPr>
        <w:spacing w:line="300" w:lineRule="auto"/>
        <w:ind w:firstLineChars="200" w:firstLine="420"/>
      </w:pPr>
      <w:r>
        <w:rPr>
          <w:rFonts w:hint="eastAsia"/>
        </w:rPr>
        <w:t>每个神经网络都具有其最佳的超参数集合，因为这会提高神经网络的准确性。我们可以从以下几个方面入手。</w:t>
      </w:r>
    </w:p>
    <w:p w14:paraId="45D7DB45" w14:textId="77777777" w:rsidR="00AC218F" w:rsidRDefault="00850CBA">
      <w:pPr>
        <w:numPr>
          <w:ilvl w:val="0"/>
          <w:numId w:val="1"/>
        </w:numPr>
        <w:spacing w:line="300" w:lineRule="auto"/>
        <w:ind w:firstLineChars="200" w:firstLine="420"/>
      </w:pPr>
      <w:r>
        <w:rPr>
          <w:rFonts w:hint="eastAsia"/>
        </w:rPr>
        <w:t>学习率——选择最佳学习率非常重要，因为它决定了我们的网络是否收敛到最低值。选择最高学习率几乎不会让我们达到最低标准，因为我们很有可能超越它。因此，我们总是在最低点附近，但从来没有收敛到它。选择一个小的学习率可以帮助神经网络收敛到最小值，但需要大量的时间。因此，我们必须对网络进行更长时间的训练。较小的学习率也会使网络容易陷入局部最小化，即由于学习率较低，网络将会收敛到局部最小值，并且无法退出。因此，我们需要选对最佳学习率。</w:t>
      </w:r>
    </w:p>
    <w:p w14:paraId="0503CDEC" w14:textId="77777777" w:rsidR="00AC218F" w:rsidRDefault="00850CBA">
      <w:pPr>
        <w:numPr>
          <w:ilvl w:val="0"/>
          <w:numId w:val="1"/>
        </w:numPr>
        <w:spacing w:line="300" w:lineRule="auto"/>
        <w:ind w:firstLineChars="200" w:firstLine="420"/>
      </w:pPr>
      <w:r>
        <w:rPr>
          <w:rFonts w:hint="eastAsia"/>
        </w:rPr>
        <w:t>网络体系结构——没有标准体系结构可以在所有测试案例中为你提供高精度。我们必须尝试，尝试不同的体系结构，直至找到最适合我们的神经网络体系。</w:t>
      </w:r>
    </w:p>
    <w:p w14:paraId="7DFF80C4" w14:textId="77777777" w:rsidR="00AC218F" w:rsidRDefault="00850CBA">
      <w:pPr>
        <w:numPr>
          <w:ilvl w:val="0"/>
          <w:numId w:val="1"/>
        </w:numPr>
        <w:spacing w:line="300" w:lineRule="auto"/>
        <w:ind w:firstLineChars="200" w:firstLine="420"/>
      </w:pPr>
      <w:r>
        <w:rPr>
          <w:rFonts w:hint="eastAsia"/>
        </w:rPr>
        <w:t>优化器和</w:t>
      </w:r>
      <w:r>
        <w:rPr>
          <w:rFonts w:hint="eastAsia"/>
        </w:rPr>
        <w:t>Loss function</w:t>
      </w:r>
      <w:r>
        <w:rPr>
          <w:rFonts w:hint="eastAsia"/>
        </w:rPr>
        <w:t>——有无数的选项供我们选择。事实上，如果需要，甚至可以定义自定义丢失函数。但常用的优化器是</w:t>
      </w:r>
      <w:r>
        <w:rPr>
          <w:rFonts w:hint="eastAsia"/>
        </w:rPr>
        <w:t>RMSprop</w:t>
      </w:r>
      <w:r>
        <w:rPr>
          <w:rFonts w:hint="eastAsia"/>
        </w:rPr>
        <w:t>，随机梯度下降和</w:t>
      </w:r>
      <w:r>
        <w:rPr>
          <w:rFonts w:hint="eastAsia"/>
        </w:rPr>
        <w:t>Adam</w:t>
      </w:r>
      <w:r>
        <w:rPr>
          <w:rFonts w:hint="eastAsia"/>
        </w:rPr>
        <w:t>，这些优化</w:t>
      </w:r>
      <w:proofErr w:type="gramStart"/>
      <w:r>
        <w:rPr>
          <w:rFonts w:hint="eastAsia"/>
        </w:rPr>
        <w:t>器似乎</w:t>
      </w:r>
      <w:proofErr w:type="gramEnd"/>
      <w:r>
        <w:rPr>
          <w:rFonts w:hint="eastAsia"/>
        </w:rPr>
        <w:t>适用于大多数用例。由于我们的是分类任务，那么常用的损失函数是分类交叉熵。</w:t>
      </w:r>
    </w:p>
    <w:p w14:paraId="30CDA2C9" w14:textId="119FD119" w:rsidR="00AC218F" w:rsidRDefault="00850CBA" w:rsidP="009223B9">
      <w:pPr>
        <w:numPr>
          <w:ilvl w:val="0"/>
          <w:numId w:val="1"/>
        </w:numPr>
        <w:spacing w:line="300" w:lineRule="auto"/>
        <w:ind w:firstLineChars="200" w:firstLine="420"/>
      </w:pPr>
      <w:r>
        <w:rPr>
          <w:rFonts w:hint="eastAsia"/>
        </w:rPr>
        <w:t>激活函数——激活函数将非线性功能输入映射到输出。激活函数非常重要，选择正确的激活函数可帮助我们的模型更好地学习。如今，整流线性单元（</w:t>
      </w:r>
      <w:r w:rsidR="00FD69E7">
        <w:rPr>
          <w:rFonts w:hint="eastAsia"/>
        </w:rPr>
        <w:t>tan</w:t>
      </w:r>
      <w:r w:rsidR="00FD69E7">
        <w:t>h</w:t>
      </w:r>
      <w:r>
        <w:rPr>
          <w:rFonts w:hint="eastAsia"/>
        </w:rPr>
        <w:t>）是最广泛使用的激活函数，因为它解决了渐变消失的问题。早期的</w:t>
      </w:r>
      <w:r>
        <w:rPr>
          <w:rFonts w:hint="eastAsia"/>
        </w:rPr>
        <w:t>Sigmoid</w:t>
      </w:r>
      <w:r>
        <w:rPr>
          <w:rFonts w:hint="eastAsia"/>
        </w:rPr>
        <w:t>和</w:t>
      </w:r>
      <w:r>
        <w:rPr>
          <w:rFonts w:hint="eastAsia"/>
        </w:rPr>
        <w:t>Tanh</w:t>
      </w:r>
      <w:r>
        <w:rPr>
          <w:rFonts w:hint="eastAsia"/>
        </w:rPr>
        <w:t>是使用最广泛的激活函数。但是，他们遭遇了消失梯度的问题，即在反向传播期间，当它们到达开始层时，梯度会减少。这阻止了神经网络扩大到更多层次的更大尺寸。</w:t>
      </w:r>
      <w:r w:rsidR="00FD69E7">
        <w:t>tanh</w:t>
      </w:r>
      <w:r>
        <w:rPr>
          <w:rFonts w:hint="eastAsia"/>
        </w:rPr>
        <w:t>能够克服这个问题，因此允许神经网络具有大尺寸。</w:t>
      </w:r>
    </w:p>
    <w:p w14:paraId="5BEAD40E" w14:textId="77777777" w:rsidR="00AC218F" w:rsidRDefault="00850CBA">
      <w:pPr>
        <w:pStyle w:val="2"/>
        <w:spacing w:line="300" w:lineRule="auto"/>
        <w:ind w:firstLineChars="200" w:firstLine="560"/>
        <w:pPrChange w:id="558" w:author="Conqueror" w:date="2021-04-06T21:30:00Z">
          <w:pPr>
            <w:spacing w:line="300" w:lineRule="auto"/>
            <w:ind w:firstLineChars="200" w:firstLine="420"/>
            <w:jc w:val="left"/>
            <w:outlineLvl w:val="1"/>
          </w:pPr>
        </w:pPrChange>
      </w:pPr>
      <w:bookmarkStart w:id="559" w:name="_Toc5839"/>
      <w:bookmarkStart w:id="560" w:name="_Toc5793"/>
      <w:bookmarkStart w:id="561" w:name="_Toc18141"/>
      <w:bookmarkStart w:id="562" w:name="_Toc19342"/>
      <w:bookmarkStart w:id="563" w:name="_Toc17030"/>
      <w:bookmarkStart w:id="564" w:name="_Toc21898"/>
      <w:bookmarkStart w:id="565" w:name="_Toc5044"/>
      <w:bookmarkStart w:id="566" w:name="_Toc9924"/>
      <w:bookmarkStart w:id="567" w:name="_Toc30610"/>
      <w:bookmarkStart w:id="568" w:name="_Toc31133"/>
      <w:bookmarkStart w:id="569" w:name="_Toc30123"/>
      <w:bookmarkStart w:id="570" w:name="_Toc32281"/>
      <w:bookmarkStart w:id="571" w:name="_Toc1138"/>
      <w:bookmarkStart w:id="572" w:name="_Toc69297934"/>
      <w:r>
        <w:rPr>
          <w:rFonts w:hint="eastAsia"/>
        </w:rPr>
        <w:lastRenderedPageBreak/>
        <w:t>八、参考文献</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5AD61186" w14:textId="77777777" w:rsidR="00AC218F" w:rsidRDefault="00850CBA">
      <w:pPr>
        <w:widowControl/>
        <w:spacing w:line="300" w:lineRule="auto"/>
        <w:ind w:firstLineChars="200" w:firstLine="420"/>
        <w:jc w:val="left"/>
      </w:pPr>
      <w:bookmarkStart w:id="573" w:name="_Hlk69050551"/>
      <w:r>
        <w:rPr>
          <w:rFonts w:hint="eastAsia"/>
        </w:rPr>
        <w:t>[1]</w:t>
      </w:r>
      <w:proofErr w:type="gramStart"/>
      <w:r>
        <w:rPr>
          <w:rFonts w:hint="eastAsia"/>
        </w:rPr>
        <w:t>高毅</w:t>
      </w:r>
      <w:proofErr w:type="gramEnd"/>
      <w:r>
        <w:rPr>
          <w:rFonts w:hint="eastAsia"/>
        </w:rPr>
        <w:t xml:space="preserve">. </w:t>
      </w:r>
      <w:r>
        <w:rPr>
          <w:rFonts w:hint="eastAsia"/>
        </w:rPr>
        <w:t>低应变法检测桩身曲线的</w:t>
      </w:r>
      <w:r>
        <w:rPr>
          <w:rFonts w:hint="eastAsia"/>
        </w:rPr>
        <w:t>BP</w:t>
      </w:r>
      <w:r>
        <w:rPr>
          <w:rFonts w:hint="eastAsia"/>
        </w:rPr>
        <w:t>神经网络识别</w:t>
      </w:r>
      <w:r>
        <w:rPr>
          <w:rFonts w:hint="eastAsia"/>
        </w:rPr>
        <w:t>[D].</w:t>
      </w:r>
      <w:r>
        <w:rPr>
          <w:rFonts w:hint="eastAsia"/>
        </w:rPr>
        <w:t>兰州大学</w:t>
      </w:r>
      <w:r>
        <w:rPr>
          <w:rFonts w:hint="eastAsia"/>
        </w:rPr>
        <w:t>,2012.</w:t>
      </w:r>
    </w:p>
    <w:p w14:paraId="616B25DB" w14:textId="77777777" w:rsidR="00AC218F" w:rsidRDefault="00850CBA">
      <w:pPr>
        <w:widowControl/>
        <w:spacing w:line="300" w:lineRule="auto"/>
        <w:ind w:firstLineChars="200" w:firstLine="420"/>
        <w:jc w:val="left"/>
      </w:pPr>
      <w:r>
        <w:rPr>
          <w:rFonts w:hint="eastAsia"/>
        </w:rPr>
        <w:t>[2]</w:t>
      </w:r>
      <w:r>
        <w:rPr>
          <w:rFonts w:hint="eastAsia"/>
        </w:rPr>
        <w:t>邵广周</w:t>
      </w:r>
      <w:r>
        <w:rPr>
          <w:rFonts w:hint="eastAsia"/>
        </w:rPr>
        <w:t xml:space="preserve">. </w:t>
      </w:r>
      <w:r>
        <w:rPr>
          <w:rFonts w:hint="eastAsia"/>
        </w:rPr>
        <w:t>缺损桩检测系统研究</w:t>
      </w:r>
      <w:r>
        <w:rPr>
          <w:rFonts w:hint="eastAsia"/>
        </w:rPr>
        <w:t>[D].</w:t>
      </w:r>
      <w:r>
        <w:rPr>
          <w:rFonts w:hint="eastAsia"/>
        </w:rPr>
        <w:t>长安大学</w:t>
      </w:r>
      <w:r>
        <w:rPr>
          <w:rFonts w:hint="eastAsia"/>
        </w:rPr>
        <w:t>,2003.</w:t>
      </w:r>
    </w:p>
    <w:p w14:paraId="66983D24" w14:textId="77777777" w:rsidR="00AC218F" w:rsidRDefault="00850CBA">
      <w:pPr>
        <w:widowControl/>
        <w:spacing w:line="300" w:lineRule="auto"/>
        <w:ind w:firstLineChars="200" w:firstLine="420"/>
        <w:jc w:val="left"/>
      </w:pPr>
      <w:r>
        <w:rPr>
          <w:rFonts w:hint="eastAsia"/>
        </w:rPr>
        <w:t>[3]</w:t>
      </w:r>
      <w:r>
        <w:rPr>
          <w:rFonts w:hint="eastAsia"/>
        </w:rPr>
        <w:t>蔡棋瑛</w:t>
      </w:r>
      <w:r>
        <w:rPr>
          <w:rFonts w:hint="eastAsia"/>
        </w:rPr>
        <w:t xml:space="preserve">. </w:t>
      </w:r>
      <w:r>
        <w:rPr>
          <w:rFonts w:hint="eastAsia"/>
        </w:rPr>
        <w:t>基于小波分析和神经网络的桩身缺陷诊断</w:t>
      </w:r>
      <w:r>
        <w:rPr>
          <w:rFonts w:hint="eastAsia"/>
        </w:rPr>
        <w:t>[D].</w:t>
      </w:r>
      <w:r>
        <w:rPr>
          <w:rFonts w:hint="eastAsia"/>
        </w:rPr>
        <w:t>华侨大学</w:t>
      </w:r>
      <w:r>
        <w:rPr>
          <w:rFonts w:hint="eastAsia"/>
        </w:rPr>
        <w:t>,2001.</w:t>
      </w:r>
    </w:p>
    <w:p w14:paraId="796E6E35" w14:textId="36871AF3" w:rsidR="00AC218F" w:rsidRDefault="00850CBA">
      <w:pPr>
        <w:widowControl/>
        <w:spacing w:line="300" w:lineRule="auto"/>
        <w:ind w:firstLineChars="200" w:firstLine="420"/>
        <w:jc w:val="left"/>
      </w:pPr>
      <w:r>
        <w:rPr>
          <w:rFonts w:hint="eastAsia"/>
        </w:rPr>
        <w:t>[</w:t>
      </w:r>
      <w:r>
        <w:t>4</w:t>
      </w:r>
      <w:r>
        <w:rPr>
          <w:rFonts w:hint="eastAsia"/>
        </w:rPr>
        <w:t>]</w:t>
      </w:r>
      <w:r>
        <w:rPr>
          <w:rFonts w:hint="eastAsia"/>
        </w:rPr>
        <w:t>基于反射波法的桩身完整性判别的神经网络模型</w:t>
      </w:r>
      <w:r>
        <w:rPr>
          <w:rFonts w:hint="eastAsia"/>
        </w:rPr>
        <w:t xml:space="preserve">[J]. </w:t>
      </w:r>
      <w:r>
        <w:rPr>
          <w:rFonts w:hint="eastAsia"/>
        </w:rPr>
        <w:t>王成华</w:t>
      </w:r>
      <w:r>
        <w:rPr>
          <w:rFonts w:hint="eastAsia"/>
        </w:rPr>
        <w:t>,</w:t>
      </w:r>
      <w:r>
        <w:rPr>
          <w:rFonts w:hint="eastAsia"/>
        </w:rPr>
        <w:t>张薇</w:t>
      </w:r>
      <w:r>
        <w:rPr>
          <w:rFonts w:hint="eastAsia"/>
        </w:rPr>
        <w:t xml:space="preserve">.  </w:t>
      </w:r>
      <w:r>
        <w:rPr>
          <w:rFonts w:hint="eastAsia"/>
        </w:rPr>
        <w:t>岩土力学</w:t>
      </w:r>
      <w:r>
        <w:rPr>
          <w:rFonts w:hint="eastAsia"/>
        </w:rPr>
        <w:t>. 2003(06)</w:t>
      </w:r>
      <w:r w:rsidR="00775F06">
        <w:t xml:space="preserve"> </w:t>
      </w:r>
    </w:p>
    <w:p w14:paraId="1C86E92F" w14:textId="77777777" w:rsidR="00AC218F" w:rsidRDefault="00850CBA">
      <w:pPr>
        <w:widowControl/>
        <w:spacing w:line="300" w:lineRule="auto"/>
        <w:ind w:firstLineChars="200" w:firstLine="420"/>
        <w:jc w:val="left"/>
      </w:pPr>
      <w:r>
        <w:rPr>
          <w:rFonts w:hint="eastAsia"/>
        </w:rPr>
        <w:t>[</w:t>
      </w:r>
      <w:r>
        <w:t>5</w:t>
      </w:r>
      <w:r>
        <w:rPr>
          <w:rFonts w:hint="eastAsia"/>
        </w:rPr>
        <w:t>]</w:t>
      </w:r>
      <w:r>
        <w:rPr>
          <w:rFonts w:hint="eastAsia"/>
        </w:rPr>
        <w:t>赵洋洋</w:t>
      </w:r>
      <w:r>
        <w:rPr>
          <w:rFonts w:hint="eastAsia"/>
        </w:rPr>
        <w:t>,</w:t>
      </w:r>
      <w:r>
        <w:rPr>
          <w:rFonts w:hint="eastAsia"/>
        </w:rPr>
        <w:t>杨昌民</w:t>
      </w:r>
      <w:r>
        <w:rPr>
          <w:rFonts w:hint="eastAsia"/>
        </w:rPr>
        <w:t>.</w:t>
      </w:r>
      <w:r>
        <w:rPr>
          <w:rFonts w:hint="eastAsia"/>
        </w:rPr>
        <w:t>基于</w:t>
      </w:r>
      <w:r>
        <w:rPr>
          <w:rFonts w:hint="eastAsia"/>
        </w:rPr>
        <w:t>RBF</w:t>
      </w:r>
      <w:r>
        <w:rPr>
          <w:rFonts w:hint="eastAsia"/>
        </w:rPr>
        <w:t>神经网络对基桩完整性的预测</w:t>
      </w:r>
      <w:r>
        <w:rPr>
          <w:rFonts w:hint="eastAsia"/>
        </w:rPr>
        <w:t>[J].</w:t>
      </w:r>
      <w:r>
        <w:rPr>
          <w:rFonts w:hint="eastAsia"/>
        </w:rPr>
        <w:t>施工技术</w:t>
      </w:r>
      <w:r>
        <w:rPr>
          <w:rFonts w:hint="eastAsia"/>
        </w:rPr>
        <w:t>,2020,49(S1):69-72.</w:t>
      </w:r>
    </w:p>
    <w:p w14:paraId="7EAC6259" w14:textId="77777777" w:rsidR="00AC218F" w:rsidRDefault="00850CBA">
      <w:pPr>
        <w:widowControl/>
        <w:spacing w:line="300" w:lineRule="auto"/>
        <w:ind w:firstLineChars="200" w:firstLine="420"/>
        <w:jc w:val="left"/>
      </w:pPr>
      <w:r>
        <w:rPr>
          <w:rFonts w:hint="eastAsia"/>
        </w:rPr>
        <w:t>[</w:t>
      </w:r>
      <w:r>
        <w:t>6</w:t>
      </w:r>
      <w:r>
        <w:rPr>
          <w:rFonts w:hint="eastAsia"/>
        </w:rPr>
        <w:t>]</w:t>
      </w:r>
      <w:r>
        <w:rPr>
          <w:rFonts w:hint="eastAsia"/>
        </w:rPr>
        <w:t>刘明贵，岳向红，杨永波，等</w:t>
      </w:r>
      <w:r>
        <w:rPr>
          <w:rFonts w:hint="eastAsia"/>
        </w:rPr>
        <w:t xml:space="preserve"> . </w:t>
      </w:r>
      <w:r>
        <w:rPr>
          <w:rFonts w:hint="eastAsia"/>
        </w:rPr>
        <w:t>基于</w:t>
      </w:r>
      <w:r>
        <w:rPr>
          <w:rFonts w:hint="eastAsia"/>
        </w:rPr>
        <w:t xml:space="preserve"> </w:t>
      </w:r>
      <w:proofErr w:type="spellStart"/>
      <w:r>
        <w:rPr>
          <w:rFonts w:hint="eastAsia"/>
        </w:rPr>
        <w:t>Sym</w:t>
      </w:r>
      <w:proofErr w:type="spellEnd"/>
      <w:r>
        <w:rPr>
          <w:rFonts w:hint="eastAsia"/>
        </w:rPr>
        <w:t xml:space="preserve"> </w:t>
      </w:r>
      <w:r>
        <w:rPr>
          <w:rFonts w:hint="eastAsia"/>
        </w:rPr>
        <w:t>小波和</w:t>
      </w:r>
      <w:r>
        <w:rPr>
          <w:rFonts w:hint="eastAsia"/>
        </w:rPr>
        <w:t xml:space="preserve"> BP </w:t>
      </w:r>
      <w:r>
        <w:rPr>
          <w:rFonts w:hint="eastAsia"/>
        </w:rPr>
        <w:t>神经网络的基桩缺陷智能化识［</w:t>
      </w:r>
      <w:r>
        <w:rPr>
          <w:rFonts w:hint="eastAsia"/>
        </w:rPr>
        <w:t>J</w:t>
      </w:r>
      <w:r>
        <w:rPr>
          <w:rFonts w:hint="eastAsia"/>
        </w:rPr>
        <w:t>］</w:t>
      </w:r>
      <w:r>
        <w:rPr>
          <w:rFonts w:hint="eastAsia"/>
        </w:rPr>
        <w:t xml:space="preserve">. </w:t>
      </w:r>
      <w:r>
        <w:rPr>
          <w:rFonts w:hint="eastAsia"/>
        </w:rPr>
        <w:t>岩石力学与工程学报，</w:t>
      </w:r>
      <w:r>
        <w:rPr>
          <w:rFonts w:hint="eastAsia"/>
        </w:rPr>
        <w:t>2007( S1) :</w:t>
      </w:r>
      <w:r>
        <w:t>3484-3488.</w:t>
      </w:r>
    </w:p>
    <w:p w14:paraId="3645EBF7" w14:textId="77777777" w:rsidR="00AC218F" w:rsidRDefault="00850CBA">
      <w:pPr>
        <w:widowControl/>
        <w:spacing w:line="300" w:lineRule="auto"/>
        <w:ind w:firstLineChars="200" w:firstLine="420"/>
        <w:jc w:val="left"/>
      </w:pPr>
      <w:r>
        <w:rPr>
          <w:rFonts w:hint="eastAsia"/>
        </w:rPr>
        <w:t>[</w:t>
      </w:r>
      <w:r>
        <w:t>7</w:t>
      </w:r>
      <w:r>
        <w:rPr>
          <w:rFonts w:hint="eastAsia"/>
        </w:rPr>
        <w:t xml:space="preserve">] </w:t>
      </w:r>
      <w:r>
        <w:rPr>
          <w:rFonts w:hint="eastAsia"/>
        </w:rPr>
        <w:t>彭立顺，蔡润，刘进波，等</w:t>
      </w:r>
      <w:r>
        <w:rPr>
          <w:rFonts w:hint="eastAsia"/>
        </w:rPr>
        <w:t xml:space="preserve"> . </w:t>
      </w:r>
      <w:r>
        <w:rPr>
          <w:rFonts w:hint="eastAsia"/>
        </w:rPr>
        <w:t>基于遗传优化神经网络的高速公路路基沉降量预测［</w:t>
      </w:r>
      <w:r>
        <w:rPr>
          <w:rFonts w:hint="eastAsia"/>
        </w:rPr>
        <w:t>J</w:t>
      </w:r>
      <w:r>
        <w:rPr>
          <w:rFonts w:hint="eastAsia"/>
        </w:rPr>
        <w:t>］</w:t>
      </w:r>
      <w:r>
        <w:rPr>
          <w:rFonts w:hint="eastAsia"/>
        </w:rPr>
        <w:t xml:space="preserve">. </w:t>
      </w:r>
      <w:r>
        <w:rPr>
          <w:rFonts w:hint="eastAsia"/>
        </w:rPr>
        <w:t>地震工程学报，</w:t>
      </w:r>
      <w:r>
        <w:rPr>
          <w:rFonts w:hint="eastAsia"/>
        </w:rPr>
        <w:t>2019</w:t>
      </w:r>
      <w:r>
        <w:rPr>
          <w:rFonts w:hint="eastAsia"/>
        </w:rPr>
        <w:t>，</w:t>
      </w:r>
      <w:r>
        <w:rPr>
          <w:rFonts w:hint="eastAsia"/>
        </w:rPr>
        <w:t>41( 1) : 124-130</w:t>
      </w:r>
      <w:r>
        <w:rPr>
          <w:rFonts w:hint="eastAsia"/>
        </w:rPr>
        <w:t>，</w:t>
      </w:r>
      <w:r>
        <w:t>207.</w:t>
      </w:r>
    </w:p>
    <w:p w14:paraId="337A317B" w14:textId="77777777" w:rsidR="00AC218F" w:rsidRDefault="00850CBA">
      <w:pPr>
        <w:widowControl/>
        <w:spacing w:line="300" w:lineRule="auto"/>
        <w:ind w:firstLineChars="200" w:firstLine="420"/>
        <w:jc w:val="left"/>
      </w:pPr>
      <w:r>
        <w:rPr>
          <w:rFonts w:hint="eastAsia"/>
        </w:rPr>
        <w:t>[</w:t>
      </w:r>
      <w:r>
        <w:t>8]</w:t>
      </w:r>
      <w:r>
        <w:rPr>
          <w:rFonts w:hint="eastAsia"/>
        </w:rPr>
        <w:t xml:space="preserve"> </w:t>
      </w:r>
      <w:r>
        <w:rPr>
          <w:rFonts w:hint="eastAsia"/>
        </w:rPr>
        <w:t>崔雍，楚小刚，董嘉，等</w:t>
      </w:r>
      <w:r>
        <w:rPr>
          <w:rFonts w:hint="eastAsia"/>
        </w:rPr>
        <w:t xml:space="preserve"> . </w:t>
      </w:r>
      <w:r>
        <w:rPr>
          <w:rFonts w:hint="eastAsia"/>
        </w:rPr>
        <w:t>基于神经网络的桩基竖向承载力预测研究［</w:t>
      </w:r>
      <w:r>
        <w:rPr>
          <w:rFonts w:hint="eastAsia"/>
        </w:rPr>
        <w:t>J</w:t>
      </w:r>
      <w:r>
        <w:rPr>
          <w:rFonts w:hint="eastAsia"/>
        </w:rPr>
        <w:t>］</w:t>
      </w:r>
      <w:r>
        <w:rPr>
          <w:rFonts w:hint="eastAsia"/>
        </w:rPr>
        <w:t xml:space="preserve">. </w:t>
      </w:r>
      <w:r>
        <w:rPr>
          <w:rFonts w:hint="eastAsia"/>
        </w:rPr>
        <w:t>铁道工程学报，</w:t>
      </w:r>
      <w:r>
        <w:rPr>
          <w:rFonts w:hint="eastAsia"/>
        </w:rPr>
        <w:t>2016</w:t>
      </w:r>
      <w:r>
        <w:rPr>
          <w:rFonts w:hint="eastAsia"/>
        </w:rPr>
        <w:t>，</w:t>
      </w:r>
      <w:r>
        <w:rPr>
          <w:rFonts w:hint="eastAsia"/>
        </w:rPr>
        <w:t>33( 4) : 65-69.</w:t>
      </w:r>
    </w:p>
    <w:p w14:paraId="71C911D9" w14:textId="77777777" w:rsidR="00AC218F" w:rsidRDefault="00850CBA">
      <w:pPr>
        <w:widowControl/>
        <w:spacing w:line="300" w:lineRule="auto"/>
        <w:ind w:firstLineChars="200" w:firstLine="420"/>
        <w:jc w:val="left"/>
      </w:pPr>
      <w:r>
        <w:rPr>
          <w:rFonts w:hint="eastAsia"/>
        </w:rPr>
        <w:t>[</w:t>
      </w:r>
      <w:r>
        <w:t>9]</w:t>
      </w:r>
      <w:r>
        <w:rPr>
          <w:rFonts w:hint="eastAsia"/>
        </w:rPr>
        <w:t>金长宇，马震岳，张运良，等</w:t>
      </w:r>
      <w:r>
        <w:rPr>
          <w:rFonts w:hint="eastAsia"/>
        </w:rPr>
        <w:t xml:space="preserve"> . </w:t>
      </w:r>
      <w:r>
        <w:rPr>
          <w:rFonts w:hint="eastAsia"/>
        </w:rPr>
        <w:t>神经网络在岩体力学参数和地应力场反演中的应用［</w:t>
      </w:r>
      <w:r>
        <w:rPr>
          <w:rFonts w:hint="eastAsia"/>
        </w:rPr>
        <w:t>J</w:t>
      </w:r>
      <w:r>
        <w:rPr>
          <w:rFonts w:hint="eastAsia"/>
        </w:rPr>
        <w:t>］</w:t>
      </w:r>
      <w:r>
        <w:rPr>
          <w:rFonts w:hint="eastAsia"/>
        </w:rPr>
        <w:t xml:space="preserve">. </w:t>
      </w:r>
      <w:r>
        <w:rPr>
          <w:rFonts w:hint="eastAsia"/>
        </w:rPr>
        <w:t>岩土力学，</w:t>
      </w:r>
      <w:r>
        <w:rPr>
          <w:rFonts w:hint="eastAsia"/>
        </w:rPr>
        <w:t>2006( 8) : 1263-1266</w:t>
      </w:r>
      <w:r>
        <w:rPr>
          <w:rFonts w:hint="eastAsia"/>
        </w:rPr>
        <w:t>，</w:t>
      </w:r>
      <w:r>
        <w:rPr>
          <w:rFonts w:hint="eastAsia"/>
        </w:rPr>
        <w:t>1271.</w:t>
      </w:r>
    </w:p>
    <w:p w14:paraId="49BEADB0" w14:textId="77777777" w:rsidR="00AC218F" w:rsidRDefault="00850CBA">
      <w:pPr>
        <w:widowControl/>
        <w:spacing w:line="300" w:lineRule="auto"/>
        <w:ind w:firstLineChars="200" w:firstLine="420"/>
        <w:jc w:val="left"/>
      </w:pPr>
      <w:r>
        <w:rPr>
          <w:rFonts w:hint="eastAsia"/>
        </w:rPr>
        <w:t>[</w:t>
      </w:r>
      <w:r>
        <w:t>10]</w:t>
      </w:r>
      <w:r>
        <w:rPr>
          <w:rFonts w:hint="eastAsia"/>
        </w:rPr>
        <w:t>杨昌民，</w:t>
      </w:r>
      <w:proofErr w:type="gramStart"/>
      <w:r>
        <w:rPr>
          <w:rFonts w:hint="eastAsia"/>
        </w:rPr>
        <w:t>耿朋飞</w:t>
      </w:r>
      <w:proofErr w:type="gramEnd"/>
      <w:r>
        <w:rPr>
          <w:rFonts w:hint="eastAsia"/>
        </w:rPr>
        <w:t xml:space="preserve"> . </w:t>
      </w:r>
      <w:r>
        <w:rPr>
          <w:rFonts w:hint="eastAsia"/>
        </w:rPr>
        <w:t>隧道围岩变形预测的对比研究［</w:t>
      </w:r>
      <w:r>
        <w:rPr>
          <w:rFonts w:hint="eastAsia"/>
        </w:rPr>
        <w:t>J</w:t>
      </w:r>
      <w:r>
        <w:rPr>
          <w:rFonts w:hint="eastAsia"/>
        </w:rPr>
        <w:t>］</w:t>
      </w:r>
      <w:r>
        <w:rPr>
          <w:rFonts w:hint="eastAsia"/>
        </w:rPr>
        <w:t xml:space="preserve">. </w:t>
      </w:r>
      <w:r>
        <w:rPr>
          <w:rFonts w:hint="eastAsia"/>
        </w:rPr>
        <w:t>现代隧道技术，</w:t>
      </w:r>
      <w:r>
        <w:rPr>
          <w:rFonts w:hint="eastAsia"/>
        </w:rPr>
        <w:t>2015</w:t>
      </w:r>
      <w:r>
        <w:rPr>
          <w:rFonts w:hint="eastAsia"/>
        </w:rPr>
        <w:t>，</w:t>
      </w:r>
      <w:r>
        <w:rPr>
          <w:rFonts w:hint="eastAsia"/>
        </w:rPr>
        <w:t>52( 5) : 67-73.</w:t>
      </w:r>
    </w:p>
    <w:p w14:paraId="331A1C85" w14:textId="77777777" w:rsidR="00AC218F" w:rsidRDefault="00850CBA">
      <w:pPr>
        <w:widowControl/>
        <w:spacing w:line="300" w:lineRule="auto"/>
        <w:ind w:firstLineChars="200" w:firstLine="420"/>
        <w:jc w:val="left"/>
      </w:pPr>
      <w:r>
        <w:t>[11]</w:t>
      </w:r>
      <w:r>
        <w:rPr>
          <w:rFonts w:hint="eastAsia"/>
        </w:rPr>
        <w:t>宋寿鹏，</w:t>
      </w:r>
      <w:proofErr w:type="gramStart"/>
      <w:r>
        <w:rPr>
          <w:rFonts w:hint="eastAsia"/>
        </w:rPr>
        <w:t>阙沛文</w:t>
      </w:r>
      <w:proofErr w:type="gramEnd"/>
      <w:r>
        <w:rPr>
          <w:rFonts w:hint="eastAsia"/>
        </w:rPr>
        <w:t xml:space="preserve"> . </w:t>
      </w:r>
      <w:r>
        <w:rPr>
          <w:rFonts w:hint="eastAsia"/>
        </w:rPr>
        <w:t>基于归一化</w:t>
      </w:r>
      <w:proofErr w:type="gramStart"/>
      <w:r>
        <w:rPr>
          <w:rFonts w:hint="eastAsia"/>
        </w:rPr>
        <w:t>尺度计盒维数</w:t>
      </w:r>
      <w:proofErr w:type="gramEnd"/>
      <w:r>
        <w:rPr>
          <w:rFonts w:hint="eastAsia"/>
        </w:rPr>
        <w:t>的超声波分形特征研究［</w:t>
      </w:r>
      <w:r>
        <w:rPr>
          <w:rFonts w:hint="eastAsia"/>
        </w:rPr>
        <w:t>J</w:t>
      </w:r>
      <w:r>
        <w:rPr>
          <w:rFonts w:hint="eastAsia"/>
        </w:rPr>
        <w:t>］</w:t>
      </w:r>
      <w:r>
        <w:rPr>
          <w:rFonts w:hint="eastAsia"/>
        </w:rPr>
        <w:t xml:space="preserve">. </w:t>
      </w:r>
      <w:r>
        <w:rPr>
          <w:rFonts w:hint="eastAsia"/>
        </w:rPr>
        <w:t>应用基础与工程科学学报，</w:t>
      </w:r>
      <w:r>
        <w:rPr>
          <w:rFonts w:hint="eastAsia"/>
        </w:rPr>
        <w:t>2006( 1) : 121-128.</w:t>
      </w:r>
    </w:p>
    <w:p w14:paraId="0BC4DD28" w14:textId="77777777" w:rsidR="00AC218F" w:rsidRDefault="00850CBA">
      <w:pPr>
        <w:widowControl/>
        <w:spacing w:line="300" w:lineRule="auto"/>
        <w:ind w:firstLineChars="200" w:firstLine="420"/>
        <w:jc w:val="left"/>
      </w:pPr>
      <w:r>
        <w:t xml:space="preserve">[12] </w:t>
      </w:r>
      <w:r>
        <w:t>刘明贵，岳向红</w:t>
      </w:r>
      <w:r>
        <w:t xml:space="preserve">. </w:t>
      </w:r>
      <w:r>
        <w:t>基于小波神经网络的锚杆锚固质量分析</w:t>
      </w:r>
      <w:r>
        <w:t xml:space="preserve">[J]. </w:t>
      </w:r>
      <w:r>
        <w:t>岩石</w:t>
      </w:r>
      <w:r>
        <w:t xml:space="preserve"> </w:t>
      </w:r>
      <w:r>
        <w:t>力学与工程学报，</w:t>
      </w:r>
      <w:r>
        <w:t>2006</w:t>
      </w:r>
      <w:r>
        <w:t>，</w:t>
      </w:r>
      <w:r>
        <w:t>25(1)</w:t>
      </w:r>
      <w:r>
        <w:t>：</w:t>
      </w:r>
      <w:r>
        <w:t xml:space="preserve">83–87.(LIU </w:t>
      </w:r>
      <w:proofErr w:type="spellStart"/>
      <w:r>
        <w:t>Minggui</w:t>
      </w:r>
      <w:proofErr w:type="spellEnd"/>
      <w:r>
        <w:t>，</w:t>
      </w:r>
      <w:r>
        <w:t xml:space="preserve">YUE </w:t>
      </w:r>
      <w:proofErr w:type="spellStart"/>
      <w:r>
        <w:t>Xianghong</w:t>
      </w:r>
      <w:proofErr w:type="spellEnd"/>
      <w:r>
        <w:t>. Analysis of bolt′s anchoring quality based on wavelet neural network[J]. Journal of Rock Mechanics and Engineering</w:t>
      </w:r>
      <w:r>
        <w:t>，</w:t>
      </w:r>
      <w:r>
        <w:t>2006</w:t>
      </w:r>
      <w:r>
        <w:t>，</w:t>
      </w:r>
      <w:r>
        <w:t xml:space="preserve"> 25(1)</w:t>
      </w:r>
      <w:r>
        <w:t>：</w:t>
      </w:r>
      <w:r>
        <w:t>83–87.(in Chinese))</w:t>
      </w:r>
    </w:p>
    <w:p w14:paraId="1A64FBE9" w14:textId="77777777" w:rsidR="00AC218F" w:rsidRDefault="00850CBA">
      <w:pPr>
        <w:widowControl/>
        <w:spacing w:line="300" w:lineRule="auto"/>
        <w:ind w:firstLineChars="200" w:firstLine="420"/>
        <w:jc w:val="left"/>
      </w:pPr>
      <w:r>
        <w:t xml:space="preserve"> [13] PAYA B A</w:t>
      </w:r>
      <w:r>
        <w:t>，</w:t>
      </w:r>
      <w:r>
        <w:t xml:space="preserve">ESAT I </w:t>
      </w:r>
      <w:proofErr w:type="spellStart"/>
      <w:r>
        <w:t>I</w:t>
      </w:r>
      <w:proofErr w:type="spellEnd"/>
      <w:r>
        <w:t xml:space="preserve">. Artificial neural </w:t>
      </w:r>
      <w:proofErr w:type="gramStart"/>
      <w:r>
        <w:t>network based</w:t>
      </w:r>
      <w:proofErr w:type="gramEnd"/>
      <w:r>
        <w:t xml:space="preserve"> fault diagnostics of rotating machinery using wavelet transforms as a preprocessor[J]. Mechanical Systems and Signal Processing</w:t>
      </w:r>
      <w:r>
        <w:t>，</w:t>
      </w:r>
      <w:r>
        <w:t>1997</w:t>
      </w:r>
      <w:r>
        <w:t>，</w:t>
      </w:r>
      <w:r>
        <w:t>(5)</w:t>
      </w:r>
      <w:r>
        <w:t>：</w:t>
      </w:r>
      <w:r>
        <w:t xml:space="preserve">751–765. </w:t>
      </w:r>
    </w:p>
    <w:p w14:paraId="2F20CBD9" w14:textId="77777777" w:rsidR="00AC218F" w:rsidRDefault="00850CBA">
      <w:pPr>
        <w:widowControl/>
        <w:spacing w:line="300" w:lineRule="auto"/>
        <w:ind w:firstLineChars="200" w:firstLine="420"/>
        <w:jc w:val="left"/>
      </w:pPr>
      <w:r>
        <w:t>[14] HONG G S</w:t>
      </w:r>
      <w:r>
        <w:t>，</w:t>
      </w:r>
      <w:r>
        <w:t>RAHMAN M</w:t>
      </w:r>
      <w:r>
        <w:t>，</w:t>
      </w:r>
      <w:r>
        <w:t>et al. Using neural network for tool condition monitoring based on wavelet decomposition[J]. International Journal of Machine Tools and Manufacture</w:t>
      </w:r>
      <w:r>
        <w:t>，</w:t>
      </w:r>
      <w:r>
        <w:t>1996</w:t>
      </w:r>
      <w:r>
        <w:t>，</w:t>
      </w:r>
      <w:r>
        <w:t>(5)</w:t>
      </w:r>
      <w:r>
        <w:t>：</w:t>
      </w:r>
      <w:r>
        <w:t xml:space="preserve"> 551–566.</w:t>
      </w:r>
    </w:p>
    <w:p w14:paraId="18391223" w14:textId="77777777" w:rsidR="00AC218F" w:rsidRDefault="00850CBA">
      <w:pPr>
        <w:widowControl/>
        <w:spacing w:line="300" w:lineRule="auto"/>
        <w:ind w:firstLineChars="200" w:firstLine="420"/>
        <w:jc w:val="left"/>
      </w:pPr>
      <w:r>
        <w:t xml:space="preserve"> [15] MASNATA D</w:t>
      </w:r>
      <w:r>
        <w:t>，</w:t>
      </w:r>
      <w:r>
        <w:t>SUNSERI M. Neural network classification of flaws detected by ultrasonic means[J]. NDT and E International</w:t>
      </w:r>
      <w:r>
        <w:t>，</w:t>
      </w:r>
      <w:r>
        <w:t>1996</w:t>
      </w:r>
      <w:r>
        <w:t>，</w:t>
      </w:r>
      <w:r>
        <w:t xml:space="preserve"> 29(2)</w:t>
      </w:r>
      <w:r>
        <w:t>：</w:t>
      </w:r>
      <w:r>
        <w:t>87–93.</w:t>
      </w:r>
    </w:p>
    <w:bookmarkEnd w:id="573"/>
    <w:p w14:paraId="60797512" w14:textId="77777777" w:rsidR="00AC218F" w:rsidRDefault="00AC218F">
      <w:pPr>
        <w:widowControl/>
        <w:spacing w:line="300" w:lineRule="auto"/>
        <w:ind w:firstLineChars="200" w:firstLine="420"/>
        <w:jc w:val="left"/>
      </w:pPr>
    </w:p>
    <w:p w14:paraId="2E8D21C3" w14:textId="77777777" w:rsidR="00AC218F" w:rsidRDefault="00AC218F">
      <w:pPr>
        <w:widowControl/>
        <w:spacing w:line="300" w:lineRule="auto"/>
        <w:ind w:firstLineChars="200" w:firstLine="420"/>
        <w:jc w:val="left"/>
      </w:pPr>
    </w:p>
    <w:p w14:paraId="7754F0BB" w14:textId="77777777" w:rsidR="00AC218F" w:rsidRDefault="00AC218F">
      <w:pPr>
        <w:widowControl/>
        <w:spacing w:line="300" w:lineRule="auto"/>
        <w:ind w:firstLineChars="200" w:firstLine="420"/>
        <w:jc w:val="left"/>
      </w:pPr>
    </w:p>
    <w:p w14:paraId="10A42D4C" w14:textId="77777777" w:rsidR="00AC218F" w:rsidRDefault="00850CBA">
      <w:pPr>
        <w:pStyle w:val="2"/>
        <w:spacing w:line="300" w:lineRule="auto"/>
        <w:ind w:firstLineChars="200" w:firstLine="560"/>
        <w:pPrChange w:id="574" w:author="Conqueror" w:date="2021-04-06T21:43:00Z">
          <w:pPr>
            <w:spacing w:line="300" w:lineRule="auto"/>
            <w:ind w:firstLineChars="200" w:firstLine="420"/>
            <w:jc w:val="left"/>
            <w:outlineLvl w:val="1"/>
          </w:pPr>
        </w:pPrChange>
      </w:pPr>
      <w:bookmarkStart w:id="575" w:name="_Toc3684"/>
      <w:bookmarkStart w:id="576" w:name="_Toc13678"/>
      <w:bookmarkStart w:id="577" w:name="_Toc21149"/>
      <w:bookmarkStart w:id="578" w:name="_Toc31324"/>
      <w:bookmarkStart w:id="579" w:name="_Toc2159"/>
      <w:bookmarkStart w:id="580" w:name="_Toc13198"/>
      <w:bookmarkStart w:id="581" w:name="_Toc15823"/>
      <w:bookmarkStart w:id="582" w:name="_Toc1199"/>
      <w:bookmarkStart w:id="583" w:name="_Toc27208"/>
      <w:bookmarkStart w:id="584" w:name="_Toc31192"/>
      <w:bookmarkStart w:id="585" w:name="_Toc11549"/>
      <w:bookmarkStart w:id="586" w:name="_Toc17105"/>
      <w:bookmarkStart w:id="587" w:name="_Toc18523"/>
      <w:bookmarkStart w:id="588" w:name="_Toc69297935"/>
      <w:r>
        <w:rPr>
          <w:rFonts w:hint="eastAsia"/>
        </w:rPr>
        <w:lastRenderedPageBreak/>
        <w:t>九、致谢</w:t>
      </w:r>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056A7DBA" w14:textId="229FF75C" w:rsidR="00AC218F" w:rsidRDefault="00850CBA">
      <w:pPr>
        <w:ind w:firstLine="420"/>
      </w:pPr>
      <w:r>
        <w:rPr>
          <w:rFonts w:hint="eastAsia"/>
        </w:rPr>
        <w:t>首先要真心的感谢我们的导师卢志堂老师、</w:t>
      </w:r>
      <w:proofErr w:type="gramStart"/>
      <w:r>
        <w:rPr>
          <w:rFonts w:hint="eastAsia"/>
        </w:rPr>
        <w:t>葛粲</w:t>
      </w:r>
      <w:proofErr w:type="gramEnd"/>
      <w:r>
        <w:rPr>
          <w:rFonts w:hint="eastAsia"/>
        </w:rPr>
        <w:t>老师。本次的大学生创新创业训练计划项目是在二位指导老师的指导下完成的。在整个项目期间，卢老师和葛老师给予了我们热情的关怀。开始阶段，从项目的选题与构思，卢老师注入了大量的时间；在项目进行过程中，由于深度学习领域以及</w:t>
      </w:r>
      <w:r>
        <w:rPr>
          <w:rFonts w:hint="eastAsia"/>
        </w:rPr>
        <w:t>M</w:t>
      </w:r>
      <w:r>
        <w:t>ATLAB</w:t>
      </w:r>
      <w:r>
        <w:rPr>
          <w:rFonts w:hint="eastAsia"/>
        </w:rPr>
        <w:t>软件得专业知识欠缺，项目进行到后期建立神经网络得时候葛老师带领我们从如何载入数据、数据转换、</w:t>
      </w:r>
      <w:r>
        <w:t>LSTM</w:t>
      </w:r>
      <w:r>
        <w:rPr>
          <w:rFonts w:hint="eastAsia"/>
        </w:rPr>
        <w:t>网络构架，可以说是手把手得教学教会了我们整个搭建神经网络的系统化搭建流程。每次数据增强和迭代实验卢老师总能耐心的为我们的分类方案提出中肯改进和建议，中期阶段卢老师不辞辛苦的带领我们去到实地进行现场得低应变实际检测教学。在项目最后的总结阶段，卢老师</w:t>
      </w:r>
      <w:r w:rsidR="00F437B9">
        <w:rPr>
          <w:rFonts w:hint="eastAsia"/>
        </w:rPr>
        <w:t>、葛老师</w:t>
      </w:r>
      <w:r>
        <w:rPr>
          <w:rFonts w:hint="eastAsia"/>
        </w:rPr>
        <w:t>亲自执笔帮助我们修改论文，并在遭遇挫折时一再鼓励我们。</w:t>
      </w:r>
      <w:r w:rsidR="00F437B9">
        <w:rPr>
          <w:rFonts w:hint="eastAsia"/>
        </w:rPr>
        <w:t>他们</w:t>
      </w:r>
      <w:r>
        <w:rPr>
          <w:rFonts w:hint="eastAsia"/>
        </w:rPr>
        <w:t>渊博的知识、严谨的学术态度以及创新的精神使我们受益匪浅。</w:t>
      </w:r>
    </w:p>
    <w:p w14:paraId="6165F620" w14:textId="77777777" w:rsidR="00AC218F" w:rsidRDefault="00850CBA">
      <w:pPr>
        <w:ind w:firstLine="420"/>
      </w:pPr>
      <w:r>
        <w:t>其次要感谢学校能够给予我们这个实践的平台</w:t>
      </w:r>
      <w:r>
        <w:rPr>
          <w:rFonts w:hint="eastAsia"/>
        </w:rPr>
        <w:t>，</w:t>
      </w:r>
      <w:r>
        <w:t>让我们本科生能够有机会亲身投入科研</w:t>
      </w:r>
      <w:r>
        <w:rPr>
          <w:rFonts w:hint="eastAsia"/>
        </w:rPr>
        <w:t>，</w:t>
      </w:r>
      <w:r>
        <w:t>为我们的学习生活添加新的色彩</w:t>
      </w:r>
      <w:r>
        <w:rPr>
          <w:rFonts w:hint="eastAsia"/>
        </w:rPr>
        <w:t>。</w:t>
      </w:r>
    </w:p>
    <w:p w14:paraId="1FA01440" w14:textId="77777777" w:rsidR="00AC218F" w:rsidRDefault="00850CBA">
      <w:pPr>
        <w:ind w:firstLine="420"/>
      </w:pPr>
      <w:r>
        <w:t>最后要感谢所有给予过帮助的老师</w:t>
      </w:r>
      <w:r>
        <w:rPr>
          <w:rFonts w:hint="eastAsia"/>
        </w:rPr>
        <w:t>、</w:t>
      </w:r>
      <w:r>
        <w:t>同学和朋友们</w:t>
      </w:r>
      <w:r>
        <w:rPr>
          <w:rFonts w:hint="eastAsia"/>
        </w:rPr>
        <w:t>。</w:t>
      </w:r>
    </w:p>
    <w:p w14:paraId="5B35A0EF" w14:textId="77777777" w:rsidR="00AC218F" w:rsidRDefault="00AC218F">
      <w:pPr>
        <w:widowControl/>
        <w:spacing w:line="300" w:lineRule="auto"/>
        <w:ind w:firstLineChars="200" w:firstLine="420"/>
        <w:jc w:val="left"/>
      </w:pPr>
    </w:p>
    <w:p w14:paraId="336BC7D1" w14:textId="77777777" w:rsidR="00AC218F" w:rsidRDefault="00AC218F">
      <w:pPr>
        <w:widowControl/>
        <w:spacing w:line="300" w:lineRule="auto"/>
        <w:ind w:firstLineChars="200" w:firstLine="420"/>
        <w:jc w:val="left"/>
      </w:pPr>
    </w:p>
    <w:p w14:paraId="48DD7258" w14:textId="77777777" w:rsidR="00AC218F" w:rsidRDefault="00AC218F">
      <w:pPr>
        <w:widowControl/>
        <w:spacing w:line="300" w:lineRule="auto"/>
        <w:jc w:val="left"/>
      </w:pPr>
    </w:p>
    <w:p w14:paraId="72787681" w14:textId="77777777" w:rsidR="00AC218F" w:rsidRDefault="00AC218F">
      <w:pPr>
        <w:widowControl/>
        <w:spacing w:line="300" w:lineRule="auto"/>
        <w:jc w:val="left"/>
      </w:pPr>
    </w:p>
    <w:p w14:paraId="12671938" w14:textId="77777777" w:rsidR="00AC218F" w:rsidRDefault="00AC218F">
      <w:pPr>
        <w:widowControl/>
        <w:spacing w:line="300" w:lineRule="auto"/>
        <w:jc w:val="left"/>
      </w:pPr>
    </w:p>
    <w:p w14:paraId="183F319E" w14:textId="77777777" w:rsidR="00AC218F" w:rsidRDefault="00AC218F">
      <w:pPr>
        <w:widowControl/>
        <w:spacing w:line="300" w:lineRule="auto"/>
        <w:jc w:val="left"/>
      </w:pPr>
    </w:p>
    <w:p w14:paraId="4B5F3DAF" w14:textId="77777777" w:rsidR="00AC218F" w:rsidRDefault="00AC218F">
      <w:pPr>
        <w:widowControl/>
        <w:spacing w:line="300" w:lineRule="auto"/>
        <w:jc w:val="left"/>
      </w:pPr>
    </w:p>
    <w:p w14:paraId="1FCE40C3" w14:textId="77777777" w:rsidR="00AC218F" w:rsidRDefault="00AC218F">
      <w:pPr>
        <w:widowControl/>
        <w:spacing w:line="300" w:lineRule="auto"/>
        <w:jc w:val="left"/>
      </w:pPr>
    </w:p>
    <w:p w14:paraId="469738AE" w14:textId="77777777" w:rsidR="00AC218F" w:rsidRDefault="00AC218F">
      <w:pPr>
        <w:widowControl/>
        <w:spacing w:line="300" w:lineRule="auto"/>
        <w:jc w:val="left"/>
      </w:pPr>
    </w:p>
    <w:p w14:paraId="32663BC3" w14:textId="77777777" w:rsidR="00AC218F" w:rsidRDefault="00AC218F">
      <w:pPr>
        <w:widowControl/>
        <w:spacing w:line="300" w:lineRule="auto"/>
        <w:jc w:val="left"/>
      </w:pPr>
    </w:p>
    <w:p w14:paraId="170F656F" w14:textId="77777777" w:rsidR="00AC218F" w:rsidRDefault="00AC218F">
      <w:pPr>
        <w:widowControl/>
        <w:spacing w:line="300" w:lineRule="auto"/>
        <w:jc w:val="left"/>
      </w:pPr>
    </w:p>
    <w:p w14:paraId="44B312A3" w14:textId="77777777" w:rsidR="00AC218F" w:rsidRDefault="00AC218F">
      <w:pPr>
        <w:widowControl/>
        <w:spacing w:line="300" w:lineRule="auto"/>
        <w:jc w:val="left"/>
      </w:pPr>
    </w:p>
    <w:p w14:paraId="24DEE3B7" w14:textId="7821A3FB" w:rsidR="00AC218F" w:rsidRDefault="00AC218F">
      <w:pPr>
        <w:widowControl/>
        <w:spacing w:line="300" w:lineRule="auto"/>
        <w:jc w:val="left"/>
      </w:pPr>
    </w:p>
    <w:p w14:paraId="3D9CCDDE" w14:textId="439296E3" w:rsidR="00775F06" w:rsidRDefault="00775F06">
      <w:pPr>
        <w:widowControl/>
        <w:spacing w:line="300" w:lineRule="auto"/>
        <w:jc w:val="left"/>
      </w:pPr>
    </w:p>
    <w:p w14:paraId="69B3691D" w14:textId="770E8BCB" w:rsidR="00775F06" w:rsidRDefault="00775F06">
      <w:pPr>
        <w:widowControl/>
        <w:spacing w:line="300" w:lineRule="auto"/>
        <w:jc w:val="left"/>
      </w:pPr>
    </w:p>
    <w:p w14:paraId="0415E87B" w14:textId="04282771" w:rsidR="00775F06" w:rsidRDefault="00775F06">
      <w:pPr>
        <w:widowControl/>
        <w:spacing w:line="300" w:lineRule="auto"/>
        <w:jc w:val="left"/>
      </w:pPr>
    </w:p>
    <w:p w14:paraId="137DC151" w14:textId="20E1A630" w:rsidR="00775F06" w:rsidRDefault="00775F06">
      <w:pPr>
        <w:widowControl/>
        <w:spacing w:line="300" w:lineRule="auto"/>
        <w:jc w:val="left"/>
      </w:pPr>
    </w:p>
    <w:p w14:paraId="0BB149C5" w14:textId="5D339803" w:rsidR="00775F06" w:rsidRDefault="00775F06">
      <w:pPr>
        <w:widowControl/>
        <w:spacing w:line="300" w:lineRule="auto"/>
        <w:jc w:val="left"/>
      </w:pPr>
    </w:p>
    <w:p w14:paraId="1F5B9D48" w14:textId="5ADC9625" w:rsidR="00775F06" w:rsidRDefault="00775F06">
      <w:pPr>
        <w:widowControl/>
        <w:spacing w:line="300" w:lineRule="auto"/>
        <w:jc w:val="left"/>
      </w:pPr>
    </w:p>
    <w:p w14:paraId="5B7901ED" w14:textId="0A5E0EF1" w:rsidR="00775F06" w:rsidRDefault="00775F06">
      <w:pPr>
        <w:widowControl/>
        <w:spacing w:line="300" w:lineRule="auto"/>
        <w:jc w:val="left"/>
      </w:pPr>
    </w:p>
    <w:p w14:paraId="556FEA66" w14:textId="77777777" w:rsidR="00775F06" w:rsidRDefault="00775F06">
      <w:pPr>
        <w:widowControl/>
        <w:spacing w:line="300" w:lineRule="auto"/>
        <w:jc w:val="left"/>
      </w:pPr>
    </w:p>
    <w:p w14:paraId="15D2978F" w14:textId="77777777" w:rsidR="00AC218F" w:rsidRDefault="00850CBA">
      <w:pPr>
        <w:pStyle w:val="1"/>
        <w:spacing w:line="300" w:lineRule="auto"/>
        <w:ind w:firstLineChars="200" w:firstLine="600"/>
        <w:jc w:val="center"/>
        <w:rPr>
          <w:rFonts w:ascii="楷体" w:eastAsia="楷体" w:hAnsi="楷体"/>
          <w:szCs w:val="28"/>
        </w:rPr>
        <w:pPrChange w:id="589" w:author="Conqueror" w:date="2021-04-06T21:43:00Z">
          <w:pPr>
            <w:pStyle w:val="ad"/>
            <w:spacing w:line="300" w:lineRule="auto"/>
            <w:ind w:firstLineChars="200" w:firstLine="422"/>
            <w:jc w:val="center"/>
            <w:outlineLvl w:val="0"/>
          </w:pPr>
        </w:pPrChange>
      </w:pPr>
      <w:bookmarkStart w:id="590" w:name="_Toc5546"/>
      <w:bookmarkStart w:id="591" w:name="_Toc4878"/>
      <w:bookmarkStart w:id="592" w:name="_Toc22556"/>
      <w:bookmarkStart w:id="593" w:name="_Toc737"/>
      <w:bookmarkStart w:id="594" w:name="_Toc21343"/>
      <w:bookmarkStart w:id="595" w:name="_Toc1223"/>
      <w:bookmarkStart w:id="596" w:name="_Toc12011"/>
      <w:bookmarkStart w:id="597" w:name="_Toc12139"/>
      <w:bookmarkStart w:id="598" w:name="_Toc27819"/>
      <w:bookmarkStart w:id="599" w:name="_Toc23405"/>
      <w:bookmarkStart w:id="600" w:name="_Toc6921"/>
      <w:bookmarkStart w:id="601" w:name="_Toc11220"/>
      <w:bookmarkStart w:id="602" w:name="_Toc12002"/>
      <w:bookmarkStart w:id="603" w:name="_Toc69297936"/>
      <w:r>
        <w:rPr>
          <w:rFonts w:ascii="黑体" w:hAnsi="黑体" w:cs="黑体" w:hint="eastAsia"/>
          <w:rPrChange w:id="604" w:author="Conqueror" w:date="2021-04-06T21:43:00Z">
            <w:rPr>
              <w:rFonts w:hint="eastAsia"/>
            </w:rPr>
          </w:rPrChange>
        </w:rPr>
        <w:lastRenderedPageBreak/>
        <w:t>第三章项目团队总结</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4B0D05A4" w14:textId="77777777" w:rsidR="00AC218F" w:rsidRPr="003F7D2A" w:rsidRDefault="00850CBA">
      <w:pPr>
        <w:spacing w:line="300" w:lineRule="auto"/>
        <w:ind w:firstLineChars="200" w:firstLine="420"/>
        <w:jc w:val="center"/>
        <w:outlineLvl w:val="0"/>
        <w:pPrChange w:id="605" w:author="Conqueror" w:date="2021-04-06T22:00:00Z">
          <w:pPr>
            <w:pStyle w:val="ab"/>
            <w:spacing w:line="300" w:lineRule="auto"/>
            <w:ind w:firstLineChars="200" w:firstLine="643"/>
            <w:outlineLvl w:val="0"/>
          </w:pPr>
        </w:pPrChange>
      </w:pPr>
      <w:bookmarkStart w:id="606" w:name="_Toc15389"/>
      <w:bookmarkStart w:id="607" w:name="_Toc69297937"/>
      <w:r w:rsidRPr="00ED1FD9">
        <w:rPr>
          <w:rFonts w:hint="eastAsia"/>
        </w:rPr>
        <w:t>个人总结</w:t>
      </w:r>
      <w:bookmarkEnd w:id="606"/>
      <w:bookmarkEnd w:id="607"/>
    </w:p>
    <w:p w14:paraId="4D9E435D" w14:textId="77777777" w:rsidR="00AC218F" w:rsidRPr="00AC218F" w:rsidRDefault="00850CBA">
      <w:pPr>
        <w:spacing w:line="300" w:lineRule="auto"/>
        <w:ind w:firstLineChars="200" w:firstLine="420"/>
        <w:jc w:val="right"/>
        <w:rPr>
          <w:b/>
          <w:bCs/>
          <w:rPrChange w:id="608" w:author="Conqueror" w:date="2021-04-06T21:58:00Z">
            <w:rPr>
              <w:rFonts w:ascii="宋体" w:eastAsia="宋体" w:hAnsi="宋体"/>
              <w:b w:val="0"/>
              <w:bCs w:val="0"/>
              <w:sz w:val="24"/>
              <w:szCs w:val="24"/>
            </w:rPr>
          </w:rPrChange>
        </w:rPr>
        <w:pPrChange w:id="609" w:author="Conqueror" w:date="2021-04-06T22:00:00Z">
          <w:pPr>
            <w:pStyle w:val="ab"/>
            <w:spacing w:line="300" w:lineRule="auto"/>
            <w:ind w:firstLineChars="200" w:firstLine="640"/>
            <w:jc w:val="right"/>
            <w:outlineLvl w:val="9"/>
          </w:pPr>
        </w:pPrChange>
      </w:pPr>
      <w:bookmarkStart w:id="610" w:name="_Toc31182"/>
      <w:bookmarkStart w:id="611" w:name="_Toc30695"/>
      <w:bookmarkStart w:id="612" w:name="_Toc6365"/>
      <w:bookmarkStart w:id="613" w:name="_Toc4172"/>
      <w:bookmarkStart w:id="614" w:name="_Toc6207"/>
      <w:bookmarkStart w:id="615" w:name="_Toc914"/>
      <w:bookmarkStart w:id="616" w:name="_Toc7883"/>
      <w:r>
        <w:rPr>
          <w:rFonts w:hint="eastAsia"/>
          <w:rPrChange w:id="617" w:author="Conqueror" w:date="2021-04-06T21:58:00Z">
            <w:rPr>
              <w:rFonts w:ascii="宋体" w:hAnsi="宋体" w:hint="eastAsia"/>
              <w:b w:val="0"/>
              <w:bCs w:val="0"/>
              <w:szCs w:val="21"/>
            </w:rPr>
          </w:rPrChange>
        </w:rPr>
        <w:t>——吴思旻</w:t>
      </w:r>
      <w:bookmarkEnd w:id="610"/>
      <w:bookmarkEnd w:id="611"/>
      <w:bookmarkEnd w:id="612"/>
      <w:bookmarkEnd w:id="613"/>
      <w:bookmarkEnd w:id="614"/>
      <w:bookmarkEnd w:id="615"/>
      <w:bookmarkEnd w:id="616"/>
    </w:p>
    <w:p w14:paraId="4B8B1802" w14:textId="77777777" w:rsidR="00AC218F" w:rsidRDefault="00850CBA">
      <w:pPr>
        <w:spacing w:line="300" w:lineRule="auto"/>
        <w:ind w:firstLineChars="200" w:firstLine="420"/>
        <w:rPr>
          <w:rFonts w:ascii="宋体" w:hAnsi="宋体"/>
        </w:rPr>
      </w:pPr>
      <w:r>
        <w:rPr>
          <w:rFonts w:ascii="宋体" w:hAnsi="宋体" w:hint="eastAsia"/>
        </w:rPr>
        <w:t>岁月如歌，光阴似箭，一年期限的大学生创新创业训练计划项目也即将画上圆满的句号。大学生创新创业训练计划项目，旨在探索并建立以问题和课题为核心的教学模式，倡导以本科学生为主体的创新性实验改革，调动学生的主动性、积极性和创造性，激发学生的创新思维和创新意识，在校园内形成创新教育氛围，建设创新教育文化，全面提升学生的创新实验能力。在这一年中，我觉得收获了很多，不仅巩固和增长了这方面的知识，而且提升了独立思考、综合分析和解决实际水文地质问题的能力，培养了吃苦耐劳、团结合作、艰苦奋斗、科学严谨、实事求是以及热爱祖国的精神。</w:t>
      </w:r>
    </w:p>
    <w:p w14:paraId="3224DAAC" w14:textId="77777777" w:rsidR="00AC218F" w:rsidRDefault="00850CBA">
      <w:pPr>
        <w:spacing w:line="300" w:lineRule="auto"/>
        <w:ind w:firstLineChars="200" w:firstLine="420"/>
        <w:rPr>
          <w:rFonts w:ascii="宋体" w:hAnsi="宋体"/>
        </w:rPr>
      </w:pPr>
      <w:r>
        <w:rPr>
          <w:rFonts w:ascii="宋体" w:hAnsi="宋体" w:hint="eastAsia"/>
        </w:rPr>
        <w:t>在过去的一年中，</w:t>
      </w:r>
      <w:r>
        <w:rPr>
          <w:rFonts w:ascii="宋体" w:hAnsi="宋体"/>
        </w:rPr>
        <w:t>从刚开始的</w:t>
      </w:r>
      <w:r>
        <w:rPr>
          <w:rFonts w:ascii="宋体" w:hAnsi="宋体" w:hint="eastAsia"/>
        </w:rPr>
        <w:t>对项目知识零基础</w:t>
      </w:r>
      <w:r>
        <w:rPr>
          <w:rFonts w:ascii="宋体" w:hAnsi="宋体"/>
        </w:rPr>
        <w:t>到我们可以</w:t>
      </w:r>
      <w:r>
        <w:rPr>
          <w:rFonts w:ascii="宋体" w:hAnsi="宋体" w:hint="eastAsia"/>
        </w:rPr>
        <w:t>独立使用</w:t>
      </w:r>
      <w:proofErr w:type="gramStart"/>
      <w:r>
        <w:rPr>
          <w:rFonts w:ascii="宋体" w:hAnsi="宋体" w:hint="eastAsia"/>
        </w:rPr>
        <w:t>桩基动测仪</w:t>
      </w:r>
      <w:proofErr w:type="gramEnd"/>
      <w:r>
        <w:rPr>
          <w:rFonts w:ascii="宋体" w:hAnsi="宋体" w:hint="eastAsia"/>
        </w:rPr>
        <w:t>去检测桩基缺陷并分析低应变检测后的缺陷等级水平。自主学习M</w:t>
      </w:r>
      <w:r>
        <w:rPr>
          <w:rFonts w:ascii="宋体" w:hAnsi="宋体"/>
        </w:rPr>
        <w:t>ATLAB</w:t>
      </w:r>
      <w:r>
        <w:rPr>
          <w:rFonts w:ascii="宋体" w:hAnsi="宋体" w:hint="eastAsia"/>
        </w:rPr>
        <w:t>软件、Flac</w:t>
      </w:r>
      <w:r>
        <w:rPr>
          <w:rFonts w:ascii="宋体" w:hAnsi="宋体"/>
        </w:rPr>
        <w:t>-3d</w:t>
      </w:r>
      <w:r>
        <w:rPr>
          <w:rFonts w:ascii="宋体" w:hAnsi="宋体" w:hint="eastAsia"/>
        </w:rPr>
        <w:t>软件、以及深度学习下神经网络的搭建方法等等，</w:t>
      </w:r>
      <w:r>
        <w:rPr>
          <w:rFonts w:ascii="宋体" w:hAnsi="宋体"/>
        </w:rPr>
        <w:t>创新实验使我们每个人科研能力</w:t>
      </w:r>
      <w:r>
        <w:rPr>
          <w:rFonts w:ascii="宋体" w:hAnsi="宋体" w:hint="eastAsia"/>
        </w:rPr>
        <w:t>都</w:t>
      </w:r>
      <w:r>
        <w:rPr>
          <w:rFonts w:ascii="宋体" w:hAnsi="宋体"/>
        </w:rPr>
        <w:t>得到了提升</w:t>
      </w:r>
      <w:r>
        <w:rPr>
          <w:rFonts w:ascii="宋体" w:hAnsi="宋体" w:hint="eastAsia"/>
        </w:rPr>
        <w:t>。立项之初，我们积极查阅大量相关资料，学习了低应变检测手段的国内外研究现状，学习过程中了解到低应变检测曲线和</w:t>
      </w:r>
      <w:proofErr w:type="gramStart"/>
      <w:r>
        <w:rPr>
          <w:rFonts w:ascii="宋体" w:hAnsi="宋体" w:hint="eastAsia"/>
        </w:rPr>
        <w:t>桩周土</w:t>
      </w:r>
      <w:proofErr w:type="gramEnd"/>
      <w:r>
        <w:rPr>
          <w:rFonts w:ascii="宋体" w:hAnsi="宋体" w:hint="eastAsia"/>
        </w:rPr>
        <w:t>、桩的混凝土强度指标、以及桩长等客观因素存在很大联系。检测曲线的判别是评估桩基础缺陷等级的重要依据。在实验过程中，我们边学习边实践，遇到问题小组会共同讨论寻找解决方法，实在弄不明白再寻求老师的帮助，求知路漫漫但培养了我们动手解决问题和学习新知识的能力，理论结合实际的学习方法让我们快速在项目中成长积极获取项目的养分。</w:t>
      </w:r>
    </w:p>
    <w:p w14:paraId="4AE5B912" w14:textId="77777777" w:rsidR="00AC218F" w:rsidRDefault="00850CBA">
      <w:pPr>
        <w:spacing w:line="300" w:lineRule="auto"/>
        <w:ind w:firstLineChars="200" w:firstLine="420"/>
        <w:rPr>
          <w:rFonts w:ascii="宋体" w:hAnsi="宋体"/>
        </w:rPr>
      </w:pPr>
      <w:r>
        <w:rPr>
          <w:rFonts w:ascii="宋体" w:hAnsi="宋体" w:hint="eastAsia"/>
        </w:rPr>
        <w:t>在项目进行过程中，由于不是科班出身，我们前期花了大量时间学习M</w:t>
      </w:r>
      <w:r>
        <w:rPr>
          <w:rFonts w:ascii="宋体" w:hAnsi="宋体"/>
        </w:rPr>
        <w:t>ATLAB</w:t>
      </w:r>
      <w:r>
        <w:rPr>
          <w:rFonts w:ascii="宋体" w:hAnsi="宋体" w:hint="eastAsia"/>
        </w:rPr>
        <w:t>、Flac</w:t>
      </w:r>
      <w:r>
        <w:rPr>
          <w:rFonts w:ascii="宋体" w:hAnsi="宋体"/>
        </w:rPr>
        <w:t>-3D</w:t>
      </w:r>
    </w:p>
    <w:p w14:paraId="69F9D768" w14:textId="77777777" w:rsidR="00AC218F" w:rsidRDefault="00850CBA">
      <w:pPr>
        <w:spacing w:line="300" w:lineRule="auto"/>
        <w:ind w:firstLineChars="200" w:firstLine="420"/>
        <w:rPr>
          <w:rFonts w:ascii="宋体" w:hAnsi="宋体"/>
        </w:rPr>
      </w:pPr>
      <w:r>
        <w:rPr>
          <w:rFonts w:ascii="宋体" w:hAnsi="宋体" w:hint="eastAsia"/>
        </w:rPr>
        <w:t>、深度学习，通过上吴</w:t>
      </w:r>
      <w:proofErr w:type="gramStart"/>
      <w:r>
        <w:rPr>
          <w:rFonts w:ascii="宋体" w:hAnsi="宋体" w:hint="eastAsia"/>
        </w:rPr>
        <w:t>恩达的网课</w:t>
      </w:r>
      <w:proofErr w:type="gramEnd"/>
      <w:r>
        <w:rPr>
          <w:rFonts w:ascii="宋体" w:hAnsi="宋体" w:hint="eastAsia"/>
        </w:rPr>
        <w:t>与线下导师交流的方式不断进步与提高。中期为神经网络进行人工分类数据路径的过程很艰辛，数万条数据需要人工</w:t>
      </w:r>
      <w:proofErr w:type="gramStart"/>
      <w:r>
        <w:rPr>
          <w:rFonts w:ascii="宋体" w:hAnsi="宋体" w:hint="eastAsia"/>
        </w:rPr>
        <w:t>手动在</w:t>
      </w:r>
      <w:proofErr w:type="gramEnd"/>
      <w:r>
        <w:rPr>
          <w:rFonts w:ascii="宋体" w:hAnsi="宋体" w:hint="eastAsia"/>
        </w:rPr>
        <w:t>E</w:t>
      </w:r>
      <w:r>
        <w:rPr>
          <w:rFonts w:ascii="宋体" w:hAnsi="宋体"/>
        </w:rPr>
        <w:t>XCLE</w:t>
      </w:r>
      <w:r>
        <w:rPr>
          <w:rFonts w:ascii="宋体" w:hAnsi="宋体" w:hint="eastAsia"/>
        </w:rPr>
        <w:t>中分类好项目路径、桩长、混凝土等级；这个过程如果是科班出身有较强代码能力的同学是可以通过编程来自动整理好数据的。但由于我们都是学勘查的同学，代码基础薄弱，对于实际解决问题只能依靠</w:t>
      </w:r>
      <w:proofErr w:type="gramStart"/>
      <w:r>
        <w:rPr>
          <w:rFonts w:ascii="宋体" w:hAnsi="宋体" w:hint="eastAsia"/>
        </w:rPr>
        <w:t>各队员共人</w:t>
      </w:r>
      <w:proofErr w:type="gramEnd"/>
      <w:r>
        <w:rPr>
          <w:rFonts w:ascii="宋体" w:hAnsi="宋体" w:hint="eastAsia"/>
        </w:rPr>
        <w:t>分工合作完成，路途坎坷曲折。面对一个我们完全不了解的全新邻域，感谢我的队友以及指导老师们在困难面前没有退缩大家共同奋力前行，攻克一个又一个难关，使得项目取得了较为突出的成果。这是大家在项目开始前所没有意料到的。也让我更加坚信了念念不忘必有回响这个道理，只要我们坚持没有困难是我们解决不了的。</w:t>
      </w:r>
    </w:p>
    <w:p w14:paraId="30C991E4" w14:textId="77777777" w:rsidR="00AC218F" w:rsidRDefault="00850CBA">
      <w:pPr>
        <w:spacing w:line="300" w:lineRule="auto"/>
        <w:ind w:firstLineChars="200" w:firstLine="420"/>
        <w:rPr>
          <w:rFonts w:ascii="宋体" w:hAnsi="宋体"/>
        </w:rPr>
      </w:pPr>
      <w:r>
        <w:rPr>
          <w:rFonts w:ascii="宋体" w:hAnsi="宋体" w:hint="eastAsia"/>
        </w:rPr>
        <w:t>实验的成果不仅是我们全组成员共同努力的结果，更离不开卢志堂导师和</w:t>
      </w:r>
      <w:proofErr w:type="gramStart"/>
      <w:r>
        <w:rPr>
          <w:rFonts w:ascii="宋体" w:hAnsi="宋体" w:hint="eastAsia"/>
        </w:rPr>
        <w:t>葛粲</w:t>
      </w:r>
      <w:proofErr w:type="gramEnd"/>
      <w:r>
        <w:rPr>
          <w:rFonts w:ascii="宋体" w:hAnsi="宋体" w:hint="eastAsia"/>
        </w:rPr>
        <w:t>导师的全力帮助。有了这段宝贵的亲身经历，使我对科研之路有了更深层次的认识。大学生的创新实验项目的更多强调的是以下几方面：1）自主性。这要求我们发挥我们的主观能动性，用我们所掌握的理论知识，按照我们自己所制定的方案和思路去解决我们所要解决的问题；2）探索性。科学源于探索，创新实验项目要求的是创新，这当然离不开探索，我们应当</w:t>
      </w:r>
      <w:proofErr w:type="gramStart"/>
      <w:r>
        <w:rPr>
          <w:rFonts w:ascii="宋体" w:hAnsi="宋体" w:hint="eastAsia"/>
        </w:rPr>
        <w:t>具用于</w:t>
      </w:r>
      <w:proofErr w:type="gramEnd"/>
      <w:r>
        <w:rPr>
          <w:rFonts w:ascii="宋体" w:hAnsi="宋体" w:hint="eastAsia"/>
        </w:rPr>
        <w:t>探索的精神，去发现新的问题以及新的解决的方法。3）实践性。我们所研究的理论最终都是要基于实践上，如果我们所研究的东西不具有实践性，解决实际生活的</w:t>
      </w:r>
      <w:proofErr w:type="gramStart"/>
      <w:r>
        <w:rPr>
          <w:rFonts w:ascii="宋体" w:hAnsi="宋体" w:hint="eastAsia"/>
        </w:rPr>
        <w:t>的</w:t>
      </w:r>
      <w:proofErr w:type="gramEnd"/>
      <w:r>
        <w:rPr>
          <w:rFonts w:ascii="宋体" w:hAnsi="宋体" w:hint="eastAsia"/>
        </w:rPr>
        <w:t>问题，那么我们</w:t>
      </w:r>
      <w:r>
        <w:rPr>
          <w:rFonts w:ascii="宋体" w:hAnsi="宋体" w:hint="eastAsia"/>
        </w:rPr>
        <w:lastRenderedPageBreak/>
        <w:t>所研究的东西纯属是在浪费时间。实践是理论的源泉，理论对实践有指导意义，我们的创新实验项目必然要基于实践上；4）协作性。协作是不可缺少的。合作共赢，国家方面强调的是国与国之间的合作共赢，而我们人与人之间的合作当然也是少不了的，毕竟我们个人的才智和能力都是有限的，不同人在不同的方面有着不同的优势，很多事情是需要我们大家一起相互帮助、协调合作才能解决。</w:t>
      </w:r>
    </w:p>
    <w:p w14:paraId="3FEE9AE4" w14:textId="77777777" w:rsidR="00AC218F" w:rsidRDefault="00850CBA">
      <w:pPr>
        <w:spacing w:line="300" w:lineRule="auto"/>
        <w:ind w:firstLineChars="200" w:firstLine="420"/>
        <w:rPr>
          <w:rFonts w:ascii="宋体" w:hAnsi="宋体"/>
        </w:rPr>
      </w:pPr>
      <w:r>
        <w:rPr>
          <w:rFonts w:ascii="宋体" w:hAnsi="宋体" w:hint="eastAsia"/>
        </w:rPr>
        <w:t>最后说说别的感受，最初接触</w:t>
      </w:r>
      <w:proofErr w:type="gramStart"/>
      <w:r>
        <w:rPr>
          <w:rFonts w:ascii="宋体" w:hAnsi="宋体" w:hint="eastAsia"/>
        </w:rPr>
        <w:t>大创是在</w:t>
      </w:r>
      <w:proofErr w:type="gramEnd"/>
      <w:r>
        <w:rPr>
          <w:rFonts w:ascii="宋体" w:hAnsi="宋体" w:hint="eastAsia"/>
        </w:rPr>
        <w:t>大二，从最初的激情无限到被困难</w:t>
      </w:r>
      <w:proofErr w:type="gramStart"/>
      <w:r>
        <w:rPr>
          <w:rFonts w:ascii="宋体" w:hAnsi="宋体" w:hint="eastAsia"/>
        </w:rPr>
        <w:t>绊足再</w:t>
      </w:r>
      <w:proofErr w:type="gramEnd"/>
      <w:r>
        <w:rPr>
          <w:rFonts w:ascii="宋体" w:hAnsi="宋体" w:hint="eastAsia"/>
        </w:rPr>
        <w:t>到最后的水到渠成，我对大创的感情经过一波三折之后，又从新回到了充满希望的状态。</w:t>
      </w:r>
    </w:p>
    <w:p w14:paraId="3FB8E61C" w14:textId="77777777" w:rsidR="00AC218F" w:rsidRDefault="00850CBA">
      <w:pPr>
        <w:spacing w:line="300" w:lineRule="auto"/>
        <w:ind w:firstLineChars="200" w:firstLine="420"/>
        <w:rPr>
          <w:rFonts w:ascii="宋体" w:hAnsi="宋体"/>
        </w:rPr>
      </w:pPr>
      <w:r>
        <w:rPr>
          <w:rFonts w:ascii="宋体" w:hAnsi="宋体" w:hint="eastAsia"/>
        </w:rPr>
        <w:t>这次活动让我收获最大的有两个方面：</w:t>
      </w:r>
    </w:p>
    <w:p w14:paraId="33608C60" w14:textId="77777777" w:rsidR="00AC218F" w:rsidRDefault="00850CBA">
      <w:pPr>
        <w:jc w:val="left"/>
      </w:pPr>
      <w:bookmarkStart w:id="618" w:name="_Toc15376"/>
      <w:bookmarkStart w:id="619" w:name="_Toc4829"/>
      <w:bookmarkStart w:id="620" w:name="_Toc23296"/>
      <w:bookmarkStart w:id="621" w:name="_Toc3924"/>
      <w:bookmarkStart w:id="622" w:name="_Toc6486"/>
      <w:bookmarkStart w:id="623" w:name="_Toc24940"/>
      <w:bookmarkStart w:id="624" w:name="_Toc6529"/>
      <w:bookmarkStart w:id="625" w:name="_Toc11488"/>
      <w:bookmarkStart w:id="626" w:name="_Toc6097"/>
      <w:r>
        <w:rPr>
          <w:rFonts w:hint="eastAsia"/>
        </w:rPr>
        <w:t>一、掌握了如何进行一次完整的工程试验的方法</w:t>
      </w:r>
      <w:ins w:id="627" w:author="Conqueror" w:date="2021-04-06T21:56:00Z">
        <w:r>
          <w:rPr>
            <w:rFonts w:hint="eastAsia"/>
          </w:rPr>
          <w:t>。</w:t>
        </w:r>
      </w:ins>
      <w:bookmarkEnd w:id="618"/>
      <w:bookmarkEnd w:id="619"/>
      <w:bookmarkEnd w:id="620"/>
      <w:bookmarkEnd w:id="621"/>
      <w:bookmarkEnd w:id="622"/>
      <w:bookmarkEnd w:id="623"/>
      <w:bookmarkEnd w:id="624"/>
      <w:bookmarkEnd w:id="625"/>
      <w:bookmarkEnd w:id="626"/>
    </w:p>
    <w:p w14:paraId="19F60E4D" w14:textId="77777777" w:rsidR="00AC218F" w:rsidRDefault="00850CBA">
      <w:pPr>
        <w:jc w:val="left"/>
      </w:pPr>
      <w:bookmarkStart w:id="628" w:name="_Toc6647"/>
      <w:bookmarkStart w:id="629" w:name="_Toc5286"/>
      <w:bookmarkStart w:id="630" w:name="_Toc19222"/>
      <w:bookmarkStart w:id="631" w:name="_Toc22161"/>
      <w:bookmarkStart w:id="632" w:name="_Toc10402"/>
      <w:bookmarkStart w:id="633" w:name="_Toc22557"/>
      <w:bookmarkStart w:id="634" w:name="_Toc20116"/>
      <w:bookmarkStart w:id="635" w:name="_Toc30328"/>
      <w:bookmarkStart w:id="636" w:name="_Toc25721"/>
      <w:r>
        <w:rPr>
          <w:rFonts w:hint="eastAsia"/>
        </w:rPr>
        <w:t>二、提高了自己的动手实践能力，知行合一。</w:t>
      </w:r>
      <w:bookmarkEnd w:id="628"/>
      <w:bookmarkEnd w:id="629"/>
      <w:bookmarkEnd w:id="630"/>
      <w:bookmarkEnd w:id="631"/>
      <w:bookmarkEnd w:id="632"/>
      <w:bookmarkEnd w:id="633"/>
      <w:bookmarkEnd w:id="634"/>
      <w:bookmarkEnd w:id="635"/>
      <w:bookmarkEnd w:id="636"/>
    </w:p>
    <w:p w14:paraId="0F8F6822" w14:textId="77777777" w:rsidR="00AC218F" w:rsidRDefault="00850CBA">
      <w:pPr>
        <w:spacing w:line="300" w:lineRule="auto"/>
        <w:ind w:firstLineChars="200" w:firstLine="420"/>
        <w:rPr>
          <w:rFonts w:ascii="宋体" w:hAnsi="宋体"/>
        </w:rPr>
      </w:pPr>
      <w:r>
        <w:rPr>
          <w:rFonts w:ascii="宋体" w:hAnsi="宋体" w:hint="eastAsia"/>
        </w:rPr>
        <w:t>最后感谢学校能为我们提供发挥特长，积极创新的平台。身处这样的一个学术氛围良好的环境我是幸运的，在有活力的环境里成长才能使人汲取能量，互补互助。今后我要为建设科技型，创新型社会贡献自己的绵薄之力。</w:t>
      </w:r>
    </w:p>
    <w:p w14:paraId="0B9A90C2" w14:textId="77777777" w:rsidR="00AC218F" w:rsidRDefault="00AC218F">
      <w:pPr>
        <w:spacing w:line="300" w:lineRule="auto"/>
        <w:ind w:firstLineChars="200" w:firstLine="420"/>
        <w:rPr>
          <w:rFonts w:ascii="宋体" w:hAnsi="宋体"/>
        </w:rPr>
      </w:pPr>
    </w:p>
    <w:p w14:paraId="43B022FD" w14:textId="77777777" w:rsidR="00AC218F" w:rsidRDefault="00AC218F">
      <w:pPr>
        <w:spacing w:line="300" w:lineRule="auto"/>
        <w:ind w:firstLineChars="200" w:firstLine="420"/>
      </w:pPr>
    </w:p>
    <w:p w14:paraId="573B2CCF" w14:textId="77777777" w:rsidR="00AC218F" w:rsidRDefault="00AC218F">
      <w:pPr>
        <w:spacing w:line="300" w:lineRule="auto"/>
        <w:ind w:firstLineChars="200" w:firstLine="420"/>
      </w:pPr>
    </w:p>
    <w:p w14:paraId="1432E66E" w14:textId="77777777" w:rsidR="00AC218F" w:rsidRDefault="00850CBA">
      <w:pPr>
        <w:spacing w:line="300" w:lineRule="auto"/>
        <w:ind w:firstLineChars="200" w:firstLine="420"/>
        <w:jc w:val="center"/>
        <w:outlineLvl w:val="0"/>
      </w:pPr>
      <w:bookmarkStart w:id="637" w:name="_Toc3624"/>
      <w:bookmarkStart w:id="638" w:name="_Toc18877"/>
      <w:bookmarkStart w:id="639" w:name="_Toc19012"/>
      <w:bookmarkStart w:id="640" w:name="_Toc17739"/>
      <w:bookmarkStart w:id="641" w:name="_Toc32247"/>
      <w:bookmarkStart w:id="642" w:name="_Toc9853"/>
      <w:bookmarkStart w:id="643" w:name="_Toc29480"/>
      <w:bookmarkStart w:id="644" w:name="_Toc27025"/>
      <w:bookmarkStart w:id="645" w:name="_Toc9864"/>
      <w:bookmarkStart w:id="646" w:name="_Toc31638"/>
      <w:bookmarkStart w:id="647" w:name="_Toc69297938"/>
      <w:r>
        <w:rPr>
          <w:rFonts w:hint="eastAsia"/>
        </w:rPr>
        <w:t>个人总结</w:t>
      </w:r>
      <w:bookmarkEnd w:id="637"/>
      <w:bookmarkEnd w:id="638"/>
      <w:bookmarkEnd w:id="639"/>
      <w:bookmarkEnd w:id="640"/>
      <w:bookmarkEnd w:id="641"/>
      <w:bookmarkEnd w:id="642"/>
      <w:bookmarkEnd w:id="643"/>
      <w:bookmarkEnd w:id="644"/>
      <w:bookmarkEnd w:id="645"/>
      <w:bookmarkEnd w:id="646"/>
      <w:bookmarkEnd w:id="647"/>
    </w:p>
    <w:p w14:paraId="7FBECCA5" w14:textId="77777777" w:rsidR="00AC218F" w:rsidRDefault="00850CBA">
      <w:pPr>
        <w:spacing w:line="300" w:lineRule="auto"/>
        <w:ind w:firstLineChars="200" w:firstLine="482"/>
        <w:jc w:val="right"/>
        <w:rPr>
          <w:b/>
          <w:bCs/>
          <w:sz w:val="24"/>
          <w:szCs w:val="32"/>
        </w:rPr>
      </w:pPr>
      <w:r>
        <w:rPr>
          <w:b/>
          <w:bCs/>
          <w:sz w:val="24"/>
          <w:szCs w:val="32"/>
        </w:rPr>
        <w:softHyphen/>
      </w:r>
      <w:r>
        <w:rPr>
          <w:rFonts w:hint="eastAsia"/>
        </w:rPr>
        <w:t>——娄西宇</w:t>
      </w:r>
    </w:p>
    <w:p w14:paraId="55BDC91B" w14:textId="77777777" w:rsidR="00AC218F" w:rsidRDefault="00850CBA">
      <w:pPr>
        <w:spacing w:line="300" w:lineRule="auto"/>
        <w:ind w:firstLineChars="200" w:firstLine="420"/>
        <w:rPr>
          <w:rFonts w:ascii="宋体" w:hAnsi="宋体"/>
        </w:rPr>
      </w:pPr>
      <w:r>
        <w:rPr>
          <w:rFonts w:ascii="宋体" w:hAnsi="宋体" w:hint="eastAsia"/>
        </w:rPr>
        <w:t>时间飞逝，忙碌之间我们的大</w:t>
      </w:r>
      <w:proofErr w:type="gramStart"/>
      <w:r>
        <w:rPr>
          <w:rFonts w:ascii="宋体" w:hAnsi="宋体" w:hint="eastAsia"/>
        </w:rPr>
        <w:t>创项目</w:t>
      </w:r>
      <w:proofErr w:type="gramEnd"/>
      <w:r>
        <w:rPr>
          <w:rFonts w:ascii="宋体" w:hAnsi="宋体" w:hint="eastAsia"/>
        </w:rPr>
        <w:t>已经进行了一年了,我们小组以基于深度学习的桩基低应变检测为课题，通过对于数据的处理，以及通过机器学习来建立模型对于桩基的类型进行划分取得了一定的成果。从项目开始我们五个人面对从未接触过这个方面的知识时的迷茫，到在网上寻找文献并一起学习和出谋划策的</w:t>
      </w:r>
      <w:proofErr w:type="gramStart"/>
      <w:r>
        <w:rPr>
          <w:rFonts w:ascii="宋体" w:hAnsi="宋体" w:hint="eastAsia"/>
        </w:rPr>
        <w:t>写项目</w:t>
      </w:r>
      <w:proofErr w:type="gramEnd"/>
      <w:r>
        <w:rPr>
          <w:rFonts w:ascii="宋体" w:hAnsi="宋体" w:hint="eastAsia"/>
        </w:rPr>
        <w:t>策划书时的热血，再到一步又一步的进行项目，一点点接触我们未进入过的领域。这种辛苦与快乐</w:t>
      </w:r>
      <w:proofErr w:type="gramStart"/>
      <w:r>
        <w:rPr>
          <w:rFonts w:ascii="宋体" w:hAnsi="宋体" w:hint="eastAsia"/>
        </w:rPr>
        <w:t>是之前</w:t>
      </w:r>
      <w:proofErr w:type="gramEnd"/>
      <w:r>
        <w:rPr>
          <w:rFonts w:ascii="宋体" w:hAnsi="宋体" w:hint="eastAsia"/>
        </w:rPr>
        <w:t>的我未曾想到的，这其中的经验和成长也只有经历过的人才会拥有。这是一次难得的经历，一次让我们得到锻炼和成长的经历。</w:t>
      </w:r>
    </w:p>
    <w:p w14:paraId="6CD8F1B0" w14:textId="77777777" w:rsidR="00AC218F" w:rsidRDefault="00850CBA">
      <w:pPr>
        <w:spacing w:line="300" w:lineRule="auto"/>
        <w:ind w:firstLineChars="200" w:firstLine="420"/>
        <w:rPr>
          <w:rFonts w:ascii="宋体" w:hAnsi="宋体"/>
        </w:rPr>
      </w:pPr>
      <w:r>
        <w:rPr>
          <w:rFonts w:ascii="宋体" w:hAnsi="宋体" w:hint="eastAsia"/>
        </w:rPr>
        <w:t xml:space="preserve">　我们有着一个团结精神的小组，负责人是吴思旻，我们班长也参与其中，我们有很强的组织协调能力，参与人员也有一定的学术能力。并且拥有教学和科研都很出色的卢志堂老师和</w:t>
      </w:r>
      <w:proofErr w:type="gramStart"/>
      <w:r>
        <w:rPr>
          <w:rFonts w:ascii="宋体" w:hAnsi="宋体" w:hint="eastAsia"/>
        </w:rPr>
        <w:t>葛粲</w:t>
      </w:r>
      <w:proofErr w:type="gramEnd"/>
      <w:r>
        <w:rPr>
          <w:rFonts w:ascii="宋体" w:hAnsi="宋体" w:hint="eastAsia"/>
        </w:rPr>
        <w:t>两位老师为我们的导师。这些都为课题研究的进行和顺利完成奠定了良好的基础。</w:t>
      </w:r>
    </w:p>
    <w:p w14:paraId="59BCE7D2" w14:textId="77777777" w:rsidR="00AC218F" w:rsidRDefault="00850CBA">
      <w:pPr>
        <w:spacing w:line="300" w:lineRule="auto"/>
        <w:ind w:firstLineChars="200" w:firstLine="420"/>
        <w:rPr>
          <w:rFonts w:ascii="宋体" w:hAnsi="宋体"/>
        </w:rPr>
      </w:pPr>
      <w:r>
        <w:rPr>
          <w:rFonts w:ascii="宋体" w:hAnsi="宋体" w:hint="eastAsia"/>
        </w:rPr>
        <w:t>虽然因为2020年上半学期因为疫情的影响，我们无法前来学校进行学习和交流，但我们在网上进行了许多次交流和学习，并且通过购买相关书籍来了解和学习我们的大创项目，并且自学了</w:t>
      </w:r>
      <w:proofErr w:type="spellStart"/>
      <w:r>
        <w:rPr>
          <w:rFonts w:ascii="宋体" w:hAnsi="宋体" w:hint="eastAsia"/>
        </w:rPr>
        <w:t>matlab</w:t>
      </w:r>
      <w:proofErr w:type="spellEnd"/>
      <w:r>
        <w:rPr>
          <w:rFonts w:ascii="宋体" w:hAnsi="宋体" w:hint="eastAsia"/>
        </w:rPr>
        <w:t>软件，来对于接下来的大创工作的进行奠定基础。我们的导师们也十分关注我们的学习进程，在假期里每个星期都会询问我们学习进度，而且当大三上半学期，我们来到学校上课，我们几乎每个星期都会进行一次交流，开展大创的工作并且学习新的知识。虽然很辛苦，但是通过这样的学习我们也收获到了很多有用的知识和经验。</w:t>
      </w:r>
    </w:p>
    <w:p w14:paraId="3F1638EF" w14:textId="77777777" w:rsidR="00AC218F" w:rsidRDefault="00850CBA">
      <w:pPr>
        <w:spacing w:line="300" w:lineRule="auto"/>
        <w:ind w:firstLineChars="200" w:firstLine="420"/>
        <w:rPr>
          <w:rFonts w:ascii="宋体" w:hAnsi="宋体"/>
        </w:rPr>
      </w:pPr>
      <w:r>
        <w:rPr>
          <w:rFonts w:ascii="宋体" w:hAnsi="宋体" w:hint="eastAsia"/>
        </w:rPr>
        <w:t>大创的过程并非一直如我们所期待的那么顺利，我们在进行的过程中也遇到了很多的问题。我们的项目需要处理大量的数据，而且这些数据的各种参数也并不统一，所以一开始我</w:t>
      </w:r>
      <w:r>
        <w:rPr>
          <w:rFonts w:ascii="宋体" w:hAnsi="宋体" w:hint="eastAsia"/>
        </w:rPr>
        <w:lastRenderedPageBreak/>
        <w:t>们在处理时往往速度很慢而且难以做到统一，这让我们感到头痛，后来我们在导师的帮助下编写了一个可以用于数据处理的小程序，我们才克服这一困难。而且通过这个程序我也进一步的学习了</w:t>
      </w:r>
      <w:proofErr w:type="spellStart"/>
      <w:r>
        <w:rPr>
          <w:rFonts w:ascii="宋体" w:hAnsi="宋体" w:hint="eastAsia"/>
        </w:rPr>
        <w:t>matlab</w:t>
      </w:r>
      <w:proofErr w:type="spellEnd"/>
      <w:r>
        <w:rPr>
          <w:rFonts w:ascii="宋体" w:hAnsi="宋体" w:hint="eastAsia"/>
        </w:rPr>
        <w:t>的使用，发现这些软件不仅仅对我们这次大</w:t>
      </w:r>
      <w:proofErr w:type="gramStart"/>
      <w:r>
        <w:rPr>
          <w:rFonts w:ascii="宋体" w:hAnsi="宋体" w:hint="eastAsia"/>
        </w:rPr>
        <w:t>创有着</w:t>
      </w:r>
      <w:proofErr w:type="gramEnd"/>
      <w:r>
        <w:rPr>
          <w:rFonts w:ascii="宋体" w:hAnsi="宋体" w:hint="eastAsia"/>
        </w:rPr>
        <w:t>很大的作用，而且对于我们以后的学习和工作也会起到很大的作用。</w:t>
      </w:r>
    </w:p>
    <w:p w14:paraId="5292F3E7" w14:textId="77777777" w:rsidR="00AC218F" w:rsidRDefault="00850CBA">
      <w:pPr>
        <w:spacing w:line="300" w:lineRule="auto"/>
        <w:ind w:firstLineChars="200" w:firstLine="420"/>
        <w:rPr>
          <w:rFonts w:ascii="宋体" w:hAnsi="宋体"/>
        </w:rPr>
      </w:pPr>
      <w:r>
        <w:rPr>
          <w:rFonts w:ascii="宋体" w:hAnsi="宋体" w:hint="eastAsia"/>
        </w:rPr>
        <w:t>我们的大</w:t>
      </w:r>
      <w:proofErr w:type="gramStart"/>
      <w:r>
        <w:rPr>
          <w:rFonts w:ascii="宋体" w:hAnsi="宋体" w:hint="eastAsia"/>
        </w:rPr>
        <w:t>创虽然</w:t>
      </w:r>
      <w:proofErr w:type="gramEnd"/>
      <w:r>
        <w:rPr>
          <w:rFonts w:ascii="宋体" w:hAnsi="宋体" w:hint="eastAsia"/>
        </w:rPr>
        <w:t>是基于深度学习的项目，但我们也去实地进行了桩基低应变检测，我们在老师的指导下，通过测试装置进行了对于不同直径和不同长度的桩基进行了检测，拿到了我们想要的数据。这一经历不仅让我学习到了如何进行桩基的低应变检测和其流程，而且我还明白了要想做好一个科研项目不仅仅要将其主要的目标达到，而且还可以去扩展自己的知识面，这样才能在这一次项目中学习到更多的知识，可以扩展自己的知识面，从而更好的进行以后的项目。</w:t>
      </w:r>
    </w:p>
    <w:p w14:paraId="6AA3BEE8" w14:textId="77777777" w:rsidR="00AC218F" w:rsidRDefault="00850CBA">
      <w:pPr>
        <w:spacing w:line="300" w:lineRule="auto"/>
        <w:ind w:firstLineChars="200" w:firstLine="420"/>
        <w:rPr>
          <w:rFonts w:ascii="宋体" w:hAnsi="宋体"/>
        </w:rPr>
      </w:pPr>
      <w:r>
        <w:rPr>
          <w:rFonts w:ascii="宋体" w:hAnsi="宋体" w:hint="eastAsia"/>
        </w:rPr>
        <w:t>作为一名大学生，这是我第一次经历关于科研方向的项目，这次经历让我深深体会到了团队的重要性。一个团队的组建，并不是把一群人简单的组建在一起，一群人简单的放在一起那不是团队，那只能是一个群体，团队的核心是一个共同的目标，我们都是为了那个目标而奋斗，只有</w:t>
      </w:r>
      <w:proofErr w:type="gramStart"/>
      <w:r>
        <w:rPr>
          <w:rFonts w:ascii="宋体" w:hAnsi="宋体" w:hint="eastAsia"/>
        </w:rPr>
        <w:t>有</w:t>
      </w:r>
      <w:proofErr w:type="gramEnd"/>
      <w:r>
        <w:rPr>
          <w:rFonts w:ascii="宋体" w:hAnsi="宋体" w:hint="eastAsia"/>
        </w:rPr>
        <w:t>共同理想共同目标的人聚集在一起，才能激发活力，碰撞出思想的火花，这时候做事就更容易了。而我们团队就是这样的一个组合，不管是前期还是过程或是结题事，每个人都各司其职，项目过程进行的有条有理。一个省级的创新实验课题对我们这些第一次参与大创的学生来说是很有挑战性的，但是在学习与实验的过程中，我们收获到了很多，也感到十分的快乐。</w:t>
      </w:r>
    </w:p>
    <w:p w14:paraId="26DFA9E4" w14:textId="77777777" w:rsidR="00AC218F" w:rsidRDefault="00850CBA">
      <w:pPr>
        <w:spacing w:line="300" w:lineRule="auto"/>
        <w:ind w:firstLineChars="200" w:firstLine="420"/>
        <w:rPr>
          <w:rFonts w:ascii="宋体" w:hAnsi="宋体"/>
        </w:rPr>
      </w:pPr>
      <w:r>
        <w:rPr>
          <w:rFonts w:ascii="宋体" w:hAnsi="宋体" w:hint="eastAsia"/>
        </w:rPr>
        <w:t xml:space="preserve">  在这次大</w:t>
      </w:r>
      <w:proofErr w:type="gramStart"/>
      <w:r>
        <w:rPr>
          <w:rFonts w:ascii="宋体" w:hAnsi="宋体" w:hint="eastAsia"/>
        </w:rPr>
        <w:t>创项目</w:t>
      </w:r>
      <w:proofErr w:type="gramEnd"/>
      <w:r>
        <w:rPr>
          <w:rFonts w:ascii="宋体" w:hAnsi="宋体" w:hint="eastAsia"/>
        </w:rPr>
        <w:t>中我明白了我们每个人都是这个项目中不可或缺的一部分，我们必须通力合作才能保证项目的正常进行。组员之间的讨论十分的重要，讨论中，我们互相交流自己的项目学习心得，带给他人新的思路，并且我们有的过程中，处理数据时需要我们统一标准，如果有一个人所处理的标准与他人不同就需要重新进行处理，所以我们需要一起来对数据进行处理，这样才能保证准确度。而且讨论的同时我们也会分享自己认为不错的论文给他人，有时候会议还会有老师参与进来，每次开会讨论我都收获良多。这次大</w:t>
      </w:r>
      <w:proofErr w:type="gramStart"/>
      <w:r>
        <w:rPr>
          <w:rFonts w:ascii="宋体" w:hAnsi="宋体" w:hint="eastAsia"/>
        </w:rPr>
        <w:t>创经历</w:t>
      </w:r>
      <w:proofErr w:type="gramEnd"/>
      <w:r>
        <w:rPr>
          <w:rFonts w:ascii="宋体" w:hAnsi="宋体" w:hint="eastAsia"/>
        </w:rPr>
        <w:t>让我明白了在以后的工作中一个人是很难将一个项目做到很好，要去和组员进行交流合作，这样不仅仅会提高我们的工作效率，还会让项目做的更加好。</w:t>
      </w:r>
    </w:p>
    <w:p w14:paraId="6D8560F9" w14:textId="77777777" w:rsidR="00AC218F" w:rsidRDefault="00850CBA">
      <w:pPr>
        <w:spacing w:line="300" w:lineRule="auto"/>
        <w:ind w:firstLineChars="200" w:firstLine="420"/>
        <w:rPr>
          <w:rFonts w:ascii="宋体" w:hAnsi="宋体"/>
        </w:rPr>
      </w:pPr>
      <w:r>
        <w:rPr>
          <w:rFonts w:ascii="宋体" w:hAnsi="宋体" w:hint="eastAsia"/>
        </w:rPr>
        <w:t>通过这一年的创新创业训练项目的实施研究，我深深感受到指导老师和团队合作的重要和必要性，非常感谢卢志堂老师和</w:t>
      </w:r>
      <w:proofErr w:type="gramStart"/>
      <w:r>
        <w:rPr>
          <w:rFonts w:ascii="宋体" w:hAnsi="宋体" w:hint="eastAsia"/>
        </w:rPr>
        <w:t>葛粲</w:t>
      </w:r>
      <w:proofErr w:type="gramEnd"/>
      <w:r>
        <w:rPr>
          <w:rFonts w:ascii="宋体" w:hAnsi="宋体" w:hint="eastAsia"/>
        </w:rPr>
        <w:t>老师，感谢他们不计回报的付出，教给我们了很多知识与</w:t>
      </w:r>
      <w:proofErr w:type="gramStart"/>
      <w:r>
        <w:rPr>
          <w:rFonts w:ascii="宋体" w:hAnsi="宋体" w:hint="eastAsia"/>
        </w:rPr>
        <w:t>做项目</w:t>
      </w:r>
      <w:proofErr w:type="gramEnd"/>
      <w:r>
        <w:rPr>
          <w:rFonts w:ascii="宋体" w:hAnsi="宋体" w:hint="eastAsia"/>
        </w:rPr>
        <w:t>的经验，也感谢我的组员们和我共同完成这次大创和他们合作我感到十分的荣幸。通过这次大创我也从中获得了锻炼和成长，实验和讨论提高我的思维能力;团队合作培养了我的团队精神;不断的学习与尝试铸就了我的坚韧性。非常荣幸能够参加这次创新创业训练项目，这次经历使我终生受益。</w:t>
      </w:r>
    </w:p>
    <w:p w14:paraId="30E625CC" w14:textId="77777777" w:rsidR="00AC218F" w:rsidRDefault="00AC218F">
      <w:pPr>
        <w:spacing w:line="300" w:lineRule="auto"/>
      </w:pPr>
    </w:p>
    <w:p w14:paraId="036B2884" w14:textId="77777777" w:rsidR="0027308C" w:rsidRDefault="0027308C">
      <w:pPr>
        <w:spacing w:line="300" w:lineRule="auto"/>
        <w:ind w:firstLineChars="200" w:firstLine="420"/>
        <w:jc w:val="center"/>
        <w:outlineLvl w:val="0"/>
      </w:pPr>
      <w:bookmarkStart w:id="648" w:name="_Toc21525"/>
      <w:bookmarkStart w:id="649" w:name="_Toc9170"/>
      <w:bookmarkStart w:id="650" w:name="_Toc17819"/>
      <w:bookmarkStart w:id="651" w:name="_Toc14205"/>
      <w:bookmarkStart w:id="652" w:name="_Toc891"/>
      <w:bookmarkStart w:id="653" w:name="_Toc14964"/>
      <w:bookmarkStart w:id="654" w:name="_Toc24500"/>
      <w:bookmarkStart w:id="655" w:name="_Toc29055"/>
      <w:bookmarkStart w:id="656" w:name="_Toc4413"/>
      <w:bookmarkStart w:id="657" w:name="_Toc29237"/>
      <w:bookmarkStart w:id="658" w:name="_Toc69297939"/>
    </w:p>
    <w:p w14:paraId="6A5DD592" w14:textId="77777777" w:rsidR="0027308C" w:rsidRDefault="0027308C">
      <w:pPr>
        <w:spacing w:line="300" w:lineRule="auto"/>
        <w:ind w:firstLineChars="200" w:firstLine="420"/>
        <w:jc w:val="center"/>
        <w:outlineLvl w:val="0"/>
      </w:pPr>
    </w:p>
    <w:p w14:paraId="0844C7F9" w14:textId="40FDF99D" w:rsidR="00AC218F" w:rsidRDefault="00850CBA">
      <w:pPr>
        <w:spacing w:line="300" w:lineRule="auto"/>
        <w:ind w:firstLineChars="200" w:firstLine="420"/>
        <w:jc w:val="center"/>
        <w:outlineLvl w:val="0"/>
      </w:pPr>
      <w:r>
        <w:rPr>
          <w:rFonts w:hint="eastAsia"/>
        </w:rPr>
        <w:lastRenderedPageBreak/>
        <w:t>个人总结</w:t>
      </w:r>
      <w:bookmarkEnd w:id="648"/>
      <w:bookmarkEnd w:id="649"/>
      <w:bookmarkEnd w:id="650"/>
      <w:bookmarkEnd w:id="651"/>
      <w:bookmarkEnd w:id="652"/>
      <w:bookmarkEnd w:id="653"/>
      <w:bookmarkEnd w:id="654"/>
      <w:bookmarkEnd w:id="655"/>
      <w:bookmarkEnd w:id="656"/>
      <w:bookmarkEnd w:id="657"/>
      <w:bookmarkEnd w:id="658"/>
    </w:p>
    <w:p w14:paraId="51B84C29" w14:textId="77777777" w:rsidR="00AC218F" w:rsidRDefault="00850CBA">
      <w:pPr>
        <w:spacing w:line="300" w:lineRule="auto"/>
        <w:ind w:firstLineChars="200" w:firstLine="482"/>
        <w:jc w:val="right"/>
        <w:rPr>
          <w:rFonts w:ascii="宋体" w:hAnsi="宋体" w:cs="宋体"/>
          <w:sz w:val="24"/>
        </w:rPr>
      </w:pPr>
      <w:r>
        <w:rPr>
          <w:rFonts w:ascii="宋体" w:hAnsi="宋体" w:cs="宋体" w:hint="eastAsia"/>
          <w:b/>
          <w:bCs/>
          <w:sz w:val="24"/>
        </w:rPr>
        <w:t xml:space="preserve"> </w:t>
      </w:r>
      <w:r>
        <w:rPr>
          <w:rFonts w:ascii="宋体" w:hAnsi="宋体" w:cs="宋体"/>
          <w:b/>
          <w:bCs/>
          <w:sz w:val="24"/>
        </w:rPr>
        <w:t xml:space="preserve">    </w:t>
      </w:r>
      <w:r>
        <w:rPr>
          <w:rFonts w:ascii="宋体" w:hAnsi="宋体" w:cs="宋体" w:hint="eastAsia"/>
          <w:szCs w:val="21"/>
        </w:rPr>
        <w:t>——陈滋泉</w:t>
      </w:r>
    </w:p>
    <w:p w14:paraId="264E9D48" w14:textId="77777777" w:rsidR="00AC218F" w:rsidRDefault="00850CBA">
      <w:pPr>
        <w:spacing w:line="300" w:lineRule="auto"/>
        <w:ind w:firstLineChars="200" w:firstLine="420"/>
        <w:rPr>
          <w:rFonts w:ascii="宋体" w:hAnsi="宋体"/>
        </w:rPr>
      </w:pPr>
      <w:r>
        <w:rPr>
          <w:rFonts w:ascii="宋体" w:hAnsi="宋体" w:hint="eastAsia"/>
        </w:rPr>
        <w:t>时光荏苒，一年的时间就要过去了，我们小组的大</w:t>
      </w:r>
      <w:proofErr w:type="gramStart"/>
      <w:r>
        <w:rPr>
          <w:rFonts w:ascii="宋体" w:hAnsi="宋体" w:hint="eastAsia"/>
        </w:rPr>
        <w:t>创项目</w:t>
      </w:r>
      <w:proofErr w:type="gramEnd"/>
      <w:r>
        <w:rPr>
          <w:rFonts w:ascii="宋体" w:hAnsi="宋体" w:hint="eastAsia"/>
        </w:rPr>
        <w:t>也进入尾声，回想起在这一年间为大创付出的点点滴滴，感触良多。</w:t>
      </w:r>
    </w:p>
    <w:p w14:paraId="30F4AB93" w14:textId="77777777" w:rsidR="00AC218F" w:rsidRDefault="00850CBA">
      <w:pPr>
        <w:spacing w:line="300" w:lineRule="auto"/>
        <w:ind w:firstLineChars="200" w:firstLine="420"/>
        <w:rPr>
          <w:rFonts w:ascii="宋体" w:hAnsi="宋体"/>
        </w:rPr>
      </w:pPr>
      <w:r>
        <w:rPr>
          <w:rFonts w:ascii="宋体" w:hAnsi="宋体" w:hint="eastAsia"/>
        </w:rPr>
        <w:t>我们从刚开始的一无所知和一筹莫展，到现在的目标明确，方案清晰，渐入佳境，这</w:t>
      </w:r>
      <w:proofErr w:type="gramStart"/>
      <w:r>
        <w:rPr>
          <w:rFonts w:ascii="宋体" w:hAnsi="宋体" w:hint="eastAsia"/>
        </w:rPr>
        <w:t>其中觉得</w:t>
      </w:r>
      <w:proofErr w:type="gramEnd"/>
      <w:r>
        <w:rPr>
          <w:rFonts w:ascii="宋体" w:hAnsi="宋体" w:hint="eastAsia"/>
        </w:rPr>
        <w:t>发生在我们身上好多事情，也收获了好多。回想过去参加研究项目的过程，从开始的查阅相关参考文献了解所要做的实验别人所做的成果，到制定详细的研究方案和步骤，然后申请立项撰写项目申请书。立项通过后学习有关桩基检测的知识，学习</w:t>
      </w:r>
      <w:proofErr w:type="spellStart"/>
      <w:r>
        <w:rPr>
          <w:rFonts w:ascii="宋体" w:hAnsi="宋体" w:hint="eastAsia"/>
        </w:rPr>
        <w:t>matlab</w:t>
      </w:r>
      <w:proofErr w:type="spellEnd"/>
      <w:r>
        <w:rPr>
          <w:rFonts w:ascii="宋体" w:hAnsi="宋体" w:hint="eastAsia"/>
        </w:rPr>
        <w:t>语言，对几万条</w:t>
      </w:r>
      <w:proofErr w:type="gramStart"/>
      <w:r>
        <w:rPr>
          <w:rFonts w:ascii="宋体" w:hAnsi="宋体" w:hint="eastAsia"/>
        </w:rPr>
        <w:t>桩基时频曲线图</w:t>
      </w:r>
      <w:proofErr w:type="gramEnd"/>
      <w:r>
        <w:rPr>
          <w:rFonts w:ascii="宋体" w:hAnsi="宋体" w:hint="eastAsia"/>
        </w:rPr>
        <w:t>进行数据标定，对项目进行编程建模并训练，最终训练出了一个较好的模型。</w:t>
      </w:r>
      <w:proofErr w:type="gramStart"/>
      <w:r>
        <w:rPr>
          <w:rFonts w:ascii="宋体" w:hAnsi="宋体" w:hint="eastAsia"/>
        </w:rPr>
        <w:t>一</w:t>
      </w:r>
      <w:proofErr w:type="gramEnd"/>
      <w:r>
        <w:rPr>
          <w:rFonts w:ascii="宋体" w:hAnsi="宋体" w:hint="eastAsia"/>
        </w:rPr>
        <w:t>步步走来，这其中的辛苦和辛酸只有经历过的人才懂，其中的经验和成长也只有经历过的人才会分享和拥有。这是一次难得的经历，让我们得到锻炼和成长的经历。</w:t>
      </w:r>
    </w:p>
    <w:p w14:paraId="3566E6C4" w14:textId="77777777" w:rsidR="00AC218F" w:rsidRDefault="00850CBA">
      <w:pPr>
        <w:spacing w:line="300" w:lineRule="auto"/>
        <w:ind w:firstLineChars="200" w:firstLine="420"/>
        <w:rPr>
          <w:rFonts w:ascii="宋体" w:hAnsi="宋体"/>
        </w:rPr>
      </w:pPr>
      <w:r>
        <w:rPr>
          <w:rFonts w:ascii="宋体" w:hAnsi="宋体" w:hint="eastAsia"/>
        </w:rPr>
        <w:t>在研究方面,最深的体会就是要善于勤于思考,主动动手动脑。创新创业训练项目不是基础课上我们做的实验,只要按着老师讲的步骤做就行了。做的课题对于我们来说,可能是一个没有接触过的新领域,没有人告诉我们</w:t>
      </w:r>
      <w:proofErr w:type="gramStart"/>
      <w:r>
        <w:rPr>
          <w:rFonts w:ascii="宋体" w:hAnsi="宋体" w:hint="eastAsia"/>
        </w:rPr>
        <w:t>一</w:t>
      </w:r>
      <w:proofErr w:type="gramEnd"/>
      <w:r>
        <w:rPr>
          <w:rFonts w:ascii="宋体" w:hAnsi="宋体" w:hint="eastAsia"/>
        </w:rPr>
        <w:t>步步该怎么做。需要自己去找文献查资料,去弄明白实验的原理,然后确定要创新的方向，按照这个方向一点点努力,所以每一步都需要独立思考.其中会遇到很多困难,这个时候除了寻找帮助,最重要的还是自己思考。由于我们所选的题目是与</w:t>
      </w:r>
      <w:proofErr w:type="spellStart"/>
      <w:r>
        <w:rPr>
          <w:rFonts w:ascii="宋体" w:hAnsi="宋体" w:hint="eastAsia"/>
        </w:rPr>
        <w:t>matlab</w:t>
      </w:r>
      <w:proofErr w:type="spellEnd"/>
      <w:r>
        <w:rPr>
          <w:rFonts w:ascii="宋体" w:hAnsi="宋体" w:hint="eastAsia"/>
        </w:rPr>
        <w:t>编程方面相关性较大的，而我们又是注重于工科的专业，因此对于编程是基本没有任何基础，尽管大一学了c语言这一编程语言，但也是学得一知半解。但我们整个小组并不畏惧，在专业导师的指导下，我们在网上寻找课程资源，同时购买相关的学习书籍，一步一步的从零开始学习</w:t>
      </w:r>
      <w:proofErr w:type="spellStart"/>
      <w:r>
        <w:rPr>
          <w:rFonts w:ascii="宋体" w:hAnsi="宋体" w:hint="eastAsia"/>
        </w:rPr>
        <w:t>matlab</w:t>
      </w:r>
      <w:proofErr w:type="spellEnd"/>
      <w:r>
        <w:rPr>
          <w:rFonts w:ascii="宋体" w:hAnsi="宋体" w:hint="eastAsia"/>
        </w:rPr>
        <w:t>，每周我们小组成员都会向导师进行学习成果汇报，并互相交流学习心得。同时，对于桩基检测我们也还没学这门课程，也是在导师的带领下对桩基检测进行了一个系统的学习，掌握了基础分类的方法。可以说，我们的研究，是从零基础开始的，能有现在的成果，都是我们小组成员和导师共同努力的结果。</w:t>
      </w:r>
    </w:p>
    <w:p w14:paraId="47AFC82A" w14:textId="77777777" w:rsidR="00AC218F" w:rsidRDefault="00850CBA">
      <w:pPr>
        <w:spacing w:line="300" w:lineRule="auto"/>
        <w:ind w:firstLineChars="200" w:firstLine="420"/>
        <w:rPr>
          <w:rFonts w:ascii="宋体" w:hAnsi="宋体"/>
        </w:rPr>
      </w:pPr>
      <w:r>
        <w:rPr>
          <w:rFonts w:ascii="宋体" w:hAnsi="宋体" w:hint="eastAsia"/>
        </w:rPr>
        <w:t>在创新方面，由于我们这是一个创新创业项目，所以创新方面是必不可少的。我觉得，创新方面首先要明确一个方向和目标，方向和目标是贯穿整个项目的核心，只有明确方向，围绕这个方向努力下去，才可能有结果。创新点可以从很多方面着手，不一定要很高深很前沿的东西，只要不是照搬别人的东西在自己力所能及的范围内就好。有时候，思维可能会出现“停滞不前”的现象，这时候不要着急也不要想着放弃，要试着换一个角度思考，发散思维多方位思考，</w:t>
      </w:r>
      <w:proofErr w:type="gramStart"/>
      <w:r>
        <w:rPr>
          <w:rFonts w:ascii="宋体" w:hAnsi="宋体" w:hint="eastAsia"/>
        </w:rPr>
        <w:t>作出</w:t>
      </w:r>
      <w:proofErr w:type="gramEnd"/>
      <w:r>
        <w:rPr>
          <w:rFonts w:ascii="宋体" w:hAnsi="宋体" w:hint="eastAsia"/>
        </w:rPr>
        <w:t>大胆猜想，这时候你也许会有一种“柳暗花明又一村”的感觉。我们所做的项目名称叫做基于机器学习的桩基低应变检测大数据分析及智能评价方法，这方面其实也有人进行了研究，但并不是</w:t>
      </w:r>
      <w:proofErr w:type="gramStart"/>
      <w:r>
        <w:rPr>
          <w:rFonts w:ascii="宋体" w:hAnsi="宋体" w:hint="eastAsia"/>
        </w:rPr>
        <w:t>很</w:t>
      </w:r>
      <w:proofErr w:type="gramEnd"/>
      <w:r>
        <w:rPr>
          <w:rFonts w:ascii="宋体" w:hAnsi="宋体" w:hint="eastAsia"/>
        </w:rPr>
        <w:t>系统。至今为止，对与桩基的低应变检测，大多数还是靠技术人员去判断，这样就需要花费较多的人力物力财力。但如果有一个软件能够对输入的</w:t>
      </w:r>
      <w:proofErr w:type="gramStart"/>
      <w:r>
        <w:rPr>
          <w:rFonts w:ascii="宋体" w:hAnsi="宋体" w:hint="eastAsia"/>
        </w:rPr>
        <w:t>桩基时频曲线图</w:t>
      </w:r>
      <w:proofErr w:type="gramEnd"/>
      <w:r>
        <w:rPr>
          <w:rFonts w:ascii="宋体" w:hAnsi="宋体" w:hint="eastAsia"/>
        </w:rPr>
        <w:t xml:space="preserve">进行判断，那么桩基检测就会变得快起来，并且能够有很高的准确性，极大的降低了成本。因此，我们所研究的内容可以说是极具创新性的，  　</w:t>
      </w:r>
    </w:p>
    <w:p w14:paraId="3D9EE0BB" w14:textId="77777777" w:rsidR="00AC218F" w:rsidRDefault="00850CBA">
      <w:pPr>
        <w:spacing w:line="300" w:lineRule="auto"/>
        <w:ind w:firstLineChars="200" w:firstLine="420"/>
        <w:rPr>
          <w:rFonts w:ascii="宋体" w:hAnsi="宋体"/>
        </w:rPr>
      </w:pPr>
      <w:r>
        <w:rPr>
          <w:rFonts w:ascii="宋体" w:hAnsi="宋体" w:hint="eastAsia"/>
        </w:rPr>
        <w:t>在问题解决方面，我们在研究过程中也遇到了许多的问题。在数据标定时，由于未区分</w:t>
      </w:r>
      <w:r>
        <w:rPr>
          <w:rFonts w:ascii="宋体" w:hAnsi="宋体" w:hint="eastAsia"/>
        </w:rPr>
        <w:lastRenderedPageBreak/>
        <w:t>灌注桩与预制管桩，未区分铁锤敲击以及尼龙</w:t>
      </w:r>
      <w:proofErr w:type="gramStart"/>
      <w:r>
        <w:rPr>
          <w:rFonts w:ascii="宋体" w:hAnsi="宋体" w:hint="eastAsia"/>
        </w:rPr>
        <w:t>锤</w:t>
      </w:r>
      <w:proofErr w:type="gramEnd"/>
      <w:r>
        <w:rPr>
          <w:rFonts w:ascii="宋体" w:hAnsi="宋体" w:hint="eastAsia"/>
        </w:rPr>
        <w:t>敲击。导致在进行数据标定时，无法精确的区分类别，有时用铁锤敲击的一类</w:t>
      </w:r>
      <w:proofErr w:type="gramStart"/>
      <w:r>
        <w:rPr>
          <w:rFonts w:ascii="宋体" w:hAnsi="宋体" w:hint="eastAsia"/>
        </w:rPr>
        <w:t>桩由于时频</w:t>
      </w:r>
      <w:proofErr w:type="gramEnd"/>
      <w:r>
        <w:rPr>
          <w:rFonts w:ascii="宋体" w:hAnsi="宋体" w:hint="eastAsia"/>
        </w:rPr>
        <w:t>曲线图反复震荡容易就被误判为四类桩。这也导致了我们后续进行模型训练时准确率较低，在与导师商量后，我们确定了一套规范的确定</w:t>
      </w:r>
      <w:proofErr w:type="gramStart"/>
      <w:r>
        <w:rPr>
          <w:rFonts w:ascii="宋体" w:hAnsi="宋体" w:hint="eastAsia"/>
        </w:rPr>
        <w:t>桩基时频曲线图</w:t>
      </w:r>
      <w:proofErr w:type="gramEnd"/>
      <w:r>
        <w:rPr>
          <w:rFonts w:ascii="宋体" w:hAnsi="宋体" w:hint="eastAsia"/>
        </w:rPr>
        <w:t>分类的规范，重新进行了数据标定，最终将准确率大大的提高了，达到了预定的目标。对于模型建立，我们也是一路坎坷，由于不知道什么样的神经网络最适合我们的模型，我们只能够一个一个的尝试，这也花费了我们不少的时间，但皇天不负有心人，我们最终确定了长短期记忆网络为模型的神经网络，最终取得了较好的结果。</w:t>
      </w:r>
    </w:p>
    <w:p w14:paraId="132027E0" w14:textId="77777777" w:rsidR="00AC218F" w:rsidRDefault="00850CBA">
      <w:pPr>
        <w:spacing w:line="300" w:lineRule="auto"/>
        <w:ind w:firstLineChars="200" w:firstLine="420"/>
        <w:rPr>
          <w:rFonts w:ascii="宋体" w:hAnsi="宋体"/>
        </w:rPr>
      </w:pPr>
      <w:r>
        <w:rPr>
          <w:rFonts w:ascii="宋体" w:hAnsi="宋体" w:hint="eastAsia"/>
        </w:rPr>
        <w:t>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众人拾柴火焰高”这句话是有道理的。团队合作中需要我们成员间的不断磨合，学会倾听大家的意见和分享你的看法，做到尊重你得每一个组员，开心地交流与合作。就从我们对</w:t>
      </w:r>
      <w:proofErr w:type="gramStart"/>
      <w:r>
        <w:rPr>
          <w:rFonts w:ascii="宋体" w:hAnsi="宋体" w:hint="eastAsia"/>
        </w:rPr>
        <w:t>桩基时频曲线图</w:t>
      </w:r>
      <w:proofErr w:type="gramEnd"/>
      <w:r>
        <w:rPr>
          <w:rFonts w:ascii="宋体" w:hAnsi="宋体" w:hint="eastAsia"/>
        </w:rPr>
        <w:t>进行数据标定来说，由于标定的数量庞大，需要大家一起承担，同时由于认为判断的主观性较大，所以我们进行数据标定时，都是五个小组成员各自带着自己的电脑去到导师借来的会议室进行标定。在这样的环境下，我们大家有问题及时提出，互帮互助，虽然</w:t>
      </w:r>
      <w:proofErr w:type="gramStart"/>
      <w:r>
        <w:rPr>
          <w:rFonts w:ascii="宋体" w:hAnsi="宋体" w:hint="eastAsia"/>
        </w:rPr>
        <w:t>标数据</w:t>
      </w:r>
      <w:proofErr w:type="gramEnd"/>
      <w:r>
        <w:rPr>
          <w:rFonts w:ascii="宋体" w:hAnsi="宋体" w:hint="eastAsia"/>
        </w:rPr>
        <w:t>是枯燥的，但我们确体会到了团队协作的快乐。还有大家在进行</w:t>
      </w:r>
      <w:proofErr w:type="spellStart"/>
      <w:r>
        <w:rPr>
          <w:rFonts w:ascii="宋体" w:hAnsi="宋体" w:hint="eastAsia"/>
        </w:rPr>
        <w:t>matlab</w:t>
      </w:r>
      <w:proofErr w:type="spellEnd"/>
      <w:r>
        <w:rPr>
          <w:rFonts w:ascii="宋体" w:hAnsi="宋体" w:hint="eastAsia"/>
        </w:rPr>
        <w:t>学习汇报时，大家都提出了自己疑惑，小组成员如果有懂得，就会互相解答，不懂的就一起听导师讲。大家畅所欲言，将自己所学的知识又巩固了一遍，将学习当成了一种乐趣。</w:t>
      </w:r>
    </w:p>
    <w:p w14:paraId="53A669DB" w14:textId="77777777" w:rsidR="00AC218F" w:rsidRDefault="00850CBA">
      <w:pPr>
        <w:spacing w:line="300" w:lineRule="auto"/>
        <w:ind w:firstLineChars="200" w:firstLine="420"/>
        <w:rPr>
          <w:rFonts w:ascii="宋体" w:hAnsi="宋体"/>
        </w:rPr>
      </w:pPr>
      <w:r>
        <w:rPr>
          <w:rFonts w:ascii="宋体" w:hAnsi="宋体" w:hint="eastAsia"/>
        </w:rPr>
        <w:t>虽然大</w:t>
      </w:r>
      <w:proofErr w:type="gramStart"/>
      <w:r>
        <w:rPr>
          <w:rFonts w:ascii="宋体" w:hAnsi="宋体" w:hint="eastAsia"/>
        </w:rPr>
        <w:t>创即将</w:t>
      </w:r>
      <w:proofErr w:type="gramEnd"/>
      <w:r>
        <w:rPr>
          <w:rFonts w:ascii="宋体" w:hAnsi="宋体" w:hint="eastAsia"/>
        </w:rPr>
        <w:t>结束，但我们继续创新探索的精神并未结束，在之后的学习生活中，我们将会把这种精神延续下去，为国家的创新尽一份力，为实现中华民族的伟大复兴做出自己的贡献。</w:t>
      </w:r>
    </w:p>
    <w:p w14:paraId="3237DA37" w14:textId="77777777" w:rsidR="00AC218F" w:rsidRDefault="00AC218F">
      <w:pPr>
        <w:spacing w:line="300" w:lineRule="auto"/>
        <w:ind w:firstLineChars="200" w:firstLine="420"/>
        <w:rPr>
          <w:rFonts w:ascii="宋体" w:hAnsi="宋体" w:cs="宋体"/>
          <w:szCs w:val="21"/>
        </w:rPr>
      </w:pPr>
    </w:p>
    <w:p w14:paraId="23BB39C9" w14:textId="77777777" w:rsidR="00AC218F" w:rsidRDefault="00AC218F">
      <w:pPr>
        <w:spacing w:line="300" w:lineRule="auto"/>
        <w:ind w:firstLineChars="200" w:firstLine="420"/>
        <w:rPr>
          <w:rFonts w:ascii="宋体" w:hAnsi="宋体" w:cs="宋体"/>
          <w:szCs w:val="21"/>
        </w:rPr>
      </w:pPr>
    </w:p>
    <w:p w14:paraId="60A4AAA3" w14:textId="77777777" w:rsidR="00AC218F" w:rsidRDefault="00AC218F">
      <w:pPr>
        <w:spacing w:line="300" w:lineRule="auto"/>
        <w:rPr>
          <w:rFonts w:ascii="宋体" w:hAnsi="宋体" w:cs="宋体"/>
          <w:sz w:val="24"/>
        </w:rPr>
      </w:pPr>
    </w:p>
    <w:p w14:paraId="28330828" w14:textId="77777777" w:rsidR="00AC218F" w:rsidRDefault="00850CBA">
      <w:pPr>
        <w:spacing w:line="300" w:lineRule="auto"/>
        <w:ind w:firstLineChars="200" w:firstLine="420"/>
        <w:jc w:val="center"/>
        <w:outlineLvl w:val="0"/>
      </w:pPr>
      <w:bookmarkStart w:id="659" w:name="_Toc30270"/>
      <w:bookmarkStart w:id="660" w:name="_Toc28537"/>
      <w:bookmarkStart w:id="661" w:name="_Toc29542"/>
      <w:bookmarkStart w:id="662" w:name="_Toc17072"/>
      <w:bookmarkStart w:id="663" w:name="_Toc29912"/>
      <w:bookmarkStart w:id="664" w:name="_Toc32249"/>
      <w:bookmarkStart w:id="665" w:name="_Toc23082"/>
      <w:bookmarkStart w:id="666" w:name="_Toc17987"/>
      <w:bookmarkStart w:id="667" w:name="_Toc15395"/>
      <w:bookmarkStart w:id="668" w:name="_Toc229"/>
      <w:bookmarkStart w:id="669" w:name="_Toc69297940"/>
      <w:r>
        <w:rPr>
          <w:rFonts w:hint="eastAsia"/>
        </w:rPr>
        <w:t>个人总结</w:t>
      </w:r>
      <w:bookmarkEnd w:id="659"/>
      <w:bookmarkEnd w:id="660"/>
      <w:bookmarkEnd w:id="661"/>
      <w:bookmarkEnd w:id="662"/>
      <w:bookmarkEnd w:id="663"/>
      <w:bookmarkEnd w:id="664"/>
      <w:bookmarkEnd w:id="665"/>
      <w:bookmarkEnd w:id="666"/>
      <w:bookmarkEnd w:id="667"/>
      <w:bookmarkEnd w:id="668"/>
      <w:bookmarkEnd w:id="669"/>
    </w:p>
    <w:p w14:paraId="48CCB14F" w14:textId="77777777" w:rsidR="00AC218F" w:rsidRDefault="00850CBA">
      <w:pPr>
        <w:spacing w:line="300" w:lineRule="auto"/>
        <w:ind w:firstLineChars="200" w:firstLine="420"/>
        <w:jc w:val="right"/>
        <w:rPr>
          <w:sz w:val="24"/>
          <w:szCs w:val="32"/>
        </w:rPr>
      </w:pPr>
      <w:r>
        <w:rPr>
          <w:rFonts w:hint="eastAsia"/>
        </w:rPr>
        <w:t xml:space="preserve">             </w:t>
      </w:r>
      <w:r>
        <w:rPr>
          <w:rFonts w:hint="eastAsia"/>
        </w:rPr>
        <w:t>——高腾飞</w:t>
      </w:r>
    </w:p>
    <w:p w14:paraId="6FBB082D" w14:textId="77777777" w:rsidR="00AC218F" w:rsidRDefault="00850CBA">
      <w:pPr>
        <w:spacing w:line="300" w:lineRule="auto"/>
        <w:ind w:firstLineChars="200" w:firstLine="420"/>
      </w:pPr>
      <w:r>
        <w:rPr>
          <w:rFonts w:hint="eastAsia"/>
        </w:rPr>
        <w:t>光阴似箭，当时在大二懵懵懂懂的我们来到了大三的下学期，大学的四年的学习生活不知不觉走过了四分之三的旅途，我们的大</w:t>
      </w:r>
      <w:proofErr w:type="gramStart"/>
      <w:r>
        <w:rPr>
          <w:rFonts w:hint="eastAsia"/>
        </w:rPr>
        <w:t>创项目</w:t>
      </w:r>
      <w:proofErr w:type="gramEnd"/>
      <w:r>
        <w:rPr>
          <w:rFonts w:hint="eastAsia"/>
        </w:rPr>
        <w:t>至今也已经历了时近一年时间，我们的大创团队由勘查</w:t>
      </w:r>
      <w:r>
        <w:rPr>
          <w:rFonts w:hint="eastAsia"/>
        </w:rPr>
        <w:t>18-1</w:t>
      </w:r>
      <w:r>
        <w:rPr>
          <w:rFonts w:hint="eastAsia"/>
        </w:rPr>
        <w:t>班的五个同学组成，我们以桩基的检测为课题，通过机器学习与深度学习的模拟实验为方法进行了人工智能在桩基检测方面的全新尝试，并通过一系列的学习与实验过程收获得了一系列的成果，回头展望这一年的研究探索的过程，从最开始的联系导师到老师分配相关课题并在短时间内在几乎没有任何了解的领域内写出一份项目立项申请书，再到后面立项成功后对于实验的开展，期间所经历的困难与挑战在我的人生经历中也是一种新的体验与尝试，如今项目已经到了最后的收尾阶段，心里对于这次科研经历剩下的只有无尽的感激与自豪，无疑是我人生中一次无比宝贵的锻炼机会与成长经历。</w:t>
      </w:r>
    </w:p>
    <w:p w14:paraId="75359670" w14:textId="77777777" w:rsidR="00AC218F" w:rsidRDefault="00850CBA">
      <w:pPr>
        <w:spacing w:line="300" w:lineRule="auto"/>
        <w:ind w:firstLineChars="200" w:firstLine="420"/>
      </w:pPr>
      <w:r>
        <w:rPr>
          <w:rFonts w:hint="eastAsia"/>
        </w:rPr>
        <w:lastRenderedPageBreak/>
        <w:t xml:space="preserve">　　首先我们的团队是一个优秀的团队，由勘查</w:t>
      </w:r>
      <w:r>
        <w:rPr>
          <w:rFonts w:hint="eastAsia"/>
        </w:rPr>
        <w:t>18-1</w:t>
      </w:r>
      <w:r>
        <w:rPr>
          <w:rFonts w:hint="eastAsia"/>
        </w:rPr>
        <w:t>班的五位优秀负责的同学组成，其中负责人吴思旻担任了</w:t>
      </w:r>
      <w:proofErr w:type="gramStart"/>
      <w:r>
        <w:rPr>
          <w:rFonts w:hint="eastAsia"/>
        </w:rPr>
        <w:t>班级副</w:t>
      </w:r>
      <w:proofErr w:type="gramEnd"/>
      <w:r>
        <w:rPr>
          <w:rFonts w:hint="eastAsia"/>
        </w:rPr>
        <w:t>班长，有很强的组织协调能力，参与人员里也有像陈滋泉、杨明、娄西宇这样成绩拔尖具有一定的学术能力的同学。但关键的是我们的团队还拥有经验丰富的两位导师，卢志堂老师长期处在桩基检测技术研究的前沿领域而</w:t>
      </w:r>
      <w:proofErr w:type="gramStart"/>
      <w:r>
        <w:rPr>
          <w:rFonts w:hint="eastAsia"/>
        </w:rPr>
        <w:t>葛粲</w:t>
      </w:r>
      <w:proofErr w:type="gramEnd"/>
      <w:r>
        <w:rPr>
          <w:rFonts w:hint="eastAsia"/>
        </w:rPr>
        <w:t>老师在机器学习与深度学习等人工智能方面具有极强的科研能力，再加上两位老师耐心体贴、严谨认真的性格。这些都为我们课题的研究与顺利进行提供了良好的条件。</w:t>
      </w:r>
    </w:p>
    <w:p w14:paraId="23D93CB4" w14:textId="77777777" w:rsidR="00AC218F" w:rsidRDefault="00850CBA">
      <w:pPr>
        <w:spacing w:line="300" w:lineRule="auto"/>
        <w:ind w:firstLineChars="200" w:firstLine="420"/>
      </w:pPr>
      <w:r>
        <w:rPr>
          <w:rFonts w:hint="eastAsia"/>
        </w:rPr>
        <w:t>在我看来，项目实施的前期准备是项目实施乃至整个项目的成功推进的最重要的一步。在决定项目申请之后，小组立即组织成员围绕着项目的实施召开了内部的讨论，全体成员再次明确项目的目标，围绕着既定的目标针对项目的实施过程进行了研究探讨，同时五位小组成员进行了明确的分工。其次，各成员依据各个分工职责着手工作，组长吴思旻负责总体统筹与和相关老师的沟通协商，确定项目研究时间安排的具体事宜。其他成员则分别负责科研经费的使用管理、项目内容学习实验等相关事宜的安排等。我们小组内的明确分工，使我们认识了项目的内容与精髓，明确了小组成员各自的责任，同时意识到组内成员之间互补互助，协同合作的必要性，充分调动起了小组内组员的积极性。</w:t>
      </w:r>
    </w:p>
    <w:p w14:paraId="5FFA7C29" w14:textId="77777777" w:rsidR="00AC218F" w:rsidRDefault="00850CBA">
      <w:pPr>
        <w:spacing w:line="300" w:lineRule="auto"/>
        <w:ind w:firstLineChars="200" w:firstLine="420"/>
      </w:pPr>
      <w:r>
        <w:rPr>
          <w:rFonts w:hint="eastAsia"/>
        </w:rPr>
        <w:t>卢志堂老师与</w:t>
      </w:r>
      <w:proofErr w:type="gramStart"/>
      <w:r>
        <w:rPr>
          <w:rFonts w:hint="eastAsia"/>
        </w:rPr>
        <w:t>葛粲</w:t>
      </w:r>
      <w:proofErr w:type="gramEnd"/>
      <w:r>
        <w:rPr>
          <w:rFonts w:hint="eastAsia"/>
        </w:rPr>
        <w:t>老师对于这个项目的重视程度令人敬佩，疫情期间多次通过网络会议的形式为我们的小组成员进行方法的指导与思路的整理，团队成员则根据老师的讲解与队长分配的任务对自己负责模块的材料进行认真执行与反复的修改优化。在实施创新创业训练项目前，大家这方面的知识储备几乎为零，对创新创业训练项目简直一头雾水，但是这也阻止不了我们团队前进的步伐。在开始的阶段，由于疫情在家的原因团队之间的交流不像在学校里一样的方便，大家各方面的结果进展很慢。后来我们听取了老师的建议，一步一步脚印，首先通过对相关文献资料的查阅去将项目的原理搞清楚，再通过自己的总结与思考，在文献资料的基础上结合自己的理解将项目的内核搞清搞透。在遇到问题与困难时，要进行及的时交流与沟通这样才能达到事半功倍的效果。</w:t>
      </w:r>
    </w:p>
    <w:p w14:paraId="277A28A2" w14:textId="77777777" w:rsidR="00AC218F" w:rsidRDefault="00850CBA">
      <w:pPr>
        <w:spacing w:line="300" w:lineRule="auto"/>
        <w:ind w:firstLineChars="200" w:firstLine="420"/>
      </w:pPr>
      <w:r>
        <w:rPr>
          <w:rFonts w:hint="eastAsia"/>
        </w:rPr>
        <w:t>在项目进行的过程中，我们也遇到了很大的挑战就是项目组的同学在掌握了相关桩基检测技术与要点的基础上缺少了计算机方面的基础知识，对于项目所强调的大数据与深度学习的了解更是非常有限的。这就要求我们要从头开始从零起步，大家并没有因此而灰心，而是抓紧暑假的时间通过视频课与相关书籍的自学去对这个全新的领域吹响了前进的号角，我则是借助《</w:t>
      </w:r>
      <w:proofErr w:type="spellStart"/>
      <w:r>
        <w:rPr>
          <w:rFonts w:hint="eastAsia"/>
        </w:rPr>
        <w:t>Matlab</w:t>
      </w:r>
      <w:proofErr w:type="spellEnd"/>
      <w:r>
        <w:rPr>
          <w:rFonts w:hint="eastAsia"/>
        </w:rPr>
        <w:t>从零到精通》这本教材与北京理工大学关于深度学习</w:t>
      </w:r>
      <w:proofErr w:type="gramStart"/>
      <w:r>
        <w:rPr>
          <w:rFonts w:hint="eastAsia"/>
        </w:rPr>
        <w:t>的慕课进行</w:t>
      </w:r>
      <w:proofErr w:type="gramEnd"/>
      <w:r>
        <w:rPr>
          <w:rFonts w:hint="eastAsia"/>
        </w:rPr>
        <w:t>了系统全面的学习，在学习的过程中不仅仅是对理论知识的掌握更应该将重点放在知识的实践与应用上去。在掌握了相关知识后团队成员立即投入到了数据处理的环节中去，面对数以万记的检测数据，我们没有退缩而是脚踏实地的通过分工与相关软件的编辑去</w:t>
      </w:r>
      <w:proofErr w:type="gramStart"/>
      <w:r>
        <w:rPr>
          <w:rFonts w:hint="eastAsia"/>
        </w:rPr>
        <w:t>挨个的</w:t>
      </w:r>
      <w:proofErr w:type="gramEnd"/>
      <w:r>
        <w:rPr>
          <w:rFonts w:hint="eastAsia"/>
        </w:rPr>
        <w:t>将其进行准确的读取与分类。在完成了数据处理后对于相关程序的编写与调试也是困难重重，在葛老师的悉心指导下我们编辑出了几版神经网络，神经网络的搭建需要不断的进行完善，在团队的努力下我们的样本分析准确性也是从一开始的</w:t>
      </w:r>
      <w:r>
        <w:rPr>
          <w:rFonts w:hint="eastAsia"/>
        </w:rPr>
        <w:t>20%</w:t>
      </w:r>
      <w:r>
        <w:rPr>
          <w:rFonts w:hint="eastAsia"/>
        </w:rPr>
        <w:t>出头达到了</w:t>
      </w:r>
      <w:r>
        <w:rPr>
          <w:rFonts w:hint="eastAsia"/>
        </w:rPr>
        <w:t>90%</w:t>
      </w:r>
      <w:r>
        <w:rPr>
          <w:rFonts w:hint="eastAsia"/>
        </w:rPr>
        <w:t>左右。</w:t>
      </w:r>
    </w:p>
    <w:p w14:paraId="14758C5F" w14:textId="77777777" w:rsidR="00AC218F" w:rsidRDefault="00850CBA">
      <w:pPr>
        <w:spacing w:line="300" w:lineRule="auto"/>
        <w:ind w:firstLineChars="200" w:firstLine="420"/>
      </w:pPr>
      <w:r>
        <w:rPr>
          <w:rFonts w:hint="eastAsia"/>
        </w:rPr>
        <w:t>我们的团队在项目的进行中也是从最初的期待与信心十足到经历困难一头雾水再到最</w:t>
      </w:r>
      <w:r>
        <w:rPr>
          <w:rFonts w:hint="eastAsia"/>
        </w:rPr>
        <w:lastRenderedPageBreak/>
        <w:t>后的水到渠成，这次项目的</w:t>
      </w:r>
      <w:proofErr w:type="gramStart"/>
      <w:r>
        <w:rPr>
          <w:rFonts w:hint="eastAsia"/>
        </w:rPr>
        <w:t>锻炼让</w:t>
      </w:r>
      <w:proofErr w:type="gramEnd"/>
      <w:r>
        <w:rPr>
          <w:rFonts w:hint="eastAsia"/>
        </w:rPr>
        <w:t>我收获最大的主要有两个方面：一、深深体会到了团队合作与分工协作的重要性，众人拾柴火焰高就是一样的道理；二、提升了自身的创新意识与实践精神，没有人是天生就饱腹诗书，也没有人在任何领域所取得的成就是简单的，面对任何新的挑战与问题要大胆想，认真做就一定能有收获有进步；</w:t>
      </w:r>
    </w:p>
    <w:p w14:paraId="7C96D0DB" w14:textId="77777777" w:rsidR="00AC218F" w:rsidRDefault="00850CBA">
      <w:pPr>
        <w:spacing w:line="300" w:lineRule="auto"/>
        <w:ind w:firstLineChars="200" w:firstLine="420"/>
      </w:pPr>
      <w:r>
        <w:rPr>
          <w:rFonts w:hint="eastAsia"/>
        </w:rPr>
        <w:t>通过参与这为期一年的创新创业训练项目的锻炼，我深深感受到指导老师和团队合作的重要性和必要性，非常感谢卢志堂老师与</w:t>
      </w:r>
      <w:proofErr w:type="gramStart"/>
      <w:r>
        <w:rPr>
          <w:rFonts w:hint="eastAsia"/>
        </w:rPr>
        <w:t>葛粲</w:t>
      </w:r>
      <w:proofErr w:type="gramEnd"/>
      <w:r>
        <w:rPr>
          <w:rFonts w:hint="eastAsia"/>
        </w:rPr>
        <w:t>老师对我们团队的指导与培养，他们不计回报的付出让我们从中获得了锻炼和成长，提高了自身独立思考的能力与意识，培养了学习的毅力与面对困难的坚韧性，这次创新创业训练项目一定会使我终生受益，是我大学学习生活中难以忘却的宝贵经历。</w:t>
      </w:r>
    </w:p>
    <w:p w14:paraId="40D7522D" w14:textId="77777777" w:rsidR="00AC218F" w:rsidRDefault="00AC218F">
      <w:pPr>
        <w:spacing w:line="300" w:lineRule="auto"/>
        <w:ind w:firstLineChars="200" w:firstLine="420"/>
      </w:pPr>
    </w:p>
    <w:p w14:paraId="1F78627D" w14:textId="77777777" w:rsidR="00AC218F" w:rsidRDefault="00AC218F">
      <w:pPr>
        <w:spacing w:line="300" w:lineRule="auto"/>
        <w:ind w:firstLineChars="200" w:firstLine="420"/>
      </w:pPr>
    </w:p>
    <w:p w14:paraId="68671C97" w14:textId="77777777" w:rsidR="00AC218F" w:rsidRDefault="00AC218F">
      <w:pPr>
        <w:spacing w:line="300" w:lineRule="auto"/>
        <w:ind w:firstLineChars="200" w:firstLine="562"/>
        <w:rPr>
          <w:rFonts w:asciiTheme="majorEastAsia" w:eastAsiaTheme="majorEastAsia" w:hAnsiTheme="majorEastAsia"/>
          <w:b/>
          <w:bCs/>
          <w:sz w:val="28"/>
          <w:szCs w:val="28"/>
        </w:rPr>
      </w:pPr>
    </w:p>
    <w:p w14:paraId="56C0BC1F" w14:textId="77777777" w:rsidR="00AC218F" w:rsidRDefault="00850CBA">
      <w:pPr>
        <w:spacing w:line="300" w:lineRule="auto"/>
        <w:ind w:firstLineChars="200" w:firstLine="420"/>
        <w:jc w:val="center"/>
        <w:outlineLvl w:val="0"/>
      </w:pPr>
      <w:bookmarkStart w:id="670" w:name="_Toc24997"/>
      <w:bookmarkStart w:id="671" w:name="_Toc27905"/>
      <w:bookmarkStart w:id="672" w:name="_Toc11075"/>
      <w:bookmarkStart w:id="673" w:name="_Toc25838"/>
      <w:bookmarkStart w:id="674" w:name="_Toc9140"/>
      <w:bookmarkStart w:id="675" w:name="_Toc32541"/>
      <w:bookmarkStart w:id="676" w:name="_Toc32167"/>
      <w:bookmarkStart w:id="677" w:name="_Toc4921"/>
      <w:bookmarkStart w:id="678" w:name="_Toc10063"/>
      <w:bookmarkStart w:id="679" w:name="_Toc18914"/>
      <w:bookmarkStart w:id="680" w:name="_Toc69297941"/>
      <w:r>
        <w:rPr>
          <w:rFonts w:hint="eastAsia"/>
        </w:rPr>
        <w:t>个人总结</w:t>
      </w:r>
      <w:bookmarkEnd w:id="670"/>
      <w:bookmarkEnd w:id="671"/>
      <w:bookmarkEnd w:id="672"/>
      <w:bookmarkEnd w:id="673"/>
      <w:bookmarkEnd w:id="674"/>
      <w:bookmarkEnd w:id="675"/>
      <w:bookmarkEnd w:id="676"/>
      <w:bookmarkEnd w:id="677"/>
      <w:bookmarkEnd w:id="678"/>
      <w:bookmarkEnd w:id="679"/>
      <w:bookmarkEnd w:id="680"/>
    </w:p>
    <w:p w14:paraId="3AFDE759" w14:textId="77777777" w:rsidR="00AC218F" w:rsidRDefault="00850CBA">
      <w:pPr>
        <w:spacing w:line="300" w:lineRule="auto"/>
        <w:ind w:firstLineChars="200" w:firstLine="420"/>
        <w:jc w:val="right"/>
      </w:pPr>
      <w:r>
        <w:rPr>
          <w:rFonts w:hint="eastAsia"/>
        </w:rPr>
        <w:t xml:space="preserve">             </w:t>
      </w:r>
      <w:r>
        <w:rPr>
          <w:rFonts w:hint="eastAsia"/>
        </w:rPr>
        <w:t>——杨明</w:t>
      </w:r>
    </w:p>
    <w:p w14:paraId="39A1255D" w14:textId="77777777" w:rsidR="00AC218F" w:rsidRDefault="00850CBA">
      <w:pPr>
        <w:spacing w:line="300" w:lineRule="auto"/>
        <w:ind w:firstLineChars="200" w:firstLine="420"/>
        <w:jc w:val="left"/>
      </w:pPr>
      <w:r>
        <w:rPr>
          <w:rFonts w:hint="eastAsia"/>
        </w:rPr>
        <w:t xml:space="preserve"> </w:t>
      </w:r>
      <w:r>
        <w:rPr>
          <w:rFonts w:hint="eastAsia"/>
        </w:rPr>
        <w:t>自大学生创新创业项目立项以来，已经过去一年多的时间，在这期间我们觉得遇到很多难题，也收获很多感动与成就感。回想过去最开始参加研究项目过程，从开始的课题思考到申请立项撰写项目申请书，到查阅相关文献资料，确定研究目的和寻找创新点，并制定详细的实施方案和步骤。立项以来，小组成员和老师都对项目投入了极大的热情。我们在指导老师的引领下，端正研究态度</w:t>
      </w:r>
      <w:r>
        <w:rPr>
          <w:rFonts w:hint="eastAsia"/>
        </w:rPr>
        <w:t>,</w:t>
      </w:r>
      <w:r>
        <w:rPr>
          <w:rFonts w:hint="eastAsia"/>
        </w:rPr>
        <w:t>积极调整与完善研究计划，在研究主题确定、研究问题落实、研究方法设计、数据分析、神经网络搭建等主要环节上都投入了大量的时间、精力与热情，师生之间保持了良好的沟通机制，经常就相关问题进行</w:t>
      </w:r>
      <w:proofErr w:type="gramStart"/>
      <w:r>
        <w:rPr>
          <w:rFonts w:hint="eastAsia"/>
        </w:rPr>
        <w:t>广深入</w:t>
      </w:r>
      <w:proofErr w:type="gramEnd"/>
      <w:r>
        <w:rPr>
          <w:rFonts w:hint="eastAsia"/>
        </w:rPr>
        <w:t>的探讨。</w:t>
      </w:r>
      <w:proofErr w:type="gramStart"/>
      <w:r>
        <w:rPr>
          <w:rFonts w:hint="eastAsia"/>
        </w:rPr>
        <w:t>一</w:t>
      </w:r>
      <w:proofErr w:type="gramEnd"/>
      <w:r>
        <w:rPr>
          <w:rFonts w:hint="eastAsia"/>
        </w:rPr>
        <w:t>步步走来，这其中的辛苦和考验只有经历过的人才会明白其中的意义，其中的经验和成长也只有经历过的人才会分享和拥有。这是一次难得的经历，一次让我们得到锻炼和成长的经历。</w:t>
      </w:r>
    </w:p>
    <w:p w14:paraId="76232711" w14:textId="77777777" w:rsidR="00AC218F" w:rsidRDefault="00850CBA">
      <w:pPr>
        <w:spacing w:line="300" w:lineRule="auto"/>
        <w:ind w:firstLineChars="200" w:firstLine="420"/>
        <w:jc w:val="left"/>
      </w:pPr>
      <w:r>
        <w:rPr>
          <w:rFonts w:hint="eastAsia"/>
        </w:rPr>
        <w:t>过去一年里，从刚开始不了解</w:t>
      </w:r>
      <w:proofErr w:type="spellStart"/>
      <w:r>
        <w:rPr>
          <w:rFonts w:hint="eastAsia"/>
        </w:rPr>
        <w:t>matlab</w:t>
      </w:r>
      <w:proofErr w:type="spellEnd"/>
      <w:r>
        <w:rPr>
          <w:rFonts w:hint="eastAsia"/>
        </w:rPr>
        <w:t>和</w:t>
      </w:r>
      <w:r>
        <w:rPr>
          <w:rFonts w:hint="eastAsia"/>
        </w:rPr>
        <w:t>flac</w:t>
      </w:r>
      <w:r>
        <w:t>3</w:t>
      </w:r>
      <w:r>
        <w:rPr>
          <w:rFonts w:hint="eastAsia"/>
        </w:rPr>
        <w:t>D</w:t>
      </w:r>
      <w:r>
        <w:rPr>
          <w:rFonts w:hint="eastAsia"/>
        </w:rPr>
        <w:t>的知识、如何对桩基的低应变反射波数据进行分析，到我们独立查阅文献，自主分析数据，构思模型并编写代码。搭建神经网络和进行</w:t>
      </w:r>
      <w:r>
        <w:rPr>
          <w:rFonts w:hint="eastAsia"/>
        </w:rPr>
        <w:t>flac</w:t>
      </w:r>
      <w:r>
        <w:t>3</w:t>
      </w:r>
      <w:r>
        <w:rPr>
          <w:rFonts w:hint="eastAsia"/>
        </w:rPr>
        <w:t>D</w:t>
      </w:r>
      <w:r>
        <w:rPr>
          <w:rFonts w:hint="eastAsia"/>
        </w:rPr>
        <w:t>内置建模并动力分析使我们每个人科研能力得到了提升。立项之初，我们积极查阅了大量相关资料，并购买了深度学习的教材，学习了</w:t>
      </w:r>
      <w:proofErr w:type="spellStart"/>
      <w:r>
        <w:rPr>
          <w:rFonts w:hint="eastAsia"/>
        </w:rPr>
        <w:t>matlab</w:t>
      </w:r>
      <w:proofErr w:type="spellEnd"/>
      <w:r>
        <w:rPr>
          <w:rFonts w:hint="eastAsia"/>
        </w:rPr>
        <w:t>的基本知识和神经网络的运行原理。除此之外我们弄明白了缺陷桩与完整桩基的低应变反射波的区别和各种缺陷对波形的影响。在对上万条数据进行分类标定的时候，我们边学习边思考，当遇到难以辨别的波形图，小组成员们就共同讨论如何对其进行分类并探讨导致波形异常的原因，实在弄不明白再向老师提问，这样虽然很忙碌但培养了我们组内沟通协作的能力，合作讨论的方也让我们良好地完成了数据标定。</w:t>
      </w:r>
    </w:p>
    <w:p w14:paraId="3D9E9F8D" w14:textId="77777777" w:rsidR="00AC218F" w:rsidRDefault="00850CBA">
      <w:pPr>
        <w:spacing w:line="300" w:lineRule="auto"/>
        <w:ind w:firstLineChars="200" w:firstLine="420"/>
        <w:jc w:val="left"/>
      </w:pPr>
      <w:r>
        <w:rPr>
          <w:rFonts w:hint="eastAsia"/>
        </w:rPr>
        <w:t>在完成数据标定之后，我们参照教材搭建了一套</w:t>
      </w:r>
      <w:proofErr w:type="gramStart"/>
      <w:r>
        <w:rPr>
          <w:rFonts w:hint="eastAsia"/>
        </w:rPr>
        <w:t>卷积神经网络卷积神经网络</w:t>
      </w:r>
      <w:proofErr w:type="gramEnd"/>
      <w:r>
        <w:rPr>
          <w:rFonts w:hint="eastAsia"/>
        </w:rPr>
        <w:t>，它可以用来处理数字图像信息。后来在与老师们商量和讨论过后并在葛老师的帮助下完成了一套</w:t>
      </w:r>
      <w:r>
        <w:rPr>
          <w:rFonts w:hint="eastAsia"/>
        </w:rPr>
        <w:t>LSTM</w:t>
      </w:r>
      <w:r>
        <w:rPr>
          <w:rFonts w:hint="eastAsia"/>
        </w:rPr>
        <w:t>神经网络。刚开始由于数据样本偏差过大导致神经网络的训练效果不理想，后来我们</w:t>
      </w:r>
      <w:r>
        <w:rPr>
          <w:rFonts w:hint="eastAsia"/>
        </w:rPr>
        <w:lastRenderedPageBreak/>
        <w:t>分析了原因，发现管桩的低应变反射波曲线与实心桩的反射波曲线存在差异。之后我们重新制定了分类规则，再对原先处理好的数据进行一次分类。此外我们与擅长</w:t>
      </w:r>
      <w:proofErr w:type="spellStart"/>
      <w:r>
        <w:rPr>
          <w:rFonts w:hint="eastAsia"/>
        </w:rPr>
        <w:t>matlab</w:t>
      </w:r>
      <w:proofErr w:type="spellEnd"/>
      <w:r>
        <w:rPr>
          <w:rFonts w:hint="eastAsia"/>
        </w:rPr>
        <w:t>的</w:t>
      </w:r>
      <w:proofErr w:type="gramStart"/>
      <w:r>
        <w:rPr>
          <w:rFonts w:hint="eastAsia"/>
        </w:rPr>
        <w:t>葛</w:t>
      </w:r>
      <w:proofErr w:type="gramEnd"/>
      <w:r>
        <w:rPr>
          <w:rFonts w:hint="eastAsia"/>
        </w:rPr>
        <w:t>导师进行了商量与研究，最终重新做出一套可用于波形图像自动分类的程序。它将单道数据提取出来训练，这样每条样本可裂变成</w:t>
      </w:r>
      <w:r>
        <w:rPr>
          <w:rFonts w:hint="eastAsia"/>
        </w:rPr>
        <w:t>3</w:t>
      </w:r>
      <w:r>
        <w:rPr>
          <w:rFonts w:hint="eastAsia"/>
        </w:rPr>
        <w:t>到</w:t>
      </w:r>
      <w:r>
        <w:rPr>
          <w:rFonts w:hint="eastAsia"/>
        </w:rPr>
        <w:t>4</w:t>
      </w:r>
      <w:r>
        <w:rPr>
          <w:rFonts w:hint="eastAsia"/>
        </w:rPr>
        <w:t>条数据。对每类标签的数据都抽取</w:t>
      </w:r>
      <w:r>
        <w:t>5400</w:t>
      </w:r>
      <w:r>
        <w:rPr>
          <w:rFonts w:hint="eastAsia"/>
        </w:rPr>
        <w:t>道进行训练，以避免样本不均匀带来的偏差。再经过神经网络训练后，最终训练集准确性达到</w:t>
      </w:r>
      <w:r>
        <w:rPr>
          <w:rFonts w:hint="eastAsia"/>
        </w:rPr>
        <w:t>8</w:t>
      </w:r>
      <w:r>
        <w:t>6%</w:t>
      </w:r>
      <w:r>
        <w:rPr>
          <w:rFonts w:hint="eastAsia"/>
        </w:rPr>
        <w:t>验证集准确性达到</w:t>
      </w:r>
      <w:r>
        <w:rPr>
          <w:rFonts w:hint="eastAsia"/>
        </w:rPr>
        <w:t>8</w:t>
      </w:r>
      <w:r>
        <w:t>8.8%</w:t>
      </w:r>
      <w:r>
        <w:rPr>
          <w:rFonts w:hint="eastAsia"/>
        </w:rPr>
        <w:t>，效果良好。在这个过程中让我印象最深的就是在第一次训练神经网络模型之后效果不理想，我们推测是样本偏差太大造成的，但后来又发现我们的波形数据大多数是管桩的，就必须得按照新的判别标准来分类。发现问题的原因给我们柳暗花明又一村的感觉，并在与葛老师交流过后，做出一套可用于桩基自动分类的程序。在对每一行代码都深入分析习过后，自己的编程代码能力也得到提升。</w:t>
      </w:r>
    </w:p>
    <w:p w14:paraId="095BBF1D" w14:textId="77777777" w:rsidR="00AC218F" w:rsidRDefault="00850CBA">
      <w:pPr>
        <w:spacing w:line="300" w:lineRule="auto"/>
        <w:ind w:firstLineChars="200" w:firstLine="420"/>
        <w:jc w:val="left"/>
      </w:pPr>
      <w:r>
        <w:rPr>
          <w:rFonts w:hint="eastAsia"/>
        </w:rPr>
        <w:t>项目取得成果离不开大家的努力付出，更离不开卢志堂导师和</w:t>
      </w:r>
      <w:proofErr w:type="gramStart"/>
      <w:r>
        <w:rPr>
          <w:rFonts w:hint="eastAsia"/>
        </w:rPr>
        <w:t>葛粲</w:t>
      </w:r>
      <w:proofErr w:type="gramEnd"/>
      <w:r>
        <w:rPr>
          <w:rFonts w:hint="eastAsia"/>
        </w:rPr>
        <w:t>导师的指导与帮助。同时，我的综合能力得到了极大的提升。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众人拾柴火焰高这句话是有道理的。团队合作中需要我们成员间的不断磨合，学会倾听大家的意见和分享你的看法，做到尊重你得每一个组员，开心地交流与合作。开始我们都在自己忙自己的，每个人都有自己的想法，但又没有及时说出来，一点也没有团队合作的氛围。直到一段时间后，我们开会讨论交流才发现我们前段时间都在各忙各的，都没有办法交流到一起，整个项目也是毫无进展。这时我们才意识到我们的团队合作，人员分配方面出了问题。所以我们及时调整，做到及时交流，每一个人有想法都可以及时的提出来我们大家一起讨论交流，这样做之后，真的事半功倍，并且在</w:t>
      </w:r>
      <w:proofErr w:type="gramStart"/>
      <w:r>
        <w:rPr>
          <w:rFonts w:hint="eastAsia"/>
        </w:rPr>
        <w:t>做项目</w:t>
      </w:r>
      <w:proofErr w:type="gramEnd"/>
      <w:r>
        <w:rPr>
          <w:rFonts w:hint="eastAsia"/>
        </w:rPr>
        <w:t>的过程中也感到很开心很快乐。在项目研究过程中，我深深感受到团队合作的重要性和必要性，同时也学到了很多东西，在一定程度上提高了自己的学习和创新能力。很感谢这个项目给我的锻炼与成长的机会。</w:t>
      </w:r>
    </w:p>
    <w:p w14:paraId="1FBF7BAD" w14:textId="77777777" w:rsidR="00AC218F" w:rsidRDefault="00850CBA">
      <w:pPr>
        <w:spacing w:line="300" w:lineRule="auto"/>
        <w:ind w:firstLineChars="200" w:firstLine="420"/>
        <w:jc w:val="left"/>
      </w:pPr>
      <w:r>
        <w:rPr>
          <w:rFonts w:hint="eastAsia"/>
        </w:rPr>
        <w:t>经过这次创新项目的实践，我收获颇丰，对“深度学习</w:t>
      </w:r>
      <w:r>
        <w:t>”</w:t>
      </w:r>
      <w:r>
        <w:rPr>
          <w:rFonts w:hint="eastAsia"/>
        </w:rPr>
        <w:t>这一概念有了更深入的理解，自己对</w:t>
      </w:r>
      <w:proofErr w:type="spellStart"/>
      <w:r>
        <w:rPr>
          <w:rFonts w:hint="eastAsia"/>
        </w:rPr>
        <w:t>matlab</w:t>
      </w:r>
      <w:proofErr w:type="spellEnd"/>
      <w:r>
        <w:rPr>
          <w:rFonts w:hint="eastAsia"/>
        </w:rPr>
        <w:t>和</w:t>
      </w:r>
      <w:r>
        <w:rPr>
          <w:rFonts w:hint="eastAsia"/>
        </w:rPr>
        <w:t>flac</w:t>
      </w:r>
      <w:r>
        <w:t>3</w:t>
      </w:r>
      <w:r>
        <w:rPr>
          <w:rFonts w:hint="eastAsia"/>
        </w:rPr>
        <w:t>D</w:t>
      </w:r>
      <w:r>
        <w:rPr>
          <w:rFonts w:hint="eastAsia"/>
        </w:rPr>
        <w:t>的编程能力都有所提升。对于创新这个概念我也有了更深入的理解，创新点可以从很多方面着手，不一定要很高深很前沿的东西，我们首先要明确一个方向和目标，方向和目标是贯穿整个项目的核心，只要方向明确，围绕这个方向进行下去才可能有结果。路漫漫其修远兮，吾将上下而求索，在“深度学习”这一知识领域里面还有很多知识等待我们去探索，我也将继续保持对</w:t>
      </w:r>
      <w:proofErr w:type="spellStart"/>
      <w:r>
        <w:rPr>
          <w:rFonts w:hint="eastAsia"/>
        </w:rPr>
        <w:t>matlab</w:t>
      </w:r>
      <w:proofErr w:type="spellEnd"/>
      <w:r>
        <w:rPr>
          <w:rFonts w:hint="eastAsia"/>
        </w:rPr>
        <w:t>知识的学习，向老师们交流提问，不断提高自己的编写代码能力，将来与自己的专业知识结合起来，发挥更大的作用。在这里我真诚的感谢指导老师，感谢团队，感谢学校。在这里我们每个人都不计回报的付出，结束之时我们每个人都有了不同的提高，共同的学习目标培养了我们的团队精神</w:t>
      </w:r>
      <w:r>
        <w:rPr>
          <w:rFonts w:hint="eastAsia"/>
        </w:rPr>
        <w:t>;</w:t>
      </w:r>
      <w:r>
        <w:rPr>
          <w:rFonts w:hint="eastAsia"/>
        </w:rPr>
        <w:t>学习的毅力铸就了我们执行的坚韧性，争取将来能在更大的舞台发挥才干。</w:t>
      </w:r>
    </w:p>
    <w:p w14:paraId="0FF861E9" w14:textId="226F2CA3" w:rsidR="00AC218F" w:rsidRDefault="00AC218F">
      <w:pPr>
        <w:spacing w:line="300" w:lineRule="auto"/>
        <w:ind w:firstLineChars="200" w:firstLine="420"/>
      </w:pPr>
    </w:p>
    <w:p w14:paraId="70D3D2A3" w14:textId="0944B8D8" w:rsidR="00A85F03" w:rsidRDefault="00A85F03">
      <w:pPr>
        <w:spacing w:line="300" w:lineRule="auto"/>
        <w:ind w:firstLineChars="200" w:firstLine="420"/>
        <w:rPr>
          <w:rFonts w:hint="eastAsia"/>
        </w:rPr>
      </w:pPr>
    </w:p>
    <w:p w14:paraId="5F4D31BA" w14:textId="0E8ACDCD" w:rsidR="009814E9" w:rsidRDefault="00A85F03" w:rsidP="009814E9">
      <w:pPr>
        <w:pStyle w:val="1"/>
        <w:jc w:val="center"/>
      </w:pPr>
      <w:bookmarkStart w:id="681" w:name="_Toc69297942"/>
      <w:r w:rsidRPr="009814E9">
        <w:rPr>
          <w:rFonts w:hint="eastAsia"/>
        </w:rPr>
        <w:lastRenderedPageBreak/>
        <w:t>第四章</w:t>
      </w:r>
      <w:r w:rsidRPr="009814E9">
        <w:rPr>
          <w:rFonts w:hint="eastAsia"/>
        </w:rPr>
        <w:t xml:space="preserve"> </w:t>
      </w:r>
      <w:r w:rsidRPr="009814E9">
        <w:rPr>
          <w:rFonts w:hint="eastAsia"/>
        </w:rPr>
        <w:t>论文</w:t>
      </w:r>
      <w:bookmarkEnd w:id="681"/>
    </w:p>
    <w:p w14:paraId="7E05E698" w14:textId="77777777" w:rsidR="009814E9" w:rsidRPr="009814E9" w:rsidRDefault="009814E9" w:rsidP="009814E9">
      <w:pPr>
        <w:spacing w:line="300" w:lineRule="auto"/>
        <w:ind w:firstLineChars="200" w:firstLine="600"/>
        <w:jc w:val="center"/>
        <w:outlineLvl w:val="0"/>
        <w:rPr>
          <w:rFonts w:ascii="黑体" w:eastAsia="黑体" w:hAnsi="黑体" w:hint="eastAsia"/>
          <w:sz w:val="30"/>
          <w:szCs w:val="30"/>
        </w:rPr>
      </w:pPr>
    </w:p>
    <w:p w14:paraId="4A1E85A6" w14:textId="77777777" w:rsidR="005F028B" w:rsidRPr="007B0DBB" w:rsidRDefault="005F028B" w:rsidP="005F028B">
      <w:bookmarkStart w:id="682" w:name="_Hlk68970583"/>
      <w:bookmarkEnd w:id="682"/>
      <w:r w:rsidRPr="00042DDD">
        <w:rPr>
          <w:rFonts w:ascii="黑体" w:eastAsia="黑体" w:hAnsi="黑体" w:hint="eastAsia"/>
          <w:sz w:val="44"/>
          <w:szCs w:val="44"/>
        </w:rPr>
        <w:t>基于人工神经网络的</w:t>
      </w:r>
      <w:proofErr w:type="gramStart"/>
      <w:r w:rsidRPr="00042DDD">
        <w:rPr>
          <w:rFonts w:ascii="黑体" w:eastAsia="黑体" w:hAnsi="黑体" w:hint="eastAsia"/>
          <w:sz w:val="44"/>
          <w:szCs w:val="44"/>
        </w:rPr>
        <w:t>基桩低应变</w:t>
      </w:r>
      <w:proofErr w:type="gramEnd"/>
      <w:r w:rsidRPr="00042DDD">
        <w:rPr>
          <w:rFonts w:ascii="黑体" w:eastAsia="黑体" w:hAnsi="黑体" w:hint="eastAsia"/>
          <w:sz w:val="44"/>
          <w:szCs w:val="44"/>
        </w:rPr>
        <w:t>智能检测</w:t>
      </w:r>
    </w:p>
    <w:p w14:paraId="0FFA1A22" w14:textId="77777777" w:rsidR="005F028B" w:rsidRPr="006369CB" w:rsidRDefault="005F028B" w:rsidP="005F028B">
      <w:pPr>
        <w:pStyle w:val="ab"/>
        <w:rPr>
          <w:rFonts w:ascii="楷体" w:eastAsia="楷体" w:hAnsi="楷体"/>
          <w:b w:val="0"/>
          <w:bCs w:val="0"/>
          <w:sz w:val="28"/>
          <w:szCs w:val="28"/>
          <w:vertAlign w:val="superscript"/>
        </w:rPr>
      </w:pPr>
      <w:bookmarkStart w:id="683" w:name="_Toc69297943"/>
      <w:r>
        <w:rPr>
          <w:rFonts w:ascii="楷体" w:eastAsia="楷体" w:hAnsi="楷体" w:hint="eastAsia"/>
          <w:b w:val="0"/>
          <w:bCs w:val="0"/>
          <w:sz w:val="28"/>
          <w:szCs w:val="28"/>
        </w:rPr>
        <w:t>吴思旻</w:t>
      </w:r>
      <w:r>
        <w:rPr>
          <w:rFonts w:ascii="楷体" w:eastAsia="楷体" w:hAnsi="楷体" w:hint="eastAsia"/>
          <w:b w:val="0"/>
          <w:bCs w:val="0"/>
          <w:sz w:val="28"/>
          <w:szCs w:val="28"/>
          <w:vertAlign w:val="superscript"/>
        </w:rPr>
        <w:t>1</w:t>
      </w:r>
      <w:r w:rsidRPr="00ED3173">
        <w:rPr>
          <w:rFonts w:ascii="楷体" w:eastAsia="楷体" w:hAnsi="楷体"/>
          <w:b w:val="0"/>
          <w:bCs w:val="0"/>
          <w:sz w:val="28"/>
          <w:szCs w:val="28"/>
        </w:rPr>
        <w:t>,</w:t>
      </w:r>
      <w:r>
        <w:rPr>
          <w:rFonts w:ascii="楷体" w:eastAsia="楷体" w:hAnsi="楷体" w:hint="eastAsia"/>
          <w:b w:val="0"/>
          <w:bCs w:val="0"/>
          <w:sz w:val="28"/>
          <w:szCs w:val="28"/>
        </w:rPr>
        <w:t>高腾飞</w:t>
      </w:r>
      <w:r>
        <w:rPr>
          <w:rFonts w:ascii="楷体" w:eastAsia="楷体" w:hAnsi="楷体" w:hint="eastAsia"/>
          <w:b w:val="0"/>
          <w:bCs w:val="0"/>
          <w:sz w:val="28"/>
          <w:szCs w:val="28"/>
          <w:vertAlign w:val="superscript"/>
        </w:rPr>
        <w:t>2</w:t>
      </w:r>
      <w:r w:rsidRPr="00ED3173">
        <w:rPr>
          <w:rFonts w:ascii="楷体" w:eastAsia="楷体" w:hAnsi="楷体"/>
          <w:b w:val="0"/>
          <w:bCs w:val="0"/>
          <w:sz w:val="28"/>
          <w:szCs w:val="28"/>
        </w:rPr>
        <w:t>,</w:t>
      </w:r>
      <w:r>
        <w:rPr>
          <w:rFonts w:ascii="楷体" w:eastAsia="楷体" w:hAnsi="楷体" w:hint="eastAsia"/>
          <w:b w:val="0"/>
          <w:bCs w:val="0"/>
          <w:sz w:val="28"/>
          <w:szCs w:val="28"/>
        </w:rPr>
        <w:t>杨明</w:t>
      </w:r>
      <w:r>
        <w:rPr>
          <w:rFonts w:ascii="楷体" w:eastAsia="楷体" w:hAnsi="楷体" w:hint="eastAsia"/>
          <w:b w:val="0"/>
          <w:bCs w:val="0"/>
          <w:sz w:val="28"/>
          <w:szCs w:val="28"/>
          <w:vertAlign w:val="superscript"/>
        </w:rPr>
        <w:t>1</w:t>
      </w:r>
      <w:r w:rsidRPr="00ED3173">
        <w:rPr>
          <w:rFonts w:ascii="楷体" w:eastAsia="楷体" w:hAnsi="楷体"/>
          <w:b w:val="0"/>
          <w:bCs w:val="0"/>
          <w:sz w:val="28"/>
          <w:szCs w:val="28"/>
        </w:rPr>
        <w:t>,</w:t>
      </w:r>
      <w:r>
        <w:rPr>
          <w:rFonts w:ascii="楷体" w:eastAsia="楷体" w:hAnsi="楷体" w:hint="eastAsia"/>
          <w:b w:val="0"/>
          <w:bCs w:val="0"/>
          <w:sz w:val="28"/>
          <w:szCs w:val="28"/>
        </w:rPr>
        <w:t>娄西宇</w:t>
      </w:r>
      <w:r>
        <w:rPr>
          <w:rFonts w:ascii="楷体" w:eastAsia="楷体" w:hAnsi="楷体" w:hint="eastAsia"/>
          <w:b w:val="0"/>
          <w:bCs w:val="0"/>
          <w:sz w:val="28"/>
          <w:szCs w:val="28"/>
          <w:vertAlign w:val="superscript"/>
        </w:rPr>
        <w:t>2</w:t>
      </w:r>
      <w:r>
        <w:rPr>
          <w:rFonts w:ascii="楷体" w:eastAsia="楷体" w:hAnsi="楷体" w:hint="eastAsia"/>
          <w:b w:val="0"/>
          <w:bCs w:val="0"/>
          <w:sz w:val="28"/>
          <w:szCs w:val="28"/>
        </w:rPr>
        <w:t>，</w:t>
      </w:r>
      <w:proofErr w:type="gramStart"/>
      <w:r>
        <w:rPr>
          <w:rFonts w:ascii="楷体" w:eastAsia="楷体" w:hAnsi="楷体" w:hint="eastAsia"/>
          <w:b w:val="0"/>
          <w:bCs w:val="0"/>
          <w:sz w:val="28"/>
          <w:szCs w:val="28"/>
        </w:rPr>
        <w:t>陈滋泉</w:t>
      </w:r>
      <w:proofErr w:type="gramEnd"/>
      <w:r>
        <w:rPr>
          <w:rFonts w:ascii="楷体" w:eastAsia="楷体" w:hAnsi="楷体" w:hint="eastAsia"/>
          <w:b w:val="0"/>
          <w:bCs w:val="0"/>
          <w:sz w:val="28"/>
          <w:szCs w:val="28"/>
          <w:vertAlign w:val="superscript"/>
        </w:rPr>
        <w:t>1</w:t>
      </w:r>
      <w:r>
        <w:rPr>
          <w:rFonts w:ascii="楷体" w:eastAsia="楷体" w:hAnsi="楷体" w:hint="eastAsia"/>
          <w:b w:val="0"/>
          <w:bCs w:val="0"/>
          <w:sz w:val="28"/>
          <w:szCs w:val="28"/>
        </w:rPr>
        <w:t>，</w:t>
      </w:r>
      <w:proofErr w:type="gramStart"/>
      <w:r>
        <w:rPr>
          <w:rFonts w:ascii="楷体" w:eastAsia="楷体" w:hAnsi="楷体" w:hint="eastAsia"/>
          <w:b w:val="0"/>
          <w:bCs w:val="0"/>
          <w:sz w:val="28"/>
          <w:szCs w:val="28"/>
        </w:rPr>
        <w:t>葛粲</w:t>
      </w:r>
      <w:proofErr w:type="gramEnd"/>
      <w:r>
        <w:rPr>
          <w:rFonts w:ascii="楷体" w:eastAsia="楷体" w:hAnsi="楷体" w:hint="eastAsia"/>
          <w:b w:val="0"/>
          <w:bCs w:val="0"/>
          <w:sz w:val="28"/>
          <w:szCs w:val="28"/>
          <w:vertAlign w:val="superscript"/>
        </w:rPr>
        <w:t>1</w:t>
      </w:r>
      <w:r>
        <w:rPr>
          <w:rFonts w:ascii="楷体" w:eastAsia="楷体" w:hAnsi="楷体" w:hint="eastAsia"/>
          <w:b w:val="0"/>
          <w:bCs w:val="0"/>
          <w:sz w:val="28"/>
          <w:szCs w:val="28"/>
        </w:rPr>
        <w:t>，卢志堂</w:t>
      </w:r>
      <w:r>
        <w:rPr>
          <w:rFonts w:ascii="楷体" w:eastAsia="楷体" w:hAnsi="楷体" w:hint="eastAsia"/>
          <w:b w:val="0"/>
          <w:bCs w:val="0"/>
          <w:sz w:val="28"/>
          <w:szCs w:val="28"/>
          <w:vertAlign w:val="superscript"/>
        </w:rPr>
        <w:t>1</w:t>
      </w:r>
      <w:bookmarkEnd w:id="683"/>
    </w:p>
    <w:p w14:paraId="08C94240" w14:textId="77777777" w:rsidR="005F028B" w:rsidRPr="00EC7433" w:rsidRDefault="005F028B" w:rsidP="005F028B">
      <w:pPr>
        <w:ind w:firstLineChars="100" w:firstLine="150"/>
        <w:jc w:val="center"/>
        <w:rPr>
          <w:rFonts w:ascii="宋体" w:hAnsi="宋体" w:cs="华文细黑"/>
          <w:sz w:val="24"/>
        </w:rPr>
      </w:pPr>
      <w:r w:rsidRPr="00EC7433">
        <w:rPr>
          <w:rFonts w:ascii="Calibri" w:hAnsi="Calibri" w:hint="eastAsia"/>
          <w:sz w:val="15"/>
        </w:rPr>
        <w:t>（</w:t>
      </w:r>
      <w:r w:rsidRPr="00EC7433">
        <w:rPr>
          <w:rFonts w:ascii="Calibri" w:hAnsi="Calibri"/>
          <w:sz w:val="15"/>
        </w:rPr>
        <w:t>1.</w:t>
      </w:r>
      <w:r w:rsidRPr="00EC7433">
        <w:rPr>
          <w:rFonts w:ascii="Calibri" w:hAnsi="Calibri" w:hint="eastAsia"/>
          <w:sz w:val="15"/>
        </w:rPr>
        <w:t>合肥工业大学</w:t>
      </w:r>
      <w:r w:rsidRPr="00EC7433">
        <w:rPr>
          <w:rFonts w:ascii="Calibri" w:hAnsi="Calibri"/>
          <w:sz w:val="15"/>
        </w:rPr>
        <w:t xml:space="preserve"> </w:t>
      </w:r>
      <w:r w:rsidRPr="00EC7433">
        <w:rPr>
          <w:rFonts w:ascii="Calibri" w:hAnsi="Calibri" w:hint="eastAsia"/>
          <w:sz w:val="15"/>
        </w:rPr>
        <w:t>资源与环境工程学院，安徽</w:t>
      </w:r>
      <w:r w:rsidRPr="00EC7433">
        <w:rPr>
          <w:rFonts w:ascii="Calibri" w:hAnsi="Calibri"/>
          <w:sz w:val="15"/>
        </w:rPr>
        <w:t xml:space="preserve"> </w:t>
      </w:r>
      <w:r w:rsidRPr="00EC7433">
        <w:rPr>
          <w:rFonts w:ascii="Calibri" w:hAnsi="Calibri" w:hint="eastAsia"/>
          <w:sz w:val="15"/>
        </w:rPr>
        <w:t>合肥</w:t>
      </w:r>
      <w:r w:rsidRPr="00EC7433">
        <w:rPr>
          <w:rFonts w:ascii="Calibri" w:hAnsi="Calibri"/>
          <w:sz w:val="15"/>
        </w:rPr>
        <w:t xml:space="preserve">  </w:t>
      </w:r>
      <w:r>
        <w:rPr>
          <w:sz w:val="15"/>
        </w:rPr>
        <w:t>XXXXXX</w:t>
      </w:r>
      <w:r w:rsidRPr="00EC7433">
        <w:rPr>
          <w:rFonts w:ascii="Calibri" w:hAnsi="Calibri" w:hint="eastAsia"/>
          <w:sz w:val="15"/>
        </w:rPr>
        <w:t>）</w:t>
      </w:r>
    </w:p>
    <w:p w14:paraId="2BFF580F" w14:textId="77777777" w:rsidR="005F028B" w:rsidRDefault="005F028B" w:rsidP="005F028B">
      <w:pPr>
        <w:snapToGrid w:val="0"/>
        <w:rPr>
          <w:rFonts w:ascii="楷体" w:eastAsia="楷体" w:hAnsi="楷体" w:cs="华文细黑"/>
          <w:szCs w:val="21"/>
        </w:rPr>
      </w:pPr>
      <w:r w:rsidRPr="005179FF">
        <w:rPr>
          <w:rFonts w:ascii="楷体" w:eastAsia="楷体" w:hAnsi="楷体" w:cs="华文细黑"/>
          <w:b/>
          <w:szCs w:val="21"/>
        </w:rPr>
        <w:t>摘</w:t>
      </w:r>
      <w:r w:rsidRPr="005179FF">
        <w:rPr>
          <w:rFonts w:ascii="楷体" w:eastAsia="楷体" w:hAnsi="楷体" w:cs="华文细黑" w:hint="eastAsia"/>
          <w:b/>
          <w:szCs w:val="21"/>
        </w:rPr>
        <w:t xml:space="preserve">  </w:t>
      </w:r>
      <w:r w:rsidRPr="005179FF">
        <w:rPr>
          <w:rFonts w:ascii="楷体" w:eastAsia="楷体" w:hAnsi="楷体" w:cs="华文细黑"/>
          <w:b/>
          <w:szCs w:val="21"/>
        </w:rPr>
        <w:t>要</w:t>
      </w:r>
      <w:r w:rsidRPr="005179FF">
        <w:rPr>
          <w:rFonts w:ascii="楷体" w:eastAsia="楷体" w:hAnsi="楷体" w:cs="华文细黑" w:hint="eastAsia"/>
          <w:b/>
          <w:szCs w:val="21"/>
        </w:rPr>
        <w:t>：</w:t>
      </w:r>
      <w:r>
        <w:rPr>
          <w:rFonts w:ascii="楷体" w:eastAsia="楷体" w:hAnsi="楷体" w:cs="华文细黑" w:hint="eastAsia"/>
          <w:b/>
          <w:szCs w:val="21"/>
        </w:rPr>
        <w:t xml:space="preserve"> </w:t>
      </w:r>
      <w:r w:rsidRPr="00C32AC7">
        <w:rPr>
          <w:rFonts w:ascii="楷体" w:eastAsia="楷体" w:hAnsi="楷体" w:cs="华文细黑" w:hint="eastAsia"/>
          <w:bCs/>
          <w:szCs w:val="21"/>
        </w:rPr>
        <w:t>桩</w:t>
      </w:r>
      <w:r>
        <w:rPr>
          <w:rFonts w:ascii="楷体" w:eastAsia="楷体" w:hAnsi="楷体" w:cs="华文细黑" w:hint="eastAsia"/>
          <w:bCs/>
          <w:szCs w:val="21"/>
        </w:rPr>
        <w:t>基础的低应变检测技术主要依赖于传统检测人员的经验判别和结果解释，有时对于同一检测数据，实际工程中受到主观因素和实际条件的影响，出现了不少错判和误判。</w:t>
      </w:r>
      <w:r>
        <w:rPr>
          <w:rFonts w:ascii="楷体" w:eastAsia="楷体" w:hAnsi="楷体" w:cs="华文细黑" w:hint="eastAsia"/>
          <w:szCs w:val="21"/>
        </w:rPr>
        <w:t>本文提出了一种基于桩基低应变检测波形数据的人工网络自动判别方法，拟建立多层L</w:t>
      </w:r>
      <w:r>
        <w:rPr>
          <w:rFonts w:ascii="楷体" w:eastAsia="楷体" w:hAnsi="楷体" w:cs="华文细黑"/>
          <w:szCs w:val="21"/>
        </w:rPr>
        <w:t>STM</w:t>
      </w:r>
      <w:r>
        <w:rPr>
          <w:rFonts w:ascii="楷体" w:eastAsia="楷体" w:hAnsi="楷体" w:cs="华文细黑" w:hint="eastAsia"/>
          <w:szCs w:val="21"/>
        </w:rPr>
        <w:t>神经网络通过对已知的样本学习，可实现对未学习（低应变桩基检测数据）进行精确识别，从而实现桩身完整性智能辨别功能。最后通过测试样本集对训练集的精确度验证来</w:t>
      </w:r>
      <w:proofErr w:type="gramStart"/>
      <w:r>
        <w:rPr>
          <w:rFonts w:ascii="楷体" w:eastAsia="楷体" w:hAnsi="楷体" w:cs="华文细黑" w:hint="eastAsia"/>
          <w:szCs w:val="21"/>
        </w:rPr>
        <w:t>评估此</w:t>
      </w:r>
      <w:proofErr w:type="gramEnd"/>
      <w:r>
        <w:rPr>
          <w:rFonts w:ascii="楷体" w:eastAsia="楷体" w:hAnsi="楷体" w:cs="华文细黑" w:hint="eastAsia"/>
          <w:szCs w:val="21"/>
        </w:rPr>
        <w:t>方法可行性。</w:t>
      </w:r>
    </w:p>
    <w:p w14:paraId="7DE203DF" w14:textId="77777777" w:rsidR="005F028B" w:rsidRPr="00181868" w:rsidRDefault="005F028B" w:rsidP="005F028B">
      <w:pPr>
        <w:snapToGrid w:val="0"/>
        <w:rPr>
          <w:rFonts w:ascii="楷体" w:eastAsia="楷体" w:hAnsi="楷体" w:cs="华文细黑"/>
          <w:szCs w:val="21"/>
        </w:rPr>
      </w:pPr>
      <w:r w:rsidRPr="005179FF">
        <w:rPr>
          <w:rFonts w:ascii="楷体" w:eastAsia="楷体" w:hAnsi="楷体" w:cs="华文细黑" w:hint="eastAsia"/>
          <w:b/>
          <w:szCs w:val="21"/>
        </w:rPr>
        <w:t>关键词</w:t>
      </w:r>
      <w:r w:rsidRPr="00CA6051">
        <w:rPr>
          <w:rFonts w:ascii="楷体" w:eastAsia="楷体" w:hAnsi="楷体" w:cs="华文细黑"/>
          <w:szCs w:val="21"/>
        </w:rPr>
        <w:t>；</w:t>
      </w:r>
      <w:r>
        <w:rPr>
          <w:rFonts w:ascii="楷体" w:eastAsia="楷体" w:hAnsi="楷体" w:cs="华文细黑" w:hint="eastAsia"/>
          <w:szCs w:val="21"/>
        </w:rPr>
        <w:t>桩基检测;神经网络;低应变检测;L</w:t>
      </w:r>
      <w:r>
        <w:rPr>
          <w:rFonts w:ascii="楷体" w:eastAsia="楷体" w:hAnsi="楷体" w:cs="华文细黑"/>
          <w:szCs w:val="21"/>
        </w:rPr>
        <w:t>STM</w:t>
      </w:r>
    </w:p>
    <w:p w14:paraId="62BB8CB4" w14:textId="77777777" w:rsidR="005F028B" w:rsidRDefault="005F028B" w:rsidP="005F028B">
      <w:pPr>
        <w:rPr>
          <w:sz w:val="18"/>
          <w:szCs w:val="18"/>
        </w:rPr>
      </w:pPr>
      <w:r w:rsidRPr="005179FF">
        <w:rPr>
          <w:rFonts w:ascii="楷体" w:eastAsia="楷体" w:hAnsi="楷体" w:cs="华文细黑"/>
          <w:b/>
          <w:szCs w:val="21"/>
        </w:rPr>
        <w:t>中国分类号</w:t>
      </w:r>
      <w:r w:rsidRPr="005179FF">
        <w:rPr>
          <w:rFonts w:ascii="楷体" w:eastAsia="楷体" w:hAnsi="楷体" w:cs="华文细黑" w:hint="eastAsia"/>
          <w:b/>
          <w:szCs w:val="21"/>
        </w:rPr>
        <w:t>：</w:t>
      </w:r>
      <w:proofErr w:type="spellStart"/>
      <w:r>
        <w:rPr>
          <w:szCs w:val="21"/>
        </w:rPr>
        <w:t>xxxxx</w:t>
      </w:r>
      <w:proofErr w:type="spellEnd"/>
      <w:r w:rsidRPr="00DE479D">
        <w:rPr>
          <w:rFonts w:hint="eastAsia"/>
          <w:szCs w:val="21"/>
        </w:rPr>
        <w:t xml:space="preserve"> </w:t>
      </w:r>
      <w:r w:rsidRPr="00EC7433">
        <w:rPr>
          <w:rFonts w:ascii="宋体" w:hAnsi="宋体" w:cs="华文细黑" w:hint="eastAsia"/>
          <w:b/>
          <w:sz w:val="18"/>
          <w:szCs w:val="18"/>
        </w:rPr>
        <w:t xml:space="preserve">         </w:t>
      </w:r>
      <w:r w:rsidRPr="005179FF">
        <w:rPr>
          <w:rFonts w:ascii="楷体" w:eastAsia="楷体" w:hAnsi="楷体" w:cs="华文细黑" w:hint="eastAsia"/>
          <w:b/>
          <w:szCs w:val="21"/>
        </w:rPr>
        <w:t>文献标识码：</w:t>
      </w:r>
      <w:r w:rsidRPr="00EC7433">
        <w:rPr>
          <w:rFonts w:ascii="宋体" w:hAnsi="宋体" w:cs="华文细黑" w:hint="eastAsia"/>
          <w:b/>
          <w:sz w:val="18"/>
          <w:szCs w:val="18"/>
        </w:rPr>
        <w:t xml:space="preserve"> </w:t>
      </w:r>
      <w:proofErr w:type="spellStart"/>
      <w:r>
        <w:rPr>
          <w:szCs w:val="21"/>
        </w:rPr>
        <w:t>xxxxx</w:t>
      </w:r>
      <w:proofErr w:type="spellEnd"/>
    </w:p>
    <w:p w14:paraId="5011B79F" w14:textId="77777777" w:rsidR="005F028B" w:rsidRDefault="005F028B" w:rsidP="005F028B"/>
    <w:p w14:paraId="52BE2D9F" w14:textId="77777777" w:rsidR="005F028B" w:rsidRPr="00181868" w:rsidRDefault="005F028B" w:rsidP="005F028B">
      <w:pPr>
        <w:ind w:firstLineChars="100" w:firstLine="440"/>
        <w:jc w:val="center"/>
        <w:rPr>
          <w:rStyle w:val="ts-alignment-element"/>
          <w:sz w:val="44"/>
          <w:szCs w:val="44"/>
          <w:lang w:val="en" w:eastAsia="zh-Hans"/>
        </w:rPr>
      </w:pPr>
      <w:r w:rsidRPr="00042DDD">
        <w:rPr>
          <w:rStyle w:val="ts-alignment-element"/>
          <w:sz w:val="44"/>
          <w:szCs w:val="44"/>
          <w:lang w:val="en"/>
        </w:rPr>
        <w:t>Intelligent detection of base piles with low strain based on artificial neural networks</w:t>
      </w:r>
      <w:r w:rsidRPr="00042DDD">
        <w:rPr>
          <w:rStyle w:val="ts-alignment-element"/>
          <w:rFonts w:hint="eastAsia"/>
          <w:sz w:val="44"/>
          <w:szCs w:val="44"/>
          <w:lang w:val="en"/>
        </w:rPr>
        <w:t xml:space="preserve"> </w:t>
      </w:r>
    </w:p>
    <w:p w14:paraId="64E904F3" w14:textId="77777777" w:rsidR="005F028B" w:rsidRPr="006369CB" w:rsidRDefault="005F028B" w:rsidP="005F028B">
      <w:pPr>
        <w:pStyle w:val="ab"/>
        <w:rPr>
          <w:rFonts w:ascii="Times New Roman" w:eastAsia="楷体" w:hAnsi="Times New Roman" w:cs="Times New Roman"/>
          <w:b w:val="0"/>
          <w:bCs w:val="0"/>
          <w:sz w:val="28"/>
          <w:szCs w:val="28"/>
          <w:vertAlign w:val="superscript"/>
        </w:rPr>
      </w:pPr>
      <w:bookmarkStart w:id="684" w:name="_Toc69297944"/>
      <w:proofErr w:type="spellStart"/>
      <w:r w:rsidRPr="00181868">
        <w:rPr>
          <w:rFonts w:ascii="Times New Roman" w:eastAsia="楷体" w:hAnsi="Times New Roman" w:cs="Times New Roman"/>
          <w:b w:val="0"/>
          <w:bCs w:val="0"/>
          <w:sz w:val="28"/>
          <w:szCs w:val="28"/>
        </w:rPr>
        <w:t>Simin</w:t>
      </w:r>
      <w:proofErr w:type="spellEnd"/>
      <w:r>
        <w:rPr>
          <w:rFonts w:ascii="Times New Roman" w:eastAsia="楷体" w:hAnsi="Times New Roman" w:cs="Times New Roman"/>
          <w:b w:val="0"/>
          <w:bCs w:val="0"/>
          <w:sz w:val="28"/>
          <w:szCs w:val="28"/>
          <w:vertAlign w:val="superscript"/>
        </w:rPr>
        <w:t xml:space="preserve"> </w:t>
      </w:r>
      <w:r>
        <w:rPr>
          <w:rFonts w:ascii="Times New Roman" w:eastAsia="楷体" w:hAnsi="Times New Roman" w:cs="Times New Roman" w:hint="eastAsia"/>
          <w:b w:val="0"/>
          <w:bCs w:val="0"/>
          <w:sz w:val="28"/>
          <w:szCs w:val="28"/>
        </w:rPr>
        <w:t>W</w:t>
      </w:r>
      <w:r>
        <w:rPr>
          <w:rFonts w:ascii="Times New Roman" w:eastAsia="楷体" w:hAnsi="Times New Roman" w:cs="Times New Roman"/>
          <w:b w:val="0"/>
          <w:bCs w:val="0"/>
          <w:sz w:val="28"/>
          <w:szCs w:val="28"/>
        </w:rPr>
        <w:t>u</w:t>
      </w:r>
      <w:proofErr w:type="gramStart"/>
      <w:r>
        <w:rPr>
          <w:rFonts w:ascii="Times New Roman" w:eastAsia="楷体" w:hAnsi="Times New Roman" w:cs="Times New Roman"/>
          <w:b w:val="0"/>
          <w:bCs w:val="0"/>
          <w:sz w:val="28"/>
          <w:szCs w:val="28"/>
          <w:vertAlign w:val="superscript"/>
        </w:rPr>
        <w:t>1</w:t>
      </w:r>
      <w:r w:rsidRPr="00181868">
        <w:rPr>
          <w:rFonts w:ascii="Times New Roman" w:eastAsia="楷体" w:hAnsi="Times New Roman" w:cs="Times New Roman"/>
          <w:b w:val="0"/>
          <w:bCs w:val="0"/>
          <w:sz w:val="28"/>
          <w:szCs w:val="28"/>
        </w:rPr>
        <w:t>,Ming</w:t>
      </w:r>
      <w:proofErr w:type="gramEnd"/>
      <w:r>
        <w:rPr>
          <w:rFonts w:ascii="Times New Roman" w:eastAsia="楷体" w:hAnsi="Times New Roman" w:cs="Times New Roman"/>
          <w:b w:val="0"/>
          <w:bCs w:val="0"/>
          <w:sz w:val="28"/>
          <w:szCs w:val="28"/>
        </w:rPr>
        <w:t xml:space="preserve"> Yang</w:t>
      </w:r>
      <w:r>
        <w:rPr>
          <w:rFonts w:ascii="Times New Roman" w:eastAsia="楷体" w:hAnsi="Times New Roman" w:cs="Times New Roman"/>
          <w:b w:val="0"/>
          <w:bCs w:val="0"/>
          <w:sz w:val="28"/>
          <w:szCs w:val="28"/>
          <w:vertAlign w:val="superscript"/>
        </w:rPr>
        <w:t>1</w:t>
      </w:r>
      <w:r>
        <w:rPr>
          <w:rFonts w:ascii="Times New Roman" w:eastAsia="楷体" w:hAnsi="Times New Roman" w:cs="Times New Roman" w:hint="eastAsia"/>
          <w:b w:val="0"/>
          <w:bCs w:val="0"/>
          <w:sz w:val="28"/>
          <w:szCs w:val="28"/>
        </w:rPr>
        <w:t>,</w:t>
      </w:r>
      <w:r w:rsidRPr="00C872B3">
        <w:rPr>
          <w:rFonts w:ascii="Times New Roman" w:eastAsia="楷体" w:hAnsi="Times New Roman" w:cs="Times New Roman"/>
          <w:b w:val="0"/>
          <w:bCs w:val="0"/>
          <w:sz w:val="28"/>
          <w:szCs w:val="28"/>
        </w:rPr>
        <w:t xml:space="preserve"> </w:t>
      </w:r>
      <w:proofErr w:type="spellStart"/>
      <w:r w:rsidRPr="00181868">
        <w:rPr>
          <w:rFonts w:ascii="Times New Roman" w:eastAsia="楷体" w:hAnsi="Times New Roman" w:cs="Times New Roman"/>
          <w:b w:val="0"/>
          <w:bCs w:val="0"/>
          <w:sz w:val="28"/>
          <w:szCs w:val="28"/>
        </w:rPr>
        <w:t>Ziquan</w:t>
      </w:r>
      <w:proofErr w:type="spellEnd"/>
      <w:r w:rsidRPr="00181868">
        <w:rPr>
          <w:rFonts w:ascii="Times New Roman" w:eastAsia="楷体" w:hAnsi="Times New Roman" w:cs="Times New Roman"/>
          <w:b w:val="0"/>
          <w:bCs w:val="0"/>
          <w:sz w:val="28"/>
          <w:szCs w:val="28"/>
        </w:rPr>
        <w:t xml:space="preserve"> Chen</w:t>
      </w:r>
      <w:r>
        <w:rPr>
          <w:rFonts w:ascii="Times New Roman" w:eastAsia="楷体" w:hAnsi="Times New Roman" w:cs="Times New Roman"/>
          <w:b w:val="0"/>
          <w:bCs w:val="0"/>
          <w:sz w:val="28"/>
          <w:szCs w:val="28"/>
          <w:vertAlign w:val="superscript"/>
        </w:rPr>
        <w:t>1</w:t>
      </w:r>
      <w:r>
        <w:rPr>
          <w:rFonts w:ascii="Times New Roman" w:eastAsia="楷体" w:hAnsi="Times New Roman" w:cs="Times New Roman"/>
          <w:b w:val="0"/>
          <w:bCs w:val="0"/>
          <w:sz w:val="28"/>
          <w:szCs w:val="28"/>
        </w:rPr>
        <w:t>,</w:t>
      </w:r>
      <w:r>
        <w:rPr>
          <w:rFonts w:ascii="Times New Roman" w:eastAsia="楷体" w:hAnsi="Times New Roman" w:cs="Times New Roman" w:hint="eastAsia"/>
          <w:b w:val="0"/>
          <w:bCs w:val="0"/>
          <w:sz w:val="28"/>
          <w:szCs w:val="28"/>
        </w:rPr>
        <w:t>C</w:t>
      </w:r>
      <w:r>
        <w:rPr>
          <w:rFonts w:ascii="Times New Roman" w:eastAsia="楷体" w:hAnsi="Times New Roman" w:cs="Times New Roman"/>
          <w:b w:val="0"/>
          <w:bCs w:val="0"/>
          <w:sz w:val="28"/>
          <w:szCs w:val="28"/>
        </w:rPr>
        <w:t>an Ge</w:t>
      </w:r>
      <w:r>
        <w:rPr>
          <w:rFonts w:ascii="Times New Roman" w:eastAsia="楷体" w:hAnsi="Times New Roman" w:cs="Times New Roman"/>
          <w:b w:val="0"/>
          <w:bCs w:val="0"/>
          <w:sz w:val="28"/>
          <w:szCs w:val="28"/>
          <w:vertAlign w:val="superscript"/>
        </w:rPr>
        <w:t>1</w:t>
      </w:r>
      <w:r>
        <w:rPr>
          <w:rFonts w:ascii="Times New Roman" w:eastAsia="楷体" w:hAnsi="Times New Roman" w:cs="Times New Roman"/>
          <w:b w:val="0"/>
          <w:bCs w:val="0"/>
          <w:sz w:val="28"/>
          <w:szCs w:val="28"/>
        </w:rPr>
        <w:t>,Zhi Taanglu</w:t>
      </w:r>
      <w:r>
        <w:rPr>
          <w:rFonts w:ascii="Times New Roman" w:eastAsia="楷体" w:hAnsi="Times New Roman" w:cs="Times New Roman"/>
          <w:b w:val="0"/>
          <w:bCs w:val="0"/>
          <w:sz w:val="28"/>
          <w:szCs w:val="28"/>
          <w:vertAlign w:val="superscript"/>
        </w:rPr>
        <w:t>1</w:t>
      </w:r>
      <w:r>
        <w:rPr>
          <w:rFonts w:ascii="Times New Roman" w:eastAsia="楷体" w:hAnsi="Times New Roman" w:cs="Times New Roman"/>
          <w:b w:val="0"/>
          <w:bCs w:val="0"/>
          <w:sz w:val="28"/>
          <w:szCs w:val="28"/>
        </w:rPr>
        <w:t>,Tengfei Gao</w:t>
      </w:r>
      <w:r>
        <w:rPr>
          <w:rFonts w:ascii="Times New Roman" w:eastAsia="楷体" w:hAnsi="Times New Roman" w:cs="Times New Roman"/>
          <w:b w:val="0"/>
          <w:bCs w:val="0"/>
          <w:sz w:val="28"/>
          <w:szCs w:val="28"/>
          <w:vertAlign w:val="superscript"/>
        </w:rPr>
        <w:t>2</w:t>
      </w:r>
      <w:r>
        <w:rPr>
          <w:rFonts w:ascii="Times New Roman" w:eastAsia="楷体" w:hAnsi="Times New Roman" w:cs="Times New Roman"/>
          <w:b w:val="0"/>
          <w:bCs w:val="0"/>
          <w:sz w:val="28"/>
          <w:szCs w:val="28"/>
        </w:rPr>
        <w:t>,Xiyu Lou</w:t>
      </w:r>
      <w:r>
        <w:rPr>
          <w:rFonts w:ascii="Times New Roman" w:eastAsia="楷体" w:hAnsi="Times New Roman" w:cs="Times New Roman"/>
          <w:b w:val="0"/>
          <w:bCs w:val="0"/>
          <w:sz w:val="28"/>
          <w:szCs w:val="28"/>
          <w:vertAlign w:val="superscript"/>
        </w:rPr>
        <w:t>1</w:t>
      </w:r>
      <w:bookmarkEnd w:id="684"/>
    </w:p>
    <w:p w14:paraId="5A6FD676" w14:textId="77777777" w:rsidR="005F028B" w:rsidRPr="00155508" w:rsidRDefault="005F028B" w:rsidP="005F028B">
      <w:pPr>
        <w:pStyle w:val="af5"/>
        <w:numPr>
          <w:ilvl w:val="0"/>
          <w:numId w:val="3"/>
        </w:numPr>
        <w:snapToGrid w:val="0"/>
        <w:spacing w:line="240" w:lineRule="auto"/>
        <w:ind w:firstLineChars="0"/>
        <w:jc w:val="center"/>
        <w:rPr>
          <w:sz w:val="18"/>
        </w:rPr>
      </w:pPr>
      <w:r w:rsidRPr="00155508">
        <w:rPr>
          <w:i/>
          <w:iCs/>
          <w:sz w:val="18"/>
        </w:rPr>
        <w:t>School of Resources and Environmental Engineering</w:t>
      </w:r>
      <w:r w:rsidRPr="00155508">
        <w:rPr>
          <w:sz w:val="18"/>
          <w:lang w:val="en-GB"/>
        </w:rPr>
        <w:t xml:space="preserve">, </w:t>
      </w:r>
      <w:r w:rsidRPr="00155508">
        <w:rPr>
          <w:i/>
          <w:iCs/>
          <w:sz w:val="18"/>
        </w:rPr>
        <w:t>Hefei University of Technology</w:t>
      </w:r>
      <w:r w:rsidRPr="00155508">
        <w:rPr>
          <w:sz w:val="18"/>
          <w:lang w:val="en-GB"/>
        </w:rPr>
        <w:t>，</w:t>
      </w:r>
      <w:r w:rsidRPr="00155508">
        <w:rPr>
          <w:i/>
          <w:iCs/>
          <w:sz w:val="18"/>
        </w:rPr>
        <w:t xml:space="preserve">Hefei </w:t>
      </w:r>
      <w:proofErr w:type="spellStart"/>
      <w:r>
        <w:rPr>
          <w:sz w:val="18"/>
        </w:rPr>
        <w:t>xxxxx</w:t>
      </w:r>
      <w:proofErr w:type="spellEnd"/>
      <w:r w:rsidRPr="00155508">
        <w:rPr>
          <w:sz w:val="18"/>
          <w:lang w:val="en-GB"/>
        </w:rPr>
        <w:t xml:space="preserve">, </w:t>
      </w:r>
      <w:r w:rsidRPr="00155508">
        <w:rPr>
          <w:i/>
          <w:iCs/>
          <w:sz w:val="18"/>
        </w:rPr>
        <w:t>China</w:t>
      </w:r>
      <w:r w:rsidRPr="00155508">
        <w:rPr>
          <w:sz w:val="18"/>
        </w:rPr>
        <w:t>)</w:t>
      </w:r>
    </w:p>
    <w:p w14:paraId="0F835432" w14:textId="77777777" w:rsidR="005F028B" w:rsidRPr="00181868" w:rsidRDefault="005F028B" w:rsidP="005F028B"/>
    <w:p w14:paraId="3C41C826" w14:textId="77777777" w:rsidR="005F028B" w:rsidRDefault="005F028B" w:rsidP="005F028B">
      <w:pPr>
        <w:widowControl/>
        <w:shd w:val="clear" w:color="auto" w:fill="FFFFFF"/>
        <w:jc w:val="left"/>
        <w:rPr>
          <w:kern w:val="0"/>
          <w:szCs w:val="21"/>
          <w:lang w:val="en" w:eastAsia="zh-Hans"/>
        </w:rPr>
      </w:pPr>
      <w:r w:rsidRPr="00181868">
        <w:rPr>
          <w:b/>
          <w:bCs/>
          <w:kern w:val="0"/>
          <w:szCs w:val="21"/>
          <w:lang w:val="en" w:eastAsia="zh-Hans"/>
        </w:rPr>
        <w:t xml:space="preserve">Abstract: </w:t>
      </w:r>
      <w:r w:rsidRPr="00F477B4">
        <w:rPr>
          <w:kern w:val="0"/>
          <w:szCs w:val="21"/>
          <w:lang w:val="en" w:eastAsia="zh-Hans"/>
        </w:rPr>
        <w:t>The low strain detection technology of pile foundation mainly depends on the experience judgment and result interpretation of traditional detectors, and sometimes many misjudgments and misjudgments occur in the actual project due to subjective factors and actual conditions for the same test data. In this paper, an artificial network automatic discrimination method based on pile-based low strain detection waveform data is proposed, and it is proposed to establish a multi-layer LSTM neural network to realize the accurate identification of unlearned (low strain pile base detection data) by learning known samples, so as to realize the intelligent identification function of pile integrity. Finally, the feasibility of this method is evaluated by verifying the accuracy of the training set by testing the sample set.</w:t>
      </w:r>
      <w:r>
        <w:rPr>
          <w:kern w:val="0"/>
          <w:szCs w:val="21"/>
          <w:lang w:val="en" w:eastAsia="zh-Hans"/>
        </w:rPr>
        <w:t xml:space="preserve"> </w:t>
      </w:r>
    </w:p>
    <w:p w14:paraId="42A8264E" w14:textId="77777777" w:rsidR="005F028B" w:rsidRPr="00181868" w:rsidRDefault="005F028B" w:rsidP="005F028B">
      <w:pPr>
        <w:widowControl/>
        <w:shd w:val="clear" w:color="auto" w:fill="FFFFFF"/>
        <w:jc w:val="left"/>
        <w:rPr>
          <w:b/>
          <w:bCs/>
          <w:kern w:val="0"/>
          <w:szCs w:val="21"/>
          <w:lang w:val="en" w:eastAsia="zh-Hans"/>
        </w:rPr>
      </w:pPr>
      <w:r w:rsidRPr="00181868">
        <w:rPr>
          <w:b/>
          <w:bCs/>
          <w:kern w:val="0"/>
          <w:szCs w:val="21"/>
          <w:lang w:val="en" w:eastAsia="zh-Hans"/>
        </w:rPr>
        <w:t>Keywords:</w:t>
      </w:r>
      <w:r>
        <w:rPr>
          <w:b/>
          <w:bCs/>
          <w:kern w:val="0"/>
          <w:szCs w:val="21"/>
          <w:lang w:val="en" w:eastAsia="zh-Hans"/>
        </w:rPr>
        <w:t xml:space="preserve"> </w:t>
      </w:r>
      <w:r w:rsidRPr="00181868">
        <w:rPr>
          <w:kern w:val="0"/>
          <w:szCs w:val="21"/>
          <w:lang w:val="en" w:eastAsia="zh-Hans"/>
        </w:rPr>
        <w:t>Pile-based detection</w:t>
      </w:r>
      <w:r>
        <w:rPr>
          <w:kern w:val="0"/>
          <w:szCs w:val="21"/>
          <w:lang w:val="en" w:eastAsia="zh-Hans"/>
        </w:rPr>
        <w:t>;</w:t>
      </w:r>
      <w:r w:rsidRPr="00181868">
        <w:rPr>
          <w:kern w:val="0"/>
          <w:szCs w:val="21"/>
          <w:lang w:val="en" w:eastAsia="zh-Hans"/>
        </w:rPr>
        <w:t xml:space="preserve"> neural network</w:t>
      </w:r>
      <w:r>
        <w:rPr>
          <w:kern w:val="0"/>
          <w:szCs w:val="21"/>
          <w:lang w:val="en" w:eastAsia="zh-Hans"/>
        </w:rPr>
        <w:t>;</w:t>
      </w:r>
      <w:r w:rsidRPr="00181868">
        <w:rPr>
          <w:kern w:val="0"/>
          <w:szCs w:val="21"/>
          <w:lang w:val="en" w:eastAsia="zh-Hans"/>
        </w:rPr>
        <w:t xml:space="preserve"> low strain detection</w:t>
      </w:r>
      <w:r>
        <w:rPr>
          <w:kern w:val="0"/>
          <w:szCs w:val="21"/>
          <w:lang w:val="en" w:eastAsia="zh-Hans"/>
        </w:rPr>
        <w:t>;</w:t>
      </w:r>
      <w:r w:rsidRPr="00181868">
        <w:rPr>
          <w:kern w:val="0"/>
          <w:szCs w:val="21"/>
          <w:lang w:val="en" w:eastAsia="zh-Hans"/>
        </w:rPr>
        <w:t xml:space="preserve"> LSTM</w:t>
      </w:r>
    </w:p>
    <w:p w14:paraId="47D269A2" w14:textId="77777777" w:rsidR="005F028B" w:rsidRPr="00181868" w:rsidRDefault="005F028B" w:rsidP="005F028B">
      <w:pPr>
        <w:rPr>
          <w:lang w:val="en"/>
        </w:rPr>
      </w:pPr>
    </w:p>
    <w:p w14:paraId="6E2B49E2" w14:textId="77777777" w:rsidR="005F028B" w:rsidRDefault="005F028B" w:rsidP="005F028B"/>
    <w:p w14:paraId="0DBE61BC" w14:textId="77777777" w:rsidR="005F028B" w:rsidRPr="00F3646D" w:rsidRDefault="005F028B" w:rsidP="005F028B">
      <w:pPr>
        <w:rPr>
          <w:rFonts w:ascii="黑体" w:eastAsia="黑体" w:hAnsi="黑体"/>
          <w:b/>
          <w:bCs/>
          <w:sz w:val="28"/>
          <w:szCs w:val="32"/>
        </w:rPr>
      </w:pPr>
      <w:r w:rsidRPr="00F3646D">
        <w:rPr>
          <w:rFonts w:ascii="黑体" w:eastAsia="黑体" w:hAnsi="黑体" w:hint="eastAsia"/>
          <w:b/>
          <w:bCs/>
          <w:sz w:val="28"/>
          <w:szCs w:val="32"/>
        </w:rPr>
        <w:t>1引言</w:t>
      </w:r>
    </w:p>
    <w:p w14:paraId="5BB81BDF" w14:textId="77777777" w:rsidR="005F028B" w:rsidRPr="00F3646D" w:rsidRDefault="005F028B" w:rsidP="005F028B">
      <w:pPr>
        <w:rPr>
          <w:rFonts w:ascii="黑体" w:eastAsia="黑体" w:hAnsi="黑体"/>
        </w:rPr>
      </w:pPr>
      <w:r w:rsidRPr="00F3646D">
        <w:rPr>
          <w:rFonts w:ascii="黑体" w:eastAsia="黑体" w:hAnsi="黑体" w:hint="eastAsia"/>
        </w:rPr>
        <w:t>1.1研究背景及意义</w:t>
      </w:r>
    </w:p>
    <w:p w14:paraId="41122B27" w14:textId="77777777" w:rsidR="005F028B" w:rsidRDefault="005F028B" w:rsidP="005F028B">
      <w:pPr>
        <w:spacing w:line="360" w:lineRule="auto"/>
        <w:ind w:firstLineChars="200" w:firstLine="420"/>
        <w:outlineLvl w:val="1"/>
        <w:rPr>
          <w:rFonts w:ascii="宋体" w:hAnsi="宋体"/>
        </w:rPr>
      </w:pPr>
      <w:bookmarkStart w:id="685" w:name="_Toc69297945"/>
      <w:r w:rsidRPr="009C14A5">
        <w:rPr>
          <w:rFonts w:ascii="宋体" w:hAnsi="宋体" w:hint="eastAsia"/>
        </w:rPr>
        <w:lastRenderedPageBreak/>
        <w:t>桩基础作为一种基础形式,已经越来越广泛地应用在包括高层、超高层及大型桥梁等工程建设中。它属于隐蔽性</w:t>
      </w:r>
      <w:r>
        <w:rPr>
          <w:rFonts w:ascii="宋体" w:hAnsi="宋体" w:hint="eastAsia"/>
        </w:rPr>
        <w:t>工程中</w:t>
      </w:r>
      <w:r w:rsidRPr="009C14A5">
        <w:rPr>
          <w:rFonts w:ascii="宋体" w:hAnsi="宋体" w:hint="eastAsia"/>
        </w:rPr>
        <w:t>起着将结构上部荷载传递到较深和较好地层中的作用,是构筑物的重要组成部分,对工程结构质量起着极其重要的作用。基桩特别是混凝土</w:t>
      </w:r>
      <w:proofErr w:type="gramStart"/>
      <w:r w:rsidRPr="009C14A5">
        <w:rPr>
          <w:rFonts w:ascii="宋体" w:hAnsi="宋体" w:hint="eastAsia"/>
        </w:rPr>
        <w:t>灌注桩在施工</w:t>
      </w:r>
      <w:proofErr w:type="gramEnd"/>
      <w:r w:rsidRPr="009C14A5">
        <w:rPr>
          <w:rFonts w:ascii="宋体" w:hAnsi="宋体" w:hint="eastAsia"/>
        </w:rPr>
        <w:t>过程中由于施工工艺、地质条件变化、施工队伍对质量控制不当等问题造成</w:t>
      </w:r>
      <w:proofErr w:type="gramStart"/>
      <w:r w:rsidRPr="009C14A5">
        <w:rPr>
          <w:rFonts w:ascii="宋体" w:hAnsi="宋体" w:hint="eastAsia"/>
        </w:rPr>
        <w:t>工程桩缩径</w:t>
      </w:r>
      <w:proofErr w:type="gramEnd"/>
      <w:r w:rsidRPr="009C14A5">
        <w:rPr>
          <w:rFonts w:ascii="宋体" w:hAnsi="宋体" w:hint="eastAsia"/>
        </w:rPr>
        <w:t>、离析、扩径等缺陷。缺陷的存在必然给桩基承载力带来不同程度的影响,严重者甚至使单桩承载力丧失。所以,如果不能准确的判断出缺陷的类型、测出缺陷的位置及程度、釆取补救措施,必然给建筑物造成事故隐患。因此,为贯彻建设工程"百年大计、质量第一"的原则确保</w:t>
      </w:r>
      <w:proofErr w:type="gramStart"/>
      <w:r w:rsidRPr="009C14A5">
        <w:rPr>
          <w:rFonts w:ascii="宋体" w:hAnsi="宋体" w:hint="eastAsia"/>
        </w:rPr>
        <w:t>基桩低应变</w:t>
      </w:r>
      <w:proofErr w:type="gramEnd"/>
      <w:r w:rsidRPr="009C14A5">
        <w:rPr>
          <w:rFonts w:ascii="宋体" w:hAnsi="宋体" w:hint="eastAsia"/>
        </w:rPr>
        <w:t>动力检测的质量对桩身的质量完整性检测对建筑质量有着至关重要的作用。</w:t>
      </w:r>
      <w:r>
        <w:rPr>
          <w:rFonts w:ascii="宋体" w:hAnsi="宋体" w:hint="eastAsia"/>
        </w:rPr>
        <w:t>我国近年来建筑土木行业飞速发展</w:t>
      </w:r>
      <w:r w:rsidRPr="00E41407">
        <w:rPr>
          <w:rFonts w:ascii="宋体" w:hAnsi="宋体" w:hint="eastAsia"/>
        </w:rPr>
        <w:t>施工了数以千万计的预应力混凝土管桩，所做的预应力混凝土管桩质量检测也非常多，积累了大量的预应力混凝土管桩施工资料和试桩资料。</w:t>
      </w:r>
      <w:bookmarkEnd w:id="685"/>
    </w:p>
    <w:p w14:paraId="710E5BA5" w14:textId="77777777" w:rsidR="005F028B" w:rsidRDefault="005F028B" w:rsidP="005F028B">
      <w:pPr>
        <w:spacing w:line="360" w:lineRule="auto"/>
        <w:ind w:firstLineChars="200" w:firstLine="420"/>
        <w:outlineLvl w:val="1"/>
        <w:rPr>
          <w:rFonts w:ascii="宋体" w:hAnsi="宋体"/>
        </w:rPr>
      </w:pPr>
      <w:bookmarkStart w:id="686" w:name="_Toc69297946"/>
      <w:r w:rsidRPr="00D970D9">
        <w:rPr>
          <w:rFonts w:ascii="宋体" w:hAnsi="宋体" w:hint="eastAsia"/>
        </w:rPr>
        <w:t>人工神经网络是一种模拟人的神经结构及信息处理过程的人为结构,它具有极强的非线性大规模并行处理能力,具有良好的自适应性、自组织性及很强的学习、联想、容错和抗干扰能力,可灵活方便地对多成因的复杂未知系统进行建模、识别、诊断与评估。这恰好弥补了低应变反射波法检测桩身完整性中产生的缺陷,如应力波衰减、反射与透射等带来的诸多难以解决的工程技术问题。</w:t>
      </w:r>
      <w:r w:rsidRPr="000D0A11">
        <w:rPr>
          <w:rFonts w:ascii="宋体" w:hAnsi="宋体"/>
        </w:rPr>
        <w:t>虽然深度学习目前还处于发展阶段，还存在许多理论和实践方面的问题需要解决。但是在这个大数据时代</w:t>
      </w:r>
      <w:r>
        <w:rPr>
          <w:rFonts w:ascii="宋体" w:hAnsi="宋体" w:hint="eastAsia"/>
        </w:rPr>
        <w:t>，合理利用神经网络将让</w:t>
      </w:r>
      <w:r w:rsidRPr="000D0A11">
        <w:rPr>
          <w:rFonts w:ascii="宋体" w:hAnsi="宋体"/>
        </w:rPr>
        <w:t>各种新模型和新理论的验证周期会大大缩短。</w:t>
      </w:r>
      <w:bookmarkEnd w:id="686"/>
    </w:p>
    <w:p w14:paraId="4EDEB909" w14:textId="77777777" w:rsidR="005F028B" w:rsidRDefault="005F028B" w:rsidP="005F028B"/>
    <w:p w14:paraId="516D5DEB" w14:textId="77777777" w:rsidR="005F028B" w:rsidRPr="00F3646D" w:rsidRDefault="005F028B" w:rsidP="005F028B">
      <w:pPr>
        <w:spacing w:line="360" w:lineRule="auto"/>
        <w:rPr>
          <w:rFonts w:ascii="黑体" w:eastAsia="黑体" w:hAnsi="黑体"/>
        </w:rPr>
      </w:pPr>
      <w:r w:rsidRPr="00F3646D">
        <w:rPr>
          <w:rFonts w:ascii="黑体" w:eastAsia="黑体" w:hAnsi="黑体" w:hint="eastAsia"/>
        </w:rPr>
        <w:t>1.2</w:t>
      </w:r>
      <w:r w:rsidRPr="00F3646D">
        <w:rPr>
          <w:rFonts w:ascii="黑体" w:eastAsia="黑体" w:hAnsi="黑体"/>
        </w:rPr>
        <w:t xml:space="preserve"> </w:t>
      </w:r>
      <w:r w:rsidRPr="00F3646D">
        <w:rPr>
          <w:rFonts w:ascii="黑体" w:eastAsia="黑体" w:hAnsi="黑体" w:hint="eastAsia"/>
        </w:rPr>
        <w:t>基于L</w:t>
      </w:r>
      <w:r w:rsidRPr="00F3646D">
        <w:rPr>
          <w:rFonts w:ascii="黑体" w:eastAsia="黑体" w:hAnsi="黑体"/>
        </w:rPr>
        <w:t>STM</w:t>
      </w:r>
      <w:r w:rsidRPr="00F3646D">
        <w:rPr>
          <w:rFonts w:ascii="黑体" w:eastAsia="黑体" w:hAnsi="黑体" w:hint="eastAsia"/>
        </w:rPr>
        <w:t>的神经网络简介</w:t>
      </w:r>
    </w:p>
    <w:p w14:paraId="6BB8DD6E" w14:textId="77777777" w:rsidR="005F028B" w:rsidRPr="00F3646D" w:rsidRDefault="005F028B" w:rsidP="005F028B">
      <w:pPr>
        <w:spacing w:line="360" w:lineRule="auto"/>
        <w:ind w:firstLineChars="200" w:firstLine="420"/>
      </w:pPr>
      <w:r w:rsidRPr="00F3646D">
        <w:rPr>
          <w:rFonts w:hint="eastAsia"/>
        </w:rPr>
        <w:t>人工神经网络</w:t>
      </w:r>
      <w:r w:rsidRPr="00F3646D">
        <w:rPr>
          <w:rFonts w:hint="eastAsia"/>
        </w:rPr>
        <w:t>(</w:t>
      </w:r>
      <w:proofErr w:type="spellStart"/>
      <w:r w:rsidRPr="00F3646D">
        <w:rPr>
          <w:rFonts w:hint="eastAsia"/>
        </w:rPr>
        <w:t>ArtlfiilNuerlNtework</w:t>
      </w:r>
      <w:proofErr w:type="spellEnd"/>
      <w:proofErr w:type="gramStart"/>
      <w:r w:rsidRPr="00F3646D">
        <w:rPr>
          <w:rFonts w:hint="eastAsia"/>
        </w:rPr>
        <w:t>一</w:t>
      </w:r>
      <w:proofErr w:type="gramEnd"/>
      <w:r w:rsidRPr="00F3646D">
        <w:rPr>
          <w:rFonts w:hint="eastAsia"/>
        </w:rPr>
        <w:t>ANN)</w:t>
      </w:r>
      <w:r w:rsidRPr="00F3646D">
        <w:rPr>
          <w:rFonts w:hint="eastAsia"/>
        </w:rPr>
        <w:t>是人工智能的一个分支</w:t>
      </w:r>
      <w:r w:rsidRPr="00F3646D">
        <w:rPr>
          <w:rFonts w:hint="eastAsia"/>
        </w:rPr>
        <w:t>,</w:t>
      </w:r>
      <w:r w:rsidRPr="00F3646D">
        <w:rPr>
          <w:rFonts w:hint="eastAsia"/>
        </w:rPr>
        <w:t>但它的原理不同于基于知识的专家系统。有关神经网络技术的理论、方法近年来得到了广泛的研究和应用，每年都有大量的学术论文、研究报告及论著发表</w:t>
      </w:r>
      <w:r w:rsidRPr="00F3646D">
        <w:rPr>
          <w:rFonts w:hint="eastAsia"/>
        </w:rPr>
        <w:t>,</w:t>
      </w:r>
      <w:r w:rsidRPr="00F3646D">
        <w:rPr>
          <w:rFonts w:hint="eastAsia"/>
        </w:rPr>
        <w:t>可以说是一门发展得较为成熟的学科。在这里，结合本文的主题</w:t>
      </w:r>
      <w:r w:rsidRPr="00F3646D">
        <w:rPr>
          <w:rFonts w:hint="eastAsia"/>
        </w:rPr>
        <w:t>(</w:t>
      </w:r>
      <w:r w:rsidRPr="00F3646D">
        <w:rPr>
          <w:rFonts w:hint="eastAsia"/>
        </w:rPr>
        <w:t>桩身缺陷诊断</w:t>
      </w:r>
      <w:r w:rsidRPr="00F3646D">
        <w:rPr>
          <w:rFonts w:hint="eastAsia"/>
        </w:rPr>
        <w:t>)</w:t>
      </w:r>
      <w:r w:rsidRPr="00F3646D">
        <w:rPr>
          <w:rFonts w:hint="eastAsia"/>
        </w:rPr>
        <w:t>，本文主要讨论神经网络技术在故障诊断领域中的应用。基本思路是将一定数量的数据样本对</w:t>
      </w:r>
      <w:r w:rsidRPr="00F3646D">
        <w:rPr>
          <w:rFonts w:hint="eastAsia"/>
        </w:rPr>
        <w:t xml:space="preserve">( </w:t>
      </w:r>
      <w:r w:rsidRPr="00F3646D">
        <w:rPr>
          <w:rFonts w:hint="eastAsia"/>
        </w:rPr>
        <w:t>输入和期望输出</w:t>
      </w:r>
      <w:r w:rsidRPr="00F3646D">
        <w:rPr>
          <w:rFonts w:hint="eastAsia"/>
        </w:rPr>
        <w:t xml:space="preserve">) </w:t>
      </w:r>
      <w:r w:rsidRPr="00F3646D">
        <w:rPr>
          <w:rFonts w:hint="eastAsia"/>
        </w:rPr>
        <w:t>输入网络，先由网络对</w:t>
      </w:r>
      <w:proofErr w:type="gramStart"/>
      <w:r w:rsidRPr="00F3646D">
        <w:rPr>
          <w:rFonts w:hint="eastAsia"/>
        </w:rPr>
        <w:t>初始权</w:t>
      </w:r>
      <w:proofErr w:type="gramEnd"/>
      <w:r w:rsidRPr="00F3646D">
        <w:rPr>
          <w:rFonts w:hint="eastAsia"/>
        </w:rPr>
        <w:t>值和阈值进行系统的随机生成，然后将训练样本中的数据送至网络的输入层，经过神经网络的隐含层和输入层学习计算后，输出层就会输出相应的预测值。</w:t>
      </w:r>
    </w:p>
    <w:p w14:paraId="2E13B5BB" w14:textId="77777777" w:rsidR="005F028B" w:rsidRPr="00F3646D" w:rsidRDefault="005F028B" w:rsidP="005F028B">
      <w:pPr>
        <w:spacing w:line="360" w:lineRule="auto"/>
        <w:ind w:firstLineChars="200" w:firstLine="420"/>
      </w:pPr>
      <w:r w:rsidRPr="00F3646D">
        <w:rPr>
          <w:rFonts w:hint="eastAsia"/>
        </w:rPr>
        <w:t xml:space="preserve">LSTM </w:t>
      </w:r>
      <w:r w:rsidRPr="00F3646D">
        <w:rPr>
          <w:rFonts w:hint="eastAsia"/>
        </w:rPr>
        <w:t>模型是对循环神经网络（</w:t>
      </w:r>
      <w:r w:rsidRPr="00F3646D">
        <w:rPr>
          <w:rFonts w:hint="eastAsia"/>
        </w:rPr>
        <w:t>Recurrent Neural Network</w:t>
      </w:r>
      <w:r w:rsidRPr="00F3646D">
        <w:rPr>
          <w:rFonts w:hint="eastAsia"/>
        </w:rPr>
        <w:t>，</w:t>
      </w:r>
      <w:r w:rsidRPr="00F3646D">
        <w:rPr>
          <w:rFonts w:hint="eastAsia"/>
        </w:rPr>
        <w:t>RNN</w:t>
      </w:r>
      <w:r w:rsidRPr="00F3646D">
        <w:rPr>
          <w:rFonts w:hint="eastAsia"/>
        </w:rPr>
        <w:t>）模型的改进，也是深度学习方法的卓越代表之一</w:t>
      </w:r>
      <w:r w:rsidRPr="00F3646D">
        <w:rPr>
          <w:rFonts w:hint="eastAsia"/>
        </w:rPr>
        <w:t xml:space="preserve">RNN </w:t>
      </w:r>
      <w:r w:rsidRPr="00F3646D">
        <w:rPr>
          <w:rFonts w:hint="eastAsia"/>
        </w:rPr>
        <w:t>模型在普通多层</w:t>
      </w:r>
      <w:r w:rsidRPr="00F3646D">
        <w:rPr>
          <w:rFonts w:hint="eastAsia"/>
        </w:rPr>
        <w:t xml:space="preserve"> BP </w:t>
      </w:r>
      <w:r w:rsidRPr="00F3646D">
        <w:rPr>
          <w:rFonts w:hint="eastAsia"/>
        </w:rPr>
        <w:t>神经网络基础上，增加了隐藏层各单元间的横向联系，通过一个权重矩阵，可以将上一个时间序列神经元的值传递至当前神经元，从而使神经网络具备了记忆功能。</w:t>
      </w:r>
      <w:r w:rsidRPr="00F3646D">
        <w:rPr>
          <w:rFonts w:hint="eastAsia"/>
        </w:rPr>
        <w:t xml:space="preserve">LSTM </w:t>
      </w:r>
      <w:r w:rsidRPr="00F3646D">
        <w:rPr>
          <w:rFonts w:hint="eastAsia"/>
        </w:rPr>
        <w:t>模型在</w:t>
      </w:r>
      <w:r w:rsidRPr="00F3646D">
        <w:rPr>
          <w:rFonts w:hint="eastAsia"/>
        </w:rPr>
        <w:t xml:space="preserve"> RNN </w:t>
      </w:r>
      <w:r w:rsidRPr="00F3646D">
        <w:rPr>
          <w:rFonts w:hint="eastAsia"/>
        </w:rPr>
        <w:t>模型隐藏层各神经元中增加记忆单</w:t>
      </w:r>
      <w:r w:rsidRPr="00F3646D">
        <w:rPr>
          <w:rFonts w:hint="eastAsia"/>
        </w:rPr>
        <w:lastRenderedPageBreak/>
        <w:t>元，从而使时间序列上的记忆信息可控，每次在隐藏层各单元间传递时通过几个可控门，可以控制之前信息和当前信息的记忆和遗忘程度，从而使</w:t>
      </w:r>
      <w:r w:rsidRPr="00F3646D">
        <w:rPr>
          <w:rFonts w:hint="eastAsia"/>
        </w:rPr>
        <w:t xml:space="preserve"> RNN </w:t>
      </w:r>
      <w:r w:rsidRPr="00F3646D">
        <w:rPr>
          <w:rFonts w:hint="eastAsia"/>
        </w:rPr>
        <w:t>模型具备了长期记忆功能。与传统的机器学习方法相比，深度学习方法能够更好地从既有数据中提取出各类指标之间的复杂关系，对各种形式的信息和数据都具有较好的适用性。不仅如此，深度学习方法能够提取并充分利用更抽象、更复杂的数据特征，从而使得预测结果更加准确可靠。作为新一代的深度学习方法，</w:t>
      </w:r>
      <w:r w:rsidRPr="00F3646D">
        <w:rPr>
          <w:rFonts w:hint="eastAsia"/>
        </w:rPr>
        <w:t xml:space="preserve">LSTM </w:t>
      </w:r>
      <w:r w:rsidRPr="00F3646D">
        <w:rPr>
          <w:rFonts w:hint="eastAsia"/>
        </w:rPr>
        <w:t>模型与</w:t>
      </w:r>
      <w:r w:rsidRPr="00F3646D">
        <w:rPr>
          <w:rFonts w:hint="eastAsia"/>
        </w:rPr>
        <w:t xml:space="preserve"> AN</w:t>
      </w:r>
      <w:r w:rsidRPr="00F3646D">
        <w:rPr>
          <w:rFonts w:hint="eastAsia"/>
        </w:rPr>
        <w:t>（</w:t>
      </w:r>
      <w:r w:rsidRPr="00F3646D">
        <w:rPr>
          <w:rFonts w:hint="eastAsia"/>
        </w:rPr>
        <w:t>Artificial  Neural  Network</w:t>
      </w:r>
      <w:r w:rsidRPr="00F3646D">
        <w:rPr>
          <w:rFonts w:hint="eastAsia"/>
        </w:rPr>
        <w:t>）、</w:t>
      </w:r>
      <w:r w:rsidRPr="00F3646D">
        <w:rPr>
          <w:rFonts w:hint="eastAsia"/>
        </w:rPr>
        <w:t xml:space="preserve">RNN </w:t>
      </w:r>
      <w:r w:rsidRPr="00F3646D">
        <w:rPr>
          <w:rFonts w:hint="eastAsia"/>
        </w:rPr>
        <w:t>等神经网络模型相比具有明显优势。</w:t>
      </w:r>
    </w:p>
    <w:p w14:paraId="452F88A5" w14:textId="77777777" w:rsidR="005F028B" w:rsidRPr="00F3646D" w:rsidRDefault="005F028B" w:rsidP="005F028B">
      <w:pPr>
        <w:spacing w:line="360" w:lineRule="auto"/>
        <w:ind w:firstLineChars="200" w:firstLine="420"/>
      </w:pPr>
    </w:p>
    <w:p w14:paraId="4B9A073E" w14:textId="77777777" w:rsidR="005F028B" w:rsidRPr="00F3646D" w:rsidRDefault="005F028B" w:rsidP="005F028B">
      <w:pPr>
        <w:spacing w:line="360" w:lineRule="auto"/>
        <w:rPr>
          <w:rFonts w:ascii="黑体" w:eastAsia="黑体" w:hAnsi="黑体"/>
        </w:rPr>
      </w:pPr>
      <w:r w:rsidRPr="00F3646D">
        <w:rPr>
          <w:rFonts w:ascii="黑体" w:eastAsia="黑体" w:hAnsi="黑体" w:hint="eastAsia"/>
        </w:rPr>
        <w:t>1.3</w:t>
      </w:r>
      <w:r w:rsidRPr="00F3646D">
        <w:rPr>
          <w:rFonts w:ascii="黑体" w:eastAsia="黑体" w:hAnsi="黑体"/>
        </w:rPr>
        <w:t xml:space="preserve"> </w:t>
      </w:r>
      <w:r w:rsidRPr="00F3646D">
        <w:rPr>
          <w:rFonts w:ascii="黑体" w:eastAsia="黑体" w:hAnsi="黑体" w:hint="eastAsia"/>
        </w:rPr>
        <w:t>研究内容</w:t>
      </w:r>
    </w:p>
    <w:p w14:paraId="6F14C58A" w14:textId="77777777" w:rsidR="005F028B" w:rsidRPr="00F3646D" w:rsidRDefault="005F028B" w:rsidP="005F028B">
      <w:pPr>
        <w:spacing w:line="360" w:lineRule="auto"/>
        <w:ind w:firstLineChars="200" w:firstLine="420"/>
      </w:pPr>
      <w:r w:rsidRPr="00F3646D">
        <w:rPr>
          <w:rFonts w:hint="eastAsia"/>
        </w:rPr>
        <w:t xml:space="preserve"> </w:t>
      </w:r>
      <w:r w:rsidRPr="00F3646D">
        <w:t xml:space="preserve"> </w:t>
      </w:r>
      <w:r w:rsidRPr="00F3646D">
        <w:rPr>
          <w:rFonts w:hint="eastAsia"/>
        </w:rPr>
        <w:t>本团队拟通过建立相关模型与实际试验的开展共同研究。具体内容包括：</w:t>
      </w:r>
    </w:p>
    <w:p w14:paraId="0AEB2E2E" w14:textId="77777777" w:rsidR="005F028B" w:rsidRDefault="005F028B" w:rsidP="005F028B">
      <w:pPr>
        <w:spacing w:line="360" w:lineRule="auto"/>
        <w:ind w:firstLineChars="200" w:firstLine="420"/>
      </w:pPr>
      <w:r w:rsidRPr="00F3646D">
        <w:rPr>
          <w:rFonts w:hint="eastAsia"/>
        </w:rPr>
        <w:t>（</w:t>
      </w:r>
      <w:r w:rsidRPr="00F3646D">
        <w:rPr>
          <w:rFonts w:hint="eastAsia"/>
        </w:rPr>
        <w:t>1</w:t>
      </w:r>
      <w:r w:rsidRPr="00F3646D">
        <w:rPr>
          <w:rFonts w:hint="eastAsia"/>
        </w:rPr>
        <w:t>）对已有的大量桩基低应变检测数据（</w:t>
      </w:r>
      <w:r w:rsidRPr="00F3646D">
        <w:rPr>
          <w:rFonts w:hint="eastAsia"/>
        </w:rPr>
        <w:t>3</w:t>
      </w:r>
      <w:r w:rsidRPr="00F3646D">
        <w:rPr>
          <w:rFonts w:hint="eastAsia"/>
        </w:rPr>
        <w:t>万余条）进行前期人工判别整合分类缺陷等级。</w:t>
      </w:r>
    </w:p>
    <w:p w14:paraId="7B5755AD" w14:textId="77777777" w:rsidR="005F028B" w:rsidRPr="00F3646D" w:rsidRDefault="005F028B" w:rsidP="005F028B">
      <w:pPr>
        <w:spacing w:line="360" w:lineRule="auto"/>
        <w:ind w:firstLineChars="200" w:firstLine="420"/>
      </w:pPr>
      <w:r w:rsidRPr="00F3646D">
        <w:rPr>
          <w:rFonts w:hint="eastAsia"/>
        </w:rPr>
        <w:t>（</w:t>
      </w:r>
      <w:r w:rsidRPr="00F3646D">
        <w:rPr>
          <w:rFonts w:hint="eastAsia"/>
        </w:rPr>
        <w:t>2</w:t>
      </w:r>
      <w:r w:rsidRPr="00F3646D">
        <w:rPr>
          <w:rFonts w:hint="eastAsia"/>
        </w:rPr>
        <w:t>）拟</w:t>
      </w:r>
      <w:proofErr w:type="gramStart"/>
      <w:r w:rsidRPr="00F3646D">
        <w:rPr>
          <w:rFonts w:hint="eastAsia"/>
        </w:rPr>
        <w:t>拟</w:t>
      </w:r>
      <w:proofErr w:type="gramEnd"/>
      <w:r w:rsidRPr="00F3646D">
        <w:rPr>
          <w:rFonts w:hint="eastAsia"/>
        </w:rPr>
        <w:t>搭建出一个可根据数据路径进行多批量人工判别</w:t>
      </w:r>
      <w:r w:rsidRPr="00F3646D">
        <w:rPr>
          <w:rFonts w:hint="eastAsia"/>
        </w:rPr>
        <w:t xml:space="preserve"> </w:t>
      </w:r>
      <w:r w:rsidRPr="00F3646D">
        <w:rPr>
          <w:rFonts w:hint="eastAsia"/>
        </w:rPr>
        <w:t>数据的</w:t>
      </w:r>
      <w:r w:rsidRPr="00F3646D">
        <w:rPr>
          <w:rFonts w:hint="eastAsia"/>
        </w:rPr>
        <w:t>a</w:t>
      </w:r>
      <w:r w:rsidRPr="00F3646D">
        <w:t>pp</w:t>
      </w:r>
      <w:r w:rsidRPr="00F3646D">
        <w:rPr>
          <w:rFonts w:hint="eastAsia"/>
        </w:rPr>
        <w:t>，为后期神经网络训练做准备。</w:t>
      </w:r>
    </w:p>
    <w:p w14:paraId="607ECC2D" w14:textId="77777777" w:rsidR="005F028B" w:rsidRPr="00F3646D" w:rsidRDefault="005F028B" w:rsidP="005F028B">
      <w:pPr>
        <w:spacing w:line="360" w:lineRule="auto"/>
        <w:ind w:firstLineChars="200" w:firstLine="420"/>
      </w:pPr>
      <w:r w:rsidRPr="00F3646D">
        <w:rPr>
          <w:rFonts w:hint="eastAsia"/>
        </w:rPr>
        <w:t>（</w:t>
      </w:r>
      <w:r w:rsidRPr="00F3646D">
        <w:rPr>
          <w:rFonts w:hint="eastAsia"/>
        </w:rPr>
        <w:t>3</w:t>
      </w:r>
      <w:r w:rsidRPr="00F3646D">
        <w:rPr>
          <w:rFonts w:hint="eastAsia"/>
        </w:rPr>
        <w:t>）拟利用</w:t>
      </w:r>
      <w:r w:rsidRPr="00F3646D">
        <w:rPr>
          <w:rFonts w:hint="eastAsia"/>
        </w:rPr>
        <w:t>L</w:t>
      </w:r>
      <w:r w:rsidRPr="00F3646D">
        <w:t>STM</w:t>
      </w:r>
      <w:r w:rsidRPr="00F3646D">
        <w:rPr>
          <w:rFonts w:hint="eastAsia"/>
        </w:rPr>
        <w:t>神经网络搭建一个对桩基础低应变检测缺陷等级自动分类的模型，并用测试集评估训练集的可行性。</w:t>
      </w:r>
    </w:p>
    <w:p w14:paraId="7B6BBDC6" w14:textId="77777777" w:rsidR="005F028B" w:rsidRPr="00F3646D" w:rsidRDefault="005F028B" w:rsidP="005F028B">
      <w:pPr>
        <w:spacing w:line="360" w:lineRule="auto"/>
      </w:pPr>
    </w:p>
    <w:p w14:paraId="6F5C568E" w14:textId="77777777" w:rsidR="005F028B" w:rsidRPr="00F3646D" w:rsidRDefault="005F028B" w:rsidP="005F028B">
      <w:pPr>
        <w:spacing w:line="360" w:lineRule="auto"/>
        <w:rPr>
          <w:rFonts w:ascii="黑体" w:eastAsia="黑体" w:hAnsi="黑体"/>
          <w:sz w:val="28"/>
          <w:szCs w:val="32"/>
        </w:rPr>
      </w:pPr>
      <w:r w:rsidRPr="00F3646D">
        <w:rPr>
          <w:rFonts w:ascii="黑体" w:eastAsia="黑体" w:hAnsi="黑体" w:hint="eastAsia"/>
          <w:sz w:val="28"/>
          <w:szCs w:val="32"/>
        </w:rPr>
        <w:t>2实验研究方案</w:t>
      </w:r>
    </w:p>
    <w:p w14:paraId="447168B7" w14:textId="77777777" w:rsidR="005F028B" w:rsidRPr="00F3646D" w:rsidRDefault="005F028B" w:rsidP="005F028B">
      <w:pPr>
        <w:spacing w:line="360" w:lineRule="auto"/>
        <w:ind w:firstLineChars="200" w:firstLine="420"/>
        <w:rPr>
          <w:rFonts w:ascii="黑体" w:eastAsia="黑体" w:hAnsi="黑体"/>
        </w:rPr>
      </w:pPr>
      <w:r w:rsidRPr="00F3646D">
        <w:rPr>
          <w:rFonts w:ascii="黑体" w:eastAsia="黑体" w:hAnsi="黑体" w:hint="eastAsia"/>
        </w:rPr>
        <w:t>2.1设计思路</w:t>
      </w:r>
    </w:p>
    <w:p w14:paraId="4DCB1A4F" w14:textId="77777777" w:rsidR="005F028B" w:rsidRPr="00F3646D" w:rsidRDefault="005F028B" w:rsidP="005F028B">
      <w:pPr>
        <w:spacing w:line="360" w:lineRule="auto"/>
        <w:ind w:firstLineChars="200" w:firstLine="420"/>
      </w:pPr>
      <w:r w:rsidRPr="00F3646D">
        <w:rPr>
          <w:rFonts w:hint="eastAsia"/>
        </w:rPr>
        <w:t xml:space="preserve"> </w:t>
      </w:r>
      <w:r w:rsidRPr="00F3646D">
        <w:rPr>
          <w:rFonts w:hint="eastAsia"/>
        </w:rPr>
        <w:t>基于</w:t>
      </w:r>
      <w:r w:rsidRPr="00F3646D">
        <w:rPr>
          <w:rFonts w:hint="eastAsia"/>
        </w:rPr>
        <w:t>L</w:t>
      </w:r>
      <w:r w:rsidRPr="00F3646D">
        <w:t>STM</w:t>
      </w:r>
      <w:r w:rsidRPr="00F3646D">
        <w:rPr>
          <w:rFonts w:hint="eastAsia"/>
        </w:rPr>
        <w:t>神经网络的上述特点发，本文提出了一种桩基检测数据的处理新方法——桩基识别的人工网络方法，流程为：波动曲线检测、数据转换、</w:t>
      </w:r>
      <w:r w:rsidRPr="00F3646D">
        <w:rPr>
          <w:rFonts w:hint="eastAsia"/>
        </w:rPr>
        <w:t>L</w:t>
      </w:r>
      <w:r w:rsidRPr="00F3646D">
        <w:t>STM</w:t>
      </w:r>
      <w:r w:rsidRPr="00F3646D">
        <w:rPr>
          <w:rFonts w:hint="eastAsia"/>
        </w:rPr>
        <w:t>神经网络训练、判别类型、数据增强、测试集得验证。利用对应于某一缺陷的已知频谱响应来训练设计好的神经网络</w:t>
      </w:r>
      <w:r w:rsidRPr="00F3646D">
        <w:rPr>
          <w:rFonts w:hint="eastAsia"/>
        </w:rPr>
        <w:t xml:space="preserve">, </w:t>
      </w:r>
      <w:r w:rsidRPr="00F3646D">
        <w:rPr>
          <w:rFonts w:hint="eastAsia"/>
        </w:rPr>
        <w:t>通过训练后的网络就可以在自动处理数据的基础上对桩基中的缺陷进行识别</w:t>
      </w:r>
      <w:r w:rsidRPr="00F3646D">
        <w:rPr>
          <w:rFonts w:hint="eastAsia"/>
        </w:rPr>
        <w:t xml:space="preserve">, </w:t>
      </w:r>
      <w:r w:rsidRPr="00F3646D">
        <w:rPr>
          <w:rFonts w:hint="eastAsia"/>
        </w:rPr>
        <w:t>而不需要检测人员参与。</w:t>
      </w:r>
    </w:p>
    <w:p w14:paraId="03BD1CC6" w14:textId="77777777" w:rsidR="005F028B" w:rsidRPr="00F3646D" w:rsidRDefault="005F028B" w:rsidP="005F028B">
      <w:pPr>
        <w:spacing w:line="360" w:lineRule="auto"/>
        <w:ind w:firstLineChars="200" w:firstLine="420"/>
      </w:pPr>
    </w:p>
    <w:p w14:paraId="090583C4" w14:textId="77777777" w:rsidR="005F028B" w:rsidRPr="00F3646D" w:rsidRDefault="005F028B" w:rsidP="005F028B">
      <w:pPr>
        <w:spacing w:line="360" w:lineRule="auto"/>
        <w:ind w:firstLineChars="200" w:firstLine="420"/>
        <w:rPr>
          <w:rFonts w:ascii="黑体" w:eastAsia="黑体" w:hAnsi="黑体"/>
        </w:rPr>
      </w:pPr>
      <w:r w:rsidRPr="00F3646D">
        <w:rPr>
          <w:rFonts w:ascii="黑体" w:eastAsia="黑体" w:hAnsi="黑体" w:hint="eastAsia"/>
        </w:rPr>
        <w:t>2.2反射波完整性分类</w:t>
      </w:r>
    </w:p>
    <w:p w14:paraId="339CB3A5" w14:textId="77777777" w:rsidR="005F028B" w:rsidRPr="00F3646D" w:rsidRDefault="005F028B" w:rsidP="005F028B">
      <w:pPr>
        <w:spacing w:line="360" w:lineRule="auto"/>
        <w:ind w:firstLineChars="200" w:firstLine="420"/>
      </w:pPr>
      <w:r w:rsidRPr="00F3646D">
        <w:rPr>
          <w:rFonts w:hint="eastAsia"/>
        </w:rPr>
        <w:t>低应变反射波法是</w:t>
      </w:r>
      <w:proofErr w:type="gramStart"/>
      <w:r w:rsidRPr="00F3646D">
        <w:rPr>
          <w:rFonts w:hint="eastAsia"/>
        </w:rPr>
        <w:t>通过桩顶激振</w:t>
      </w:r>
      <w:proofErr w:type="gramEnd"/>
      <w:r w:rsidRPr="00F3646D">
        <w:rPr>
          <w:rFonts w:hint="eastAsia"/>
        </w:rPr>
        <w:t>、小锤敲击或水中放电等方法</w:t>
      </w:r>
      <w:r w:rsidRPr="00F3646D">
        <w:rPr>
          <w:rFonts w:hint="eastAsia"/>
        </w:rPr>
        <w:t>,</w:t>
      </w:r>
      <w:r w:rsidRPr="00F3646D">
        <w:rPr>
          <w:rFonts w:hint="eastAsia"/>
        </w:rPr>
        <w:t>给</w:t>
      </w:r>
      <w:proofErr w:type="gramStart"/>
      <w:r w:rsidRPr="00F3646D">
        <w:rPr>
          <w:rFonts w:hint="eastAsia"/>
        </w:rPr>
        <w:t>桩作用</w:t>
      </w:r>
      <w:proofErr w:type="gramEnd"/>
      <w:r w:rsidRPr="00F3646D">
        <w:rPr>
          <w:rFonts w:hint="eastAsia"/>
        </w:rPr>
        <w:t>较小能量。作用在桩顶上的动荷载远小于桩的使用荷载</w:t>
      </w:r>
      <w:r w:rsidRPr="00F3646D">
        <w:rPr>
          <w:rFonts w:hint="eastAsia"/>
        </w:rPr>
        <w:t>,</w:t>
      </w:r>
      <w:r w:rsidRPr="00F3646D">
        <w:rPr>
          <w:rFonts w:hint="eastAsia"/>
        </w:rPr>
        <w:t>不足以使</w:t>
      </w:r>
      <w:proofErr w:type="gramStart"/>
      <w:r w:rsidRPr="00F3646D">
        <w:rPr>
          <w:rFonts w:hint="eastAsia"/>
        </w:rPr>
        <w:t>桩产生贯入度</w:t>
      </w:r>
      <w:proofErr w:type="gramEnd"/>
      <w:r w:rsidRPr="00F3646D">
        <w:rPr>
          <w:rFonts w:hint="eastAsia"/>
        </w:rPr>
        <w:t>,</w:t>
      </w:r>
      <w:proofErr w:type="gramStart"/>
      <w:r w:rsidRPr="00F3646D">
        <w:rPr>
          <w:rFonts w:hint="eastAsia"/>
        </w:rPr>
        <w:t>也就是说桩土之间</w:t>
      </w:r>
      <w:proofErr w:type="gramEnd"/>
      <w:r w:rsidRPr="00F3646D">
        <w:rPr>
          <w:rFonts w:hint="eastAsia"/>
        </w:rPr>
        <w:t>不产生相对位移</w:t>
      </w:r>
      <w:r w:rsidRPr="00F3646D">
        <w:rPr>
          <w:rFonts w:hint="eastAsia"/>
        </w:rPr>
        <w:t>,</w:t>
      </w:r>
      <w:r w:rsidRPr="00F3646D">
        <w:rPr>
          <w:rFonts w:hint="eastAsia"/>
        </w:rPr>
        <w:t>只产生弹性变形。低应变反射波法是通过应力波沿桩身传播和反射原理进行桩的</w:t>
      </w:r>
      <w:r w:rsidRPr="00F3646D">
        <w:rPr>
          <w:rFonts w:hint="eastAsia"/>
        </w:rPr>
        <w:lastRenderedPageBreak/>
        <w:t>检验</w:t>
      </w:r>
      <w:r>
        <w:rPr>
          <w:rFonts w:hint="eastAsia"/>
        </w:rPr>
        <w:t>，其</w:t>
      </w:r>
      <w:r w:rsidRPr="00F3646D">
        <w:rPr>
          <w:rFonts w:hint="eastAsia"/>
        </w:rPr>
        <w:t>具有仪器设备轻便</w:t>
      </w:r>
      <w:r w:rsidRPr="00F3646D">
        <w:rPr>
          <w:rFonts w:hint="eastAsia"/>
        </w:rPr>
        <w:t>,</w:t>
      </w:r>
      <w:r w:rsidRPr="00F3646D">
        <w:rPr>
          <w:rFonts w:hint="eastAsia"/>
        </w:rPr>
        <w:t>检测速度快</w:t>
      </w:r>
      <w:r w:rsidRPr="00F3646D">
        <w:rPr>
          <w:rFonts w:hint="eastAsia"/>
        </w:rPr>
        <w:t>,</w:t>
      </w:r>
      <w:r w:rsidRPr="00F3646D">
        <w:rPr>
          <w:rFonts w:hint="eastAsia"/>
        </w:rPr>
        <w:t>费用低</w:t>
      </w:r>
      <w:r w:rsidRPr="00F3646D">
        <w:rPr>
          <w:rFonts w:hint="eastAsia"/>
        </w:rPr>
        <w:t>,</w:t>
      </w:r>
      <w:proofErr w:type="gramStart"/>
      <w:r w:rsidRPr="00F3646D">
        <w:rPr>
          <w:rFonts w:hint="eastAsia"/>
        </w:rPr>
        <w:t>检测面</w:t>
      </w:r>
      <w:proofErr w:type="gramEnd"/>
      <w:r w:rsidRPr="00F3646D">
        <w:rPr>
          <w:rFonts w:hint="eastAsia"/>
        </w:rPr>
        <w:t>广、无损等优点</w:t>
      </w:r>
      <w:r w:rsidRPr="00F3646D">
        <w:rPr>
          <w:rFonts w:hint="eastAsia"/>
        </w:rPr>
        <w:t>,</w:t>
      </w:r>
      <w:r w:rsidRPr="00F3646D">
        <w:rPr>
          <w:rFonts w:hint="eastAsia"/>
        </w:rPr>
        <w:t>而且其数学物理假设比较完善</w:t>
      </w:r>
      <w:r w:rsidRPr="00F3646D">
        <w:rPr>
          <w:rFonts w:hint="eastAsia"/>
        </w:rPr>
        <w:t>,</w:t>
      </w:r>
      <w:r w:rsidRPr="00F3646D">
        <w:rPr>
          <w:rFonts w:hint="eastAsia"/>
        </w:rPr>
        <w:t>理论模型比较成熟。目前</w:t>
      </w:r>
      <w:r w:rsidRPr="00F3646D">
        <w:rPr>
          <w:rFonts w:hint="eastAsia"/>
        </w:rPr>
        <w:t>,</w:t>
      </w:r>
      <w:r w:rsidRPr="00F3646D">
        <w:rPr>
          <w:rFonts w:hint="eastAsia"/>
        </w:rPr>
        <w:t>低应变反射波法在桩基础的完整性检测中被广泛应用，本文的理论研究与数据采集亦是基于此种方法。</w:t>
      </w:r>
    </w:p>
    <w:p w14:paraId="1DA498AF" w14:textId="77777777" w:rsidR="005F028B" w:rsidRPr="00F3646D" w:rsidRDefault="005F028B" w:rsidP="005F028B">
      <w:pPr>
        <w:spacing w:line="360" w:lineRule="auto"/>
        <w:ind w:firstLineChars="200" w:firstLine="420"/>
      </w:pPr>
      <w:r w:rsidRPr="00F3646D">
        <w:rPr>
          <w:rFonts w:hint="eastAsia"/>
        </w:rPr>
        <w:t>本团队实地开展桩基础缺陷检测实验，依据相应的判别标准如图前期测得了</w:t>
      </w:r>
      <w:proofErr w:type="gramStart"/>
      <w:r w:rsidRPr="00F3646D">
        <w:rPr>
          <w:rFonts w:hint="eastAsia"/>
        </w:rPr>
        <w:t>一些列低</w:t>
      </w:r>
      <w:proofErr w:type="gramEnd"/>
      <w:r w:rsidRPr="00F3646D">
        <w:rPr>
          <w:rFonts w:hint="eastAsia"/>
        </w:rPr>
        <w:t>应变检测数据，旨在理论与实际相结合为后续检测曲线识别开展提供可靠数据支撑。</w:t>
      </w:r>
    </w:p>
    <w:p w14:paraId="4E823FF3" w14:textId="77777777" w:rsidR="005F028B" w:rsidRPr="00F3646D" w:rsidRDefault="005F028B" w:rsidP="005F028B">
      <w:pPr>
        <w:spacing w:line="360" w:lineRule="auto"/>
        <w:ind w:firstLineChars="200" w:firstLine="420"/>
      </w:pPr>
      <w:r w:rsidRPr="00F3646D">
        <w:rPr>
          <w:rFonts w:hint="eastAsia"/>
        </w:rPr>
        <w:t>依据《建筑基桩检测技术规范》</w:t>
      </w:r>
      <w:r w:rsidRPr="00F3646D">
        <w:rPr>
          <w:rFonts w:hint="eastAsia"/>
        </w:rPr>
        <w:t xml:space="preserve">3.5.1 </w:t>
      </w:r>
      <w:r w:rsidRPr="00F3646D">
        <w:rPr>
          <w:rFonts w:hint="eastAsia"/>
        </w:rPr>
        <w:t>规定划分桩身完整性的类型如表</w:t>
      </w:r>
      <w:r>
        <w:rPr>
          <w:rFonts w:hint="eastAsia"/>
        </w:rPr>
        <w:t>（</w:t>
      </w:r>
      <w:r>
        <w:rPr>
          <w:rFonts w:hint="eastAsia"/>
        </w:rPr>
        <w:t>2-2</w:t>
      </w:r>
      <w:r>
        <w:rPr>
          <w:rFonts w:hint="eastAsia"/>
        </w:rPr>
        <w:t>）</w:t>
      </w:r>
      <w:r w:rsidRPr="00F3646D">
        <w:rPr>
          <w:rFonts w:hint="eastAsia"/>
        </w:rPr>
        <w:t>所示</w:t>
      </w:r>
    </w:p>
    <w:p w14:paraId="75DC26F7" w14:textId="77777777" w:rsidR="005F028B" w:rsidRPr="00F3646D" w:rsidRDefault="005F028B" w:rsidP="005F028B">
      <w:pPr>
        <w:spacing w:line="360" w:lineRule="auto"/>
        <w:ind w:firstLineChars="200" w:firstLine="420"/>
      </w:pPr>
      <w:r w:rsidRPr="00A4782D">
        <w:rPr>
          <w:rFonts w:hint="eastAsia"/>
        </w:rPr>
        <w:t>（表</w:t>
      </w:r>
      <w:r>
        <w:rPr>
          <w:rFonts w:hint="eastAsia"/>
        </w:rPr>
        <w:t>1</w:t>
      </w:r>
      <w:r w:rsidRPr="00A4782D">
        <w:rPr>
          <w:rFonts w:hint="eastAsia"/>
        </w:rPr>
        <w:t xml:space="preserve"> </w:t>
      </w:r>
      <w:r w:rsidRPr="00A4782D">
        <w:rPr>
          <w:rFonts w:hint="eastAsia"/>
        </w:rPr>
        <w:t>缺陷桩分类表）</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3"/>
        <w:gridCol w:w="3162"/>
        <w:gridCol w:w="4776"/>
      </w:tblGrid>
      <w:tr w:rsidR="005F028B" w:rsidRPr="00F3646D" w14:paraId="224BA174" w14:textId="77777777" w:rsidTr="0040665D">
        <w:trPr>
          <w:trHeight w:val="325"/>
        </w:trPr>
        <w:tc>
          <w:tcPr>
            <w:tcW w:w="1373" w:type="dxa"/>
          </w:tcPr>
          <w:p w14:paraId="19CFBBD5" w14:textId="77777777" w:rsidR="005F028B" w:rsidRPr="00F3646D" w:rsidRDefault="005F028B" w:rsidP="0040665D">
            <w:pPr>
              <w:spacing w:line="360" w:lineRule="auto"/>
              <w:ind w:firstLineChars="200" w:firstLine="420"/>
            </w:pPr>
            <w:r w:rsidRPr="00F3646D">
              <w:rPr>
                <w:rFonts w:hint="eastAsia"/>
              </w:rPr>
              <w:t>类别</w:t>
            </w:r>
          </w:p>
        </w:tc>
        <w:tc>
          <w:tcPr>
            <w:tcW w:w="3162" w:type="dxa"/>
          </w:tcPr>
          <w:p w14:paraId="516595A5" w14:textId="77777777" w:rsidR="005F028B" w:rsidRPr="00F3646D" w:rsidRDefault="005F028B" w:rsidP="0040665D">
            <w:pPr>
              <w:spacing w:line="360" w:lineRule="auto"/>
              <w:ind w:left="149" w:firstLineChars="200" w:firstLine="420"/>
            </w:pPr>
            <w:r w:rsidRPr="00F3646D">
              <w:rPr>
                <w:rFonts w:hint="eastAsia"/>
              </w:rPr>
              <w:t>时域信号特征</w:t>
            </w:r>
          </w:p>
        </w:tc>
        <w:tc>
          <w:tcPr>
            <w:tcW w:w="4775" w:type="dxa"/>
          </w:tcPr>
          <w:p w14:paraId="412ACEC8" w14:textId="77777777" w:rsidR="005F028B" w:rsidRPr="00F3646D" w:rsidRDefault="005F028B" w:rsidP="0040665D">
            <w:pPr>
              <w:spacing w:line="360" w:lineRule="auto"/>
              <w:ind w:left="1224" w:firstLineChars="200" w:firstLine="420"/>
            </w:pPr>
            <w:proofErr w:type="gramStart"/>
            <w:r w:rsidRPr="00F3646D">
              <w:rPr>
                <w:rFonts w:hint="eastAsia"/>
              </w:rPr>
              <w:t>幅频信号</w:t>
            </w:r>
            <w:proofErr w:type="gramEnd"/>
            <w:r w:rsidRPr="00F3646D">
              <w:rPr>
                <w:rFonts w:hint="eastAsia"/>
              </w:rPr>
              <w:t>特征</w:t>
            </w:r>
          </w:p>
        </w:tc>
      </w:tr>
      <w:tr w:rsidR="005F028B" w:rsidRPr="00F3646D" w14:paraId="0A7A1E22" w14:textId="77777777" w:rsidTr="0040665D">
        <w:trPr>
          <w:trHeight w:val="490"/>
        </w:trPr>
        <w:tc>
          <w:tcPr>
            <w:tcW w:w="1373" w:type="dxa"/>
            <w:vAlign w:val="center"/>
          </w:tcPr>
          <w:p w14:paraId="4A7DADF7" w14:textId="77777777" w:rsidR="005F028B" w:rsidRPr="00F3646D" w:rsidRDefault="005F028B" w:rsidP="0040665D">
            <w:pPr>
              <w:spacing w:line="360" w:lineRule="auto"/>
              <w:ind w:firstLineChars="200" w:firstLine="420"/>
              <w:jc w:val="center"/>
            </w:pPr>
            <w:r w:rsidRPr="00F3646D">
              <w:rPr>
                <w:rFonts w:hint="eastAsia"/>
              </w:rPr>
              <w:t>1</w:t>
            </w:r>
            <w:r w:rsidRPr="00F3646D">
              <w:rPr>
                <w:rFonts w:hint="eastAsia"/>
              </w:rPr>
              <w:t>类</w:t>
            </w:r>
          </w:p>
        </w:tc>
        <w:tc>
          <w:tcPr>
            <w:tcW w:w="3162" w:type="dxa"/>
          </w:tcPr>
          <w:p w14:paraId="5287B9DE" w14:textId="77777777" w:rsidR="005F028B" w:rsidRPr="00F3646D" w:rsidRDefault="005F028B" w:rsidP="0040665D">
            <w:pPr>
              <w:widowControl/>
              <w:spacing w:line="360" w:lineRule="auto"/>
              <w:ind w:firstLineChars="200" w:firstLine="420"/>
              <w:jc w:val="left"/>
            </w:pPr>
            <w:r w:rsidRPr="00F3646D">
              <w:rPr>
                <w:rFonts w:hint="eastAsia"/>
              </w:rPr>
              <w:t>2</w:t>
            </w:r>
            <w:r w:rsidRPr="00F3646D">
              <w:t>L</w:t>
            </w:r>
            <w:r w:rsidRPr="00F3646D">
              <w:rPr>
                <w:rFonts w:hint="eastAsia"/>
              </w:rPr>
              <w:t>/</w:t>
            </w:r>
            <w:r w:rsidRPr="00F3646D">
              <w:t>C</w:t>
            </w:r>
            <w:r w:rsidRPr="00F3646D">
              <w:rPr>
                <w:rFonts w:hint="eastAsia"/>
              </w:rPr>
              <w:t>无缺陷反射波，有桩底反射波</w:t>
            </w:r>
          </w:p>
          <w:p w14:paraId="3BF24B05" w14:textId="77777777" w:rsidR="005F028B" w:rsidRPr="00F3646D" w:rsidRDefault="005F028B" w:rsidP="0040665D">
            <w:pPr>
              <w:widowControl/>
              <w:spacing w:line="360" w:lineRule="auto"/>
              <w:ind w:firstLineChars="200" w:firstLine="420"/>
              <w:jc w:val="left"/>
            </w:pPr>
            <w:r w:rsidRPr="00F3646D">
              <w:rPr>
                <w:rFonts w:hint="eastAsia"/>
              </w:rPr>
              <w:t xml:space="preserve"> </w:t>
            </w:r>
            <w:r w:rsidRPr="00F3646D">
              <w:t xml:space="preserve">                                  </w:t>
            </w:r>
          </w:p>
        </w:tc>
        <w:tc>
          <w:tcPr>
            <w:tcW w:w="4775" w:type="dxa"/>
          </w:tcPr>
          <w:p w14:paraId="5934E2B2" w14:textId="77777777" w:rsidR="005F028B" w:rsidRPr="00F3646D" w:rsidRDefault="005F028B" w:rsidP="0040665D">
            <w:pPr>
              <w:widowControl/>
              <w:spacing w:line="360" w:lineRule="auto"/>
              <w:ind w:left="318" w:firstLineChars="200" w:firstLine="420"/>
              <w:jc w:val="left"/>
            </w:pPr>
            <w:proofErr w:type="gramStart"/>
            <w:r w:rsidRPr="00F3646D">
              <w:rPr>
                <w:rFonts w:hint="eastAsia"/>
              </w:rPr>
              <w:t>桩底协振峰</w:t>
            </w:r>
            <w:proofErr w:type="gramEnd"/>
            <w:r w:rsidRPr="00F3646D">
              <w:rPr>
                <w:rFonts w:hint="eastAsia"/>
              </w:rPr>
              <w:t>排列基本等距相邻频</w:t>
            </w:r>
            <w:r w:rsidRPr="00F3646D">
              <w:rPr>
                <w:rFonts w:hint="eastAsia"/>
              </w:rPr>
              <w:t>F=C/</w:t>
            </w:r>
            <w:r w:rsidRPr="00F3646D">
              <w:t>2L</w:t>
            </w:r>
          </w:p>
          <w:p w14:paraId="5CE9A55F" w14:textId="77777777" w:rsidR="005F028B" w:rsidRPr="00F3646D" w:rsidRDefault="005F028B" w:rsidP="0040665D">
            <w:pPr>
              <w:spacing w:line="360" w:lineRule="auto"/>
              <w:ind w:firstLineChars="200" w:firstLine="420"/>
            </w:pPr>
          </w:p>
        </w:tc>
      </w:tr>
      <w:tr w:rsidR="005F028B" w:rsidRPr="00F3646D" w14:paraId="17D4E66B" w14:textId="77777777" w:rsidTr="0040665D">
        <w:trPr>
          <w:trHeight w:val="1416"/>
        </w:trPr>
        <w:tc>
          <w:tcPr>
            <w:tcW w:w="1373" w:type="dxa"/>
            <w:vAlign w:val="center"/>
          </w:tcPr>
          <w:p w14:paraId="09E2B20E" w14:textId="77777777" w:rsidR="005F028B" w:rsidRPr="00F3646D" w:rsidRDefault="005F028B" w:rsidP="0040665D">
            <w:pPr>
              <w:spacing w:line="360" w:lineRule="auto"/>
            </w:pPr>
          </w:p>
          <w:p w14:paraId="58D5834C" w14:textId="77777777" w:rsidR="005F028B" w:rsidRPr="00F3646D" w:rsidRDefault="005F028B" w:rsidP="0040665D">
            <w:pPr>
              <w:spacing w:line="360" w:lineRule="auto"/>
              <w:ind w:firstLineChars="200" w:firstLine="420"/>
              <w:jc w:val="center"/>
            </w:pPr>
            <w:r w:rsidRPr="00F3646D">
              <w:rPr>
                <w:rFonts w:hint="eastAsia"/>
              </w:rPr>
              <w:t>2</w:t>
            </w:r>
            <w:r w:rsidRPr="00F3646D">
              <w:rPr>
                <w:rFonts w:hint="eastAsia"/>
              </w:rPr>
              <w:t>类</w:t>
            </w:r>
          </w:p>
        </w:tc>
        <w:tc>
          <w:tcPr>
            <w:tcW w:w="3162" w:type="dxa"/>
          </w:tcPr>
          <w:p w14:paraId="121AEE01" w14:textId="77777777" w:rsidR="005F028B" w:rsidRPr="00F3646D" w:rsidRDefault="005F028B" w:rsidP="0040665D">
            <w:pPr>
              <w:spacing w:line="360" w:lineRule="auto"/>
              <w:ind w:firstLineChars="200" w:firstLine="420"/>
            </w:pPr>
            <w:r w:rsidRPr="00F3646D">
              <w:rPr>
                <w:rFonts w:hint="eastAsia"/>
              </w:rPr>
              <w:t>2L/C</w:t>
            </w:r>
            <w:r w:rsidRPr="00F3646D">
              <w:rPr>
                <w:rFonts w:hint="eastAsia"/>
              </w:rPr>
              <w:t>时刻前出现轻微缺陷反射波有桩底反射波</w:t>
            </w:r>
          </w:p>
        </w:tc>
        <w:tc>
          <w:tcPr>
            <w:tcW w:w="4775" w:type="dxa"/>
          </w:tcPr>
          <w:p w14:paraId="2E29455A" w14:textId="77777777" w:rsidR="005F028B" w:rsidRPr="00F3646D" w:rsidRDefault="005F028B" w:rsidP="0040665D">
            <w:pPr>
              <w:spacing w:line="360" w:lineRule="auto"/>
              <w:ind w:firstLineChars="200" w:firstLine="420"/>
            </w:pPr>
            <w:proofErr w:type="gramStart"/>
            <w:r w:rsidRPr="00F3646D">
              <w:rPr>
                <w:rFonts w:hint="eastAsia"/>
              </w:rPr>
              <w:t>桩底协振峰</w:t>
            </w:r>
            <w:proofErr w:type="gramEnd"/>
            <w:r w:rsidRPr="00F3646D">
              <w:rPr>
                <w:rFonts w:hint="eastAsia"/>
              </w:rPr>
              <w:t>排列基本等间距，轻微缺陷产生的</w:t>
            </w:r>
          </w:p>
          <w:p w14:paraId="00564EE3" w14:textId="77777777" w:rsidR="005F028B" w:rsidRPr="00F3646D" w:rsidRDefault="005F028B" w:rsidP="0040665D">
            <w:pPr>
              <w:spacing w:line="360" w:lineRule="auto"/>
              <w:ind w:firstLineChars="200" w:firstLine="420"/>
            </w:pPr>
            <w:proofErr w:type="gramStart"/>
            <w:r w:rsidRPr="00F3646D">
              <w:rPr>
                <w:rFonts w:hint="eastAsia"/>
              </w:rPr>
              <w:t>协振峰</w:t>
            </w:r>
            <w:proofErr w:type="gramEnd"/>
            <w:r w:rsidRPr="00F3646D">
              <w:rPr>
                <w:rFonts w:hint="eastAsia"/>
              </w:rPr>
              <w:t>与</w:t>
            </w:r>
            <w:proofErr w:type="gramStart"/>
            <w:r w:rsidRPr="00F3646D">
              <w:rPr>
                <w:rFonts w:hint="eastAsia"/>
              </w:rPr>
              <w:t>桩底协振峰</w:t>
            </w:r>
            <w:proofErr w:type="gramEnd"/>
            <w:r w:rsidRPr="00F3646D">
              <w:rPr>
                <w:rFonts w:hint="eastAsia"/>
              </w:rPr>
              <w:t>之间的频差</w:t>
            </w:r>
            <w:r w:rsidRPr="00F3646D">
              <w:rPr>
                <w:rFonts w:hint="eastAsia"/>
              </w:rPr>
              <w:t>F</w:t>
            </w:r>
            <w:r w:rsidRPr="00F3646D">
              <w:t>&gt;C/2L.</w:t>
            </w:r>
          </w:p>
          <w:p w14:paraId="0A1D0EFE" w14:textId="77777777" w:rsidR="005F028B" w:rsidRPr="00F3646D" w:rsidRDefault="005F028B" w:rsidP="0040665D">
            <w:pPr>
              <w:spacing w:line="360" w:lineRule="auto"/>
              <w:ind w:left="3990" w:firstLineChars="200" w:firstLine="420"/>
            </w:pPr>
          </w:p>
        </w:tc>
      </w:tr>
      <w:tr w:rsidR="005F028B" w:rsidRPr="00F3646D" w14:paraId="651B6868" w14:textId="77777777" w:rsidTr="0040665D">
        <w:trPr>
          <w:trHeight w:val="453"/>
        </w:trPr>
        <w:tc>
          <w:tcPr>
            <w:tcW w:w="1373" w:type="dxa"/>
            <w:vAlign w:val="center"/>
          </w:tcPr>
          <w:p w14:paraId="5D9844F1" w14:textId="77777777" w:rsidR="005F028B" w:rsidRPr="00F3646D" w:rsidRDefault="005F028B" w:rsidP="0040665D">
            <w:pPr>
              <w:spacing w:line="360" w:lineRule="auto"/>
              <w:ind w:firstLineChars="200" w:firstLine="420"/>
              <w:jc w:val="center"/>
            </w:pPr>
            <w:r w:rsidRPr="00F3646D">
              <w:rPr>
                <w:rFonts w:hint="eastAsia"/>
              </w:rPr>
              <w:t>3</w:t>
            </w:r>
            <w:r w:rsidRPr="00F3646D">
              <w:rPr>
                <w:rFonts w:hint="eastAsia"/>
              </w:rPr>
              <w:t>类</w:t>
            </w:r>
          </w:p>
        </w:tc>
        <w:tc>
          <w:tcPr>
            <w:tcW w:w="7938" w:type="dxa"/>
            <w:gridSpan w:val="2"/>
          </w:tcPr>
          <w:p w14:paraId="3599B758" w14:textId="77777777" w:rsidR="005F028B" w:rsidRPr="00F3646D" w:rsidRDefault="005F028B" w:rsidP="0040665D">
            <w:pPr>
              <w:spacing w:line="360" w:lineRule="auto"/>
              <w:ind w:firstLineChars="200" w:firstLine="420"/>
            </w:pPr>
            <w:r w:rsidRPr="00F3646D">
              <w:rPr>
                <w:rFonts w:hint="eastAsia"/>
              </w:rPr>
              <w:t>有明显缺陷反射波，其他特征介于</w:t>
            </w:r>
            <w:r w:rsidRPr="00F3646D">
              <w:rPr>
                <w:rFonts w:hint="eastAsia"/>
              </w:rPr>
              <w:t>2</w:t>
            </w:r>
            <w:r w:rsidRPr="00F3646D">
              <w:rPr>
                <w:rFonts w:hint="eastAsia"/>
              </w:rPr>
              <w:t>类—</w:t>
            </w:r>
            <w:r w:rsidRPr="00F3646D">
              <w:rPr>
                <w:rFonts w:hint="eastAsia"/>
              </w:rPr>
              <w:t>4</w:t>
            </w:r>
            <w:r w:rsidRPr="00F3646D">
              <w:rPr>
                <w:rFonts w:hint="eastAsia"/>
              </w:rPr>
              <w:t>类之间</w:t>
            </w:r>
          </w:p>
        </w:tc>
      </w:tr>
      <w:tr w:rsidR="005F028B" w:rsidRPr="00F3646D" w14:paraId="51AADF19" w14:textId="77777777" w:rsidTr="0040665D">
        <w:trPr>
          <w:trHeight w:val="2117"/>
        </w:trPr>
        <w:tc>
          <w:tcPr>
            <w:tcW w:w="1373" w:type="dxa"/>
            <w:vAlign w:val="center"/>
          </w:tcPr>
          <w:p w14:paraId="67815BE2" w14:textId="77777777" w:rsidR="005F028B" w:rsidRPr="00F3646D" w:rsidRDefault="005F028B" w:rsidP="0040665D">
            <w:pPr>
              <w:spacing w:line="360" w:lineRule="auto"/>
            </w:pPr>
          </w:p>
          <w:p w14:paraId="68AEE1D6" w14:textId="77777777" w:rsidR="005F028B" w:rsidRPr="00F3646D" w:rsidRDefault="005F028B" w:rsidP="0040665D">
            <w:pPr>
              <w:spacing w:line="360" w:lineRule="auto"/>
              <w:ind w:firstLineChars="200" w:firstLine="420"/>
              <w:jc w:val="center"/>
            </w:pPr>
            <w:r w:rsidRPr="00F3646D">
              <w:rPr>
                <w:rFonts w:hint="eastAsia"/>
              </w:rPr>
              <w:t>4</w:t>
            </w:r>
            <w:r w:rsidRPr="00F3646D">
              <w:rPr>
                <w:rFonts w:hint="eastAsia"/>
              </w:rPr>
              <w:t>类</w:t>
            </w:r>
          </w:p>
        </w:tc>
        <w:tc>
          <w:tcPr>
            <w:tcW w:w="3162" w:type="dxa"/>
          </w:tcPr>
          <w:p w14:paraId="181ACECC" w14:textId="77777777" w:rsidR="005F028B" w:rsidRPr="00F3646D" w:rsidRDefault="005F028B" w:rsidP="0040665D">
            <w:pPr>
              <w:spacing w:line="360" w:lineRule="auto"/>
              <w:ind w:firstLineChars="200" w:firstLine="420"/>
            </w:pPr>
            <w:r w:rsidRPr="00F3646D">
              <w:rPr>
                <w:rFonts w:hint="eastAsia"/>
              </w:rPr>
              <w:t>2L/C</w:t>
            </w:r>
            <w:r w:rsidRPr="00F3646D">
              <w:rPr>
                <w:rFonts w:hint="eastAsia"/>
              </w:rPr>
              <w:t>时刻前出现严重缺陷反射波或周期性反射波，无桩底反射波；或因桩身浅部严重缺陷使波形出现</w:t>
            </w:r>
            <w:proofErr w:type="gramStart"/>
            <w:r w:rsidRPr="00F3646D">
              <w:rPr>
                <w:rFonts w:hint="eastAsia"/>
              </w:rPr>
              <w:t>低频大</w:t>
            </w:r>
            <w:proofErr w:type="gramEnd"/>
            <w:r w:rsidRPr="00F3646D">
              <w:rPr>
                <w:rFonts w:hint="eastAsia"/>
              </w:rPr>
              <w:t>振幅衰减震动，无桩底反射波；按平均波速计算桩长明显短于设计桩长。</w:t>
            </w:r>
          </w:p>
        </w:tc>
        <w:tc>
          <w:tcPr>
            <w:tcW w:w="4775" w:type="dxa"/>
          </w:tcPr>
          <w:p w14:paraId="577C2BD8" w14:textId="77777777" w:rsidR="005F028B" w:rsidRPr="00F3646D" w:rsidRDefault="005F028B" w:rsidP="0040665D">
            <w:pPr>
              <w:spacing w:line="360" w:lineRule="auto"/>
              <w:ind w:firstLineChars="200" w:firstLine="420"/>
            </w:pPr>
            <w:proofErr w:type="gramStart"/>
            <w:r w:rsidRPr="00F3646D">
              <w:rPr>
                <w:rFonts w:hint="eastAsia"/>
              </w:rPr>
              <w:t>桩底协振峰</w:t>
            </w:r>
            <w:proofErr w:type="gramEnd"/>
            <w:r w:rsidRPr="00F3646D">
              <w:rPr>
                <w:rFonts w:hint="eastAsia"/>
              </w:rPr>
              <w:t>排列基本等间距，相邻频差</w:t>
            </w:r>
            <w:r w:rsidRPr="00F3646D">
              <w:rPr>
                <w:rFonts w:hint="eastAsia"/>
              </w:rPr>
              <w:t>F</w:t>
            </w:r>
            <w:r w:rsidRPr="00F3646D">
              <w:t>&gt;C/2L</w:t>
            </w:r>
            <w:r w:rsidRPr="00F3646D">
              <w:rPr>
                <w:rFonts w:hint="eastAsia"/>
              </w:rPr>
              <w:t>，无</w:t>
            </w:r>
            <w:proofErr w:type="gramStart"/>
            <w:r w:rsidRPr="00F3646D">
              <w:rPr>
                <w:rFonts w:hint="eastAsia"/>
              </w:rPr>
              <w:t>桩底协振峰</w:t>
            </w:r>
            <w:proofErr w:type="gramEnd"/>
            <w:r w:rsidRPr="00F3646D">
              <w:rPr>
                <w:rFonts w:hint="eastAsia"/>
              </w:rPr>
              <w:t>；或因桩身部位严重缺损只出现单一</w:t>
            </w:r>
            <w:proofErr w:type="gramStart"/>
            <w:r w:rsidRPr="00F3646D">
              <w:rPr>
                <w:rFonts w:hint="eastAsia"/>
              </w:rPr>
              <w:t>的协振峰</w:t>
            </w:r>
            <w:proofErr w:type="gramEnd"/>
          </w:p>
        </w:tc>
      </w:tr>
    </w:tbl>
    <w:p w14:paraId="233DB5EC" w14:textId="77777777" w:rsidR="005F028B" w:rsidRDefault="005F028B" w:rsidP="005F028B">
      <w:pPr>
        <w:spacing w:line="360" w:lineRule="auto"/>
        <w:ind w:firstLineChars="200" w:firstLine="420"/>
        <w:rPr>
          <w:rFonts w:ascii="黑体" w:eastAsia="黑体" w:hAnsi="黑体"/>
        </w:rPr>
      </w:pPr>
      <w:r w:rsidRPr="00BA3352">
        <w:rPr>
          <w:rFonts w:ascii="黑体" w:eastAsia="黑体" w:hAnsi="黑体" w:hint="eastAsia"/>
        </w:rPr>
        <w:t>2.3数据预处理</w:t>
      </w:r>
    </w:p>
    <w:p w14:paraId="1178F189" w14:textId="77777777" w:rsidR="005F028B" w:rsidRDefault="005F028B" w:rsidP="005F028B">
      <w:pPr>
        <w:spacing w:line="360" w:lineRule="auto"/>
        <w:ind w:firstLineChars="200" w:firstLine="420"/>
        <w:rPr>
          <w:rFonts w:ascii="黑体" w:eastAsia="黑体" w:hAnsi="黑体"/>
        </w:rPr>
      </w:pPr>
      <w:r>
        <w:rPr>
          <w:rFonts w:ascii="黑体" w:eastAsia="黑体" w:hAnsi="黑体" w:hint="eastAsia"/>
        </w:rPr>
        <w:t>1.建立数据库</w:t>
      </w:r>
    </w:p>
    <w:p w14:paraId="67D6BD3B" w14:textId="77777777" w:rsidR="005F028B" w:rsidRDefault="005F028B" w:rsidP="005F028B">
      <w:pPr>
        <w:spacing w:line="360" w:lineRule="auto"/>
        <w:ind w:firstLineChars="200" w:firstLine="420"/>
        <w:rPr>
          <w:bCs/>
          <w:szCs w:val="21"/>
        </w:rPr>
      </w:pPr>
      <w:r>
        <w:rPr>
          <w:rFonts w:hint="eastAsia"/>
          <w:bCs/>
          <w:szCs w:val="21"/>
        </w:rPr>
        <w:t>对</w:t>
      </w:r>
      <w:r w:rsidRPr="00F3646D">
        <w:rPr>
          <w:bCs/>
          <w:szCs w:val="21"/>
        </w:rPr>
        <w:t>桩基反射波</w:t>
      </w:r>
      <w:r w:rsidRPr="00F3646D">
        <w:rPr>
          <w:rFonts w:hint="eastAsia"/>
          <w:bCs/>
          <w:szCs w:val="21"/>
        </w:rPr>
        <w:t>3</w:t>
      </w:r>
      <w:r w:rsidRPr="00F3646D">
        <w:rPr>
          <w:rFonts w:hint="eastAsia"/>
          <w:bCs/>
          <w:szCs w:val="21"/>
        </w:rPr>
        <w:t>万余条</w:t>
      </w:r>
      <w:r w:rsidRPr="00F3646D">
        <w:rPr>
          <w:bCs/>
          <w:szCs w:val="21"/>
        </w:rPr>
        <w:t>数据</w:t>
      </w:r>
      <w:r w:rsidRPr="00F3646D">
        <w:rPr>
          <w:rFonts w:hint="eastAsia"/>
          <w:bCs/>
          <w:szCs w:val="21"/>
        </w:rPr>
        <w:t>进行信息采集、路径</w:t>
      </w:r>
      <w:r w:rsidRPr="00F3646D">
        <w:rPr>
          <w:bCs/>
          <w:szCs w:val="21"/>
        </w:rPr>
        <w:t>整理、</w:t>
      </w:r>
      <w:r w:rsidRPr="00F3646D">
        <w:rPr>
          <w:rFonts w:hint="eastAsia"/>
          <w:bCs/>
          <w:szCs w:val="21"/>
        </w:rPr>
        <w:t>信息</w:t>
      </w:r>
      <w:r w:rsidRPr="00F3646D">
        <w:rPr>
          <w:bCs/>
          <w:szCs w:val="21"/>
        </w:rPr>
        <w:t>标注</w:t>
      </w:r>
      <w:r w:rsidRPr="00F3646D">
        <w:rPr>
          <w:rFonts w:hint="eastAsia"/>
          <w:bCs/>
          <w:szCs w:val="21"/>
        </w:rPr>
        <w:t>、缺陷分类等</w:t>
      </w:r>
      <w:r w:rsidRPr="00F3646D">
        <w:rPr>
          <w:bCs/>
          <w:szCs w:val="21"/>
        </w:rPr>
        <w:t>工作。</w:t>
      </w:r>
      <w:r w:rsidRPr="00F3646D">
        <w:rPr>
          <w:rFonts w:hint="eastAsia"/>
          <w:bCs/>
          <w:szCs w:val="21"/>
        </w:rPr>
        <w:t>不</w:t>
      </w:r>
      <w:proofErr w:type="gramStart"/>
      <w:r w:rsidRPr="00F3646D">
        <w:rPr>
          <w:rFonts w:hint="eastAsia"/>
          <w:bCs/>
          <w:szCs w:val="21"/>
        </w:rPr>
        <w:t>考虑桩周土层</w:t>
      </w:r>
      <w:proofErr w:type="gramEnd"/>
      <w:r w:rsidRPr="00F3646D">
        <w:rPr>
          <w:rFonts w:hint="eastAsia"/>
          <w:bCs/>
          <w:szCs w:val="21"/>
        </w:rPr>
        <w:t>因素、桩端土层、施工因素等外界变量的条件，所抽取的样本数据里多为强度等级为</w:t>
      </w:r>
      <w:r w:rsidRPr="00F3646D">
        <w:rPr>
          <w:bCs/>
          <w:szCs w:val="21"/>
        </w:rPr>
        <w:t>C</w:t>
      </w:r>
      <w:r w:rsidRPr="00F3646D">
        <w:rPr>
          <w:rFonts w:hint="eastAsia"/>
          <w:bCs/>
          <w:szCs w:val="21"/>
        </w:rPr>
        <w:t>30</w:t>
      </w:r>
      <w:r w:rsidRPr="00F3646D">
        <w:rPr>
          <w:rFonts w:hint="eastAsia"/>
          <w:bCs/>
          <w:szCs w:val="21"/>
        </w:rPr>
        <w:t>—</w:t>
      </w:r>
      <w:r w:rsidRPr="00F3646D">
        <w:rPr>
          <w:rFonts w:hint="eastAsia"/>
          <w:bCs/>
          <w:szCs w:val="21"/>
        </w:rPr>
        <w:t>C</w:t>
      </w:r>
      <w:r w:rsidRPr="00F3646D">
        <w:rPr>
          <w:bCs/>
          <w:szCs w:val="21"/>
        </w:rPr>
        <w:t>80</w:t>
      </w:r>
      <w:r w:rsidRPr="00F3646D">
        <w:rPr>
          <w:rFonts w:hint="eastAsia"/>
          <w:bCs/>
          <w:szCs w:val="21"/>
        </w:rPr>
        <w:t>之间的预应力管桩。预应力管桩的单桩承载力较高，桩身材料强度的利用率也较高，桩身材</w:t>
      </w:r>
      <w:proofErr w:type="gramStart"/>
      <w:r w:rsidRPr="00F3646D">
        <w:rPr>
          <w:rFonts w:hint="eastAsia"/>
          <w:bCs/>
          <w:szCs w:val="21"/>
        </w:rPr>
        <w:t>料受到</w:t>
      </w:r>
      <w:proofErr w:type="gramEnd"/>
      <w:r w:rsidRPr="00F3646D">
        <w:rPr>
          <w:rFonts w:hint="eastAsia"/>
          <w:bCs/>
          <w:szCs w:val="21"/>
        </w:rPr>
        <w:t>外力后产生压缩变形</w:t>
      </w:r>
      <w:r>
        <w:rPr>
          <w:rFonts w:hint="eastAsia"/>
          <w:bCs/>
          <w:szCs w:val="21"/>
        </w:rPr>
        <w:t>，</w:t>
      </w:r>
      <w:r w:rsidRPr="00F3646D">
        <w:rPr>
          <w:rFonts w:hint="eastAsia"/>
          <w:bCs/>
          <w:szCs w:val="21"/>
        </w:rPr>
        <w:t>变形量的大小、</w:t>
      </w:r>
      <w:proofErr w:type="gramStart"/>
      <w:r w:rsidRPr="00F3646D">
        <w:rPr>
          <w:rFonts w:hint="eastAsia"/>
          <w:bCs/>
          <w:szCs w:val="21"/>
        </w:rPr>
        <w:t>占桩顶沉降</w:t>
      </w:r>
      <w:proofErr w:type="gramEnd"/>
      <w:r w:rsidRPr="00F3646D">
        <w:rPr>
          <w:rFonts w:hint="eastAsia"/>
          <w:bCs/>
          <w:szCs w:val="21"/>
        </w:rPr>
        <w:t>量的份额对桩的极限承载力具有较大影响，其次桩侧摩阻力和桩端阻力大小分配的重要影响因素。</w:t>
      </w:r>
    </w:p>
    <w:p w14:paraId="34265D92" w14:textId="77777777" w:rsidR="005F028B" w:rsidRPr="00F3646D" w:rsidRDefault="005F028B" w:rsidP="005F028B">
      <w:pPr>
        <w:spacing w:line="360" w:lineRule="auto"/>
        <w:ind w:firstLineChars="200" w:firstLine="420"/>
        <w:rPr>
          <w:bCs/>
          <w:szCs w:val="21"/>
        </w:rPr>
      </w:pPr>
      <w:r>
        <w:rPr>
          <w:rFonts w:hint="eastAsia"/>
          <w:bCs/>
          <w:szCs w:val="21"/>
        </w:rPr>
        <w:t>利用计算机</w:t>
      </w:r>
      <w:proofErr w:type="gramStart"/>
      <w:r>
        <w:rPr>
          <w:rFonts w:hint="eastAsia"/>
          <w:bCs/>
          <w:szCs w:val="21"/>
        </w:rPr>
        <w:t>辅统计</w:t>
      </w:r>
      <w:proofErr w:type="gramEnd"/>
      <w:r>
        <w:rPr>
          <w:rFonts w:hint="eastAsia"/>
          <w:bCs/>
          <w:szCs w:val="21"/>
        </w:rPr>
        <w:t>收集到的全部波形数据的工地、路径、桩号、到时、振幅等信息、并</w:t>
      </w:r>
      <w:r>
        <w:rPr>
          <w:rFonts w:hint="eastAsia"/>
          <w:bCs/>
          <w:szCs w:val="21"/>
        </w:rPr>
        <w:lastRenderedPageBreak/>
        <w:t>生成统一数据表格，</w:t>
      </w:r>
      <w:r w:rsidRPr="00F3646D">
        <w:rPr>
          <w:rFonts w:hint="eastAsia"/>
          <w:bCs/>
          <w:szCs w:val="21"/>
        </w:rPr>
        <w:t>将低应变检测波所对应的桩长、水泥号</w:t>
      </w:r>
      <w:r>
        <w:rPr>
          <w:rFonts w:hint="eastAsia"/>
          <w:bCs/>
          <w:szCs w:val="21"/>
        </w:rPr>
        <w:t>信息</w:t>
      </w:r>
      <w:r w:rsidRPr="00F3646D">
        <w:rPr>
          <w:rFonts w:hint="eastAsia"/>
          <w:bCs/>
          <w:szCs w:val="21"/>
        </w:rPr>
        <w:t>手动</w:t>
      </w:r>
      <w:r>
        <w:rPr>
          <w:rFonts w:hint="eastAsia"/>
          <w:bCs/>
          <w:szCs w:val="21"/>
        </w:rPr>
        <w:t>添加进表格，完成</w:t>
      </w:r>
      <w:r w:rsidRPr="00F3646D">
        <w:rPr>
          <w:rFonts w:hint="eastAsia"/>
          <w:bCs/>
          <w:szCs w:val="21"/>
        </w:rPr>
        <w:t>数据</w:t>
      </w:r>
      <w:r>
        <w:rPr>
          <w:rFonts w:hint="eastAsia"/>
          <w:bCs/>
          <w:szCs w:val="21"/>
        </w:rPr>
        <w:t>库建设</w:t>
      </w:r>
      <w:r w:rsidRPr="00F3646D">
        <w:rPr>
          <w:rFonts w:hint="eastAsia"/>
          <w:bCs/>
          <w:szCs w:val="21"/>
        </w:rPr>
        <w:t>。</w:t>
      </w:r>
    </w:p>
    <w:p w14:paraId="3EE07B69" w14:textId="77777777" w:rsidR="005F028B" w:rsidRPr="00A421C6" w:rsidRDefault="005F028B" w:rsidP="005F028B">
      <w:pPr>
        <w:spacing w:line="360" w:lineRule="auto"/>
        <w:ind w:firstLineChars="200" w:firstLine="420"/>
        <w:rPr>
          <w:rFonts w:ascii="黑体" w:eastAsia="黑体" w:hAnsi="黑体"/>
        </w:rPr>
      </w:pPr>
    </w:p>
    <w:p w14:paraId="44EB4F06" w14:textId="77777777" w:rsidR="005F028B" w:rsidRDefault="005F028B" w:rsidP="005F028B">
      <w:pPr>
        <w:spacing w:line="360" w:lineRule="auto"/>
        <w:ind w:firstLineChars="200" w:firstLine="420"/>
        <w:rPr>
          <w:rFonts w:ascii="黑体" w:eastAsia="黑体" w:hAnsi="黑体"/>
        </w:rPr>
      </w:pPr>
      <w:r>
        <w:rPr>
          <w:rFonts w:ascii="黑体" w:eastAsia="黑体" w:hAnsi="黑体" w:hint="eastAsia"/>
        </w:rPr>
        <w:t>2.计算机辅助数据标签标定</w:t>
      </w:r>
    </w:p>
    <w:p w14:paraId="124377E4" w14:textId="77777777" w:rsidR="005F028B" w:rsidRDefault="005F028B" w:rsidP="005F028B">
      <w:pPr>
        <w:spacing w:line="360" w:lineRule="auto"/>
        <w:ind w:firstLineChars="200" w:firstLine="420"/>
        <w:rPr>
          <w:rFonts w:ascii="黑体" w:eastAsia="黑体" w:hAnsi="黑体"/>
        </w:rPr>
      </w:pPr>
      <w:r>
        <w:rPr>
          <w:rFonts w:ascii="黑体" w:eastAsia="黑体" w:hAnsi="黑体" w:hint="eastAsia"/>
        </w:rPr>
        <w:t>对收集到3万余条4通道波形数据人工分为1</w:t>
      </w:r>
      <w:r>
        <w:rPr>
          <w:rFonts w:ascii="黑体" w:eastAsia="黑体" w:hAnsi="黑体"/>
        </w:rPr>
        <w:t>-4</w:t>
      </w:r>
      <w:r>
        <w:rPr>
          <w:rFonts w:ascii="黑体" w:eastAsia="黑体" w:hAnsi="黑体" w:hint="eastAsia"/>
        </w:rPr>
        <w:t>类，并标记标签，考虑到各人认知和经验差异，人工标定存在较大的主观性，因此进行了计算机辅助识别标定。具体处理流程如下：</w:t>
      </w:r>
    </w:p>
    <w:p w14:paraId="415B3015" w14:textId="77777777" w:rsidR="005F028B" w:rsidRDefault="005F028B" w:rsidP="005F028B">
      <w:pPr>
        <w:pStyle w:val="af5"/>
        <w:numPr>
          <w:ilvl w:val="0"/>
          <w:numId w:val="5"/>
        </w:numPr>
        <w:spacing w:line="360" w:lineRule="auto"/>
        <w:ind w:firstLineChars="0"/>
        <w:rPr>
          <w:rFonts w:ascii="黑体" w:eastAsia="黑体" w:hAnsi="黑体"/>
        </w:rPr>
      </w:pPr>
      <w:r>
        <w:rPr>
          <w:rFonts w:ascii="黑体" w:eastAsia="黑体" w:hAnsi="黑体" w:hint="eastAsia"/>
        </w:rPr>
        <w:t>读取波形数据，根据数45</w:t>
      </w:r>
      <w:proofErr w:type="gramStart"/>
      <w:r>
        <w:rPr>
          <w:rFonts w:ascii="黑体" w:eastAsia="黑体" w:hAnsi="黑体" w:hint="eastAsia"/>
        </w:rPr>
        <w:t>据最大</w:t>
      </w:r>
      <w:proofErr w:type="gramEnd"/>
      <w:r>
        <w:rPr>
          <w:rFonts w:ascii="黑体" w:eastAsia="黑体" w:hAnsi="黑体" w:hint="eastAsia"/>
        </w:rPr>
        <w:t>振幅进行归一化</w:t>
      </w:r>
    </w:p>
    <w:p w14:paraId="62506FB1" w14:textId="77777777" w:rsidR="005F028B" w:rsidRDefault="005F028B" w:rsidP="005F028B">
      <w:pPr>
        <w:pStyle w:val="af5"/>
        <w:numPr>
          <w:ilvl w:val="0"/>
          <w:numId w:val="5"/>
        </w:numPr>
        <w:spacing w:line="360" w:lineRule="auto"/>
        <w:ind w:firstLineChars="0"/>
        <w:rPr>
          <w:rFonts w:ascii="黑体" w:eastAsia="黑体" w:hAnsi="黑体"/>
        </w:rPr>
      </w:pPr>
      <w:proofErr w:type="gramStart"/>
      <w:r>
        <w:rPr>
          <w:rFonts w:ascii="黑体" w:eastAsia="黑体" w:hAnsi="黑体" w:hint="eastAsia"/>
        </w:rPr>
        <w:t>桩顶信号</w:t>
      </w:r>
      <w:proofErr w:type="gramEnd"/>
      <w:r>
        <w:rPr>
          <w:rFonts w:ascii="黑体" w:eastAsia="黑体" w:hAnsi="黑体" w:hint="eastAsia"/>
        </w:rPr>
        <w:t>自动识别并调整波形极性</w:t>
      </w:r>
    </w:p>
    <w:p w14:paraId="42D9BFE1" w14:textId="77777777" w:rsidR="005F028B" w:rsidRDefault="005F028B" w:rsidP="005F028B">
      <w:pPr>
        <w:pStyle w:val="af5"/>
        <w:numPr>
          <w:ilvl w:val="0"/>
          <w:numId w:val="5"/>
        </w:numPr>
        <w:spacing w:line="360" w:lineRule="auto"/>
        <w:ind w:firstLineChars="0"/>
        <w:rPr>
          <w:rFonts w:ascii="黑体" w:eastAsia="黑体" w:hAnsi="黑体"/>
        </w:rPr>
      </w:pPr>
      <w:r>
        <w:rPr>
          <w:rFonts w:ascii="黑体" w:eastAsia="黑体" w:hAnsi="黑体" w:hint="eastAsia"/>
        </w:rPr>
        <w:t>反射波信号的定位，</w:t>
      </w:r>
      <w:r w:rsidRPr="00EA65D7">
        <w:rPr>
          <w:rFonts w:ascii="宋体" w:hAnsi="宋体" w:hint="eastAsia"/>
          <w:bCs/>
          <w:szCs w:val="21"/>
        </w:rPr>
        <w:t>标记正向波峰</w:t>
      </w:r>
      <w:r>
        <w:rPr>
          <w:rFonts w:ascii="宋体" w:hAnsi="宋体" w:hint="eastAsia"/>
          <w:bCs/>
          <w:szCs w:val="21"/>
        </w:rPr>
        <w:t>和</w:t>
      </w:r>
      <w:r w:rsidRPr="00EA65D7">
        <w:rPr>
          <w:rFonts w:ascii="宋体" w:hAnsi="宋体" w:hint="eastAsia"/>
          <w:bCs/>
          <w:szCs w:val="21"/>
        </w:rPr>
        <w:t>负向波谷</w:t>
      </w:r>
      <w:r>
        <w:rPr>
          <w:rFonts w:ascii="宋体" w:hAnsi="宋体" w:hint="eastAsia"/>
          <w:bCs/>
          <w:szCs w:val="21"/>
        </w:rPr>
        <w:t>，对相对振幅小于</w:t>
      </w:r>
      <w:r>
        <w:rPr>
          <w:rFonts w:ascii="宋体" w:hAnsi="宋体"/>
          <w:bCs/>
          <w:szCs w:val="21"/>
        </w:rPr>
        <w:t>9%</w:t>
      </w:r>
      <w:r>
        <w:rPr>
          <w:rFonts w:ascii="宋体" w:hAnsi="宋体" w:hint="eastAsia"/>
          <w:bCs/>
          <w:szCs w:val="21"/>
        </w:rPr>
        <w:t>信号视为噪声进行去除</w:t>
      </w:r>
      <w:r>
        <w:rPr>
          <w:rFonts w:ascii="黑体" w:eastAsia="黑体" w:hAnsi="黑体" w:hint="eastAsia"/>
        </w:rPr>
        <w:t>，并计算反射波中的最大相对振幅</w:t>
      </w:r>
    </w:p>
    <w:p w14:paraId="36A2E7C4" w14:textId="77777777" w:rsidR="005F028B" w:rsidRDefault="005F028B" w:rsidP="005F028B">
      <w:pPr>
        <w:pStyle w:val="af5"/>
        <w:numPr>
          <w:ilvl w:val="0"/>
          <w:numId w:val="5"/>
        </w:numPr>
        <w:spacing w:line="360" w:lineRule="auto"/>
        <w:ind w:firstLineChars="0"/>
        <w:rPr>
          <w:rFonts w:ascii="黑体" w:eastAsia="黑体" w:hAnsi="黑体"/>
        </w:rPr>
      </w:pPr>
      <w:r>
        <w:rPr>
          <w:rFonts w:ascii="黑体" w:eastAsia="黑体" w:hAnsi="黑体" w:hint="eastAsia"/>
        </w:rPr>
        <w:t>数据截取，根据桩长、采样周期、水泥桩波速，</w:t>
      </w:r>
      <w:proofErr w:type="gramStart"/>
      <w:r>
        <w:rPr>
          <w:rFonts w:ascii="黑体" w:eastAsia="黑体" w:hAnsi="黑体" w:hint="eastAsia"/>
        </w:rPr>
        <w:t>桩顶信号</w:t>
      </w:r>
      <w:proofErr w:type="gramEnd"/>
      <w:r>
        <w:rPr>
          <w:rFonts w:ascii="黑体" w:eastAsia="黑体" w:hAnsi="黑体" w:hint="eastAsia"/>
        </w:rPr>
        <w:t>时间，计算出的桩底信号到时，并延长5</w:t>
      </w:r>
      <w:r>
        <w:rPr>
          <w:rFonts w:ascii="黑体" w:eastAsia="黑体" w:hAnsi="黑体"/>
        </w:rPr>
        <w:t>0</w:t>
      </w:r>
      <w:r>
        <w:rPr>
          <w:rFonts w:ascii="黑体" w:eastAsia="黑体" w:hAnsi="黑体" w:hint="eastAsia"/>
        </w:rPr>
        <w:t>个数据点进行数据截断。</w:t>
      </w:r>
    </w:p>
    <w:p w14:paraId="22A2198E" w14:textId="77777777" w:rsidR="005F028B" w:rsidRDefault="005F028B" w:rsidP="005F028B">
      <w:pPr>
        <w:pStyle w:val="af5"/>
        <w:numPr>
          <w:ilvl w:val="0"/>
          <w:numId w:val="5"/>
        </w:numPr>
        <w:spacing w:line="360" w:lineRule="auto"/>
        <w:ind w:firstLineChars="0"/>
        <w:rPr>
          <w:rFonts w:ascii="黑体" w:eastAsia="黑体" w:hAnsi="黑体"/>
        </w:rPr>
      </w:pPr>
      <w:r>
        <w:rPr>
          <w:rFonts w:ascii="黑体" w:eastAsia="黑体" w:hAnsi="黑体" w:hint="eastAsia"/>
        </w:rPr>
        <w:t>坏道检测，同时读取4通道数据两两求差，找到与其他数据差异较大的数据列为坏道</w:t>
      </w:r>
    </w:p>
    <w:p w14:paraId="3FBB1DC6" w14:textId="77777777" w:rsidR="005F028B" w:rsidRPr="007B0DBB" w:rsidRDefault="005F028B" w:rsidP="005F028B">
      <w:pPr>
        <w:pStyle w:val="af5"/>
        <w:numPr>
          <w:ilvl w:val="0"/>
          <w:numId w:val="5"/>
        </w:numPr>
        <w:spacing w:line="360" w:lineRule="auto"/>
        <w:ind w:firstLineChars="0"/>
        <w:rPr>
          <w:rFonts w:ascii="黑体" w:eastAsia="黑体" w:hAnsi="黑体"/>
        </w:rPr>
      </w:pPr>
      <w:r>
        <w:rPr>
          <w:rFonts w:ascii="黑体" w:eastAsia="黑体" w:hAnsi="黑体" w:hint="eastAsia"/>
        </w:rPr>
        <w:t>同时显示</w:t>
      </w:r>
      <w:r>
        <w:rPr>
          <w:rFonts w:ascii="黑体" w:eastAsia="黑体" w:hAnsi="黑体"/>
        </w:rPr>
        <w:t>4</w:t>
      </w:r>
      <w:r>
        <w:rPr>
          <w:rFonts w:ascii="黑体" w:eastAsia="黑体" w:hAnsi="黑体" w:hint="eastAsia"/>
        </w:rPr>
        <w:t>通道波形，并标注坏道，根据反射波相对振幅和波形信息，计算机根据表2</w:t>
      </w:r>
      <w:r>
        <w:rPr>
          <w:rFonts w:ascii="黑体" w:eastAsia="黑体" w:hAnsi="黑体"/>
        </w:rPr>
        <w:t>-1</w:t>
      </w:r>
      <w:r>
        <w:rPr>
          <w:rFonts w:ascii="黑体" w:eastAsia="黑体" w:hAnsi="黑体" w:hint="eastAsia"/>
        </w:rPr>
        <w:t>标准进行先自动判断，再进行</w:t>
      </w:r>
      <w:r w:rsidRPr="007B0DBB">
        <w:rPr>
          <w:rFonts w:ascii="黑体" w:eastAsia="黑体" w:hAnsi="黑体" w:hint="eastAsia"/>
        </w:rPr>
        <w:t>人工识别判断</w:t>
      </w:r>
      <w:r>
        <w:rPr>
          <w:rFonts w:ascii="黑体" w:eastAsia="黑体" w:hAnsi="黑体" w:hint="eastAsia"/>
        </w:rPr>
        <w:t>并进行</w:t>
      </w:r>
      <w:proofErr w:type="gramStart"/>
      <w:r>
        <w:rPr>
          <w:rFonts w:ascii="黑体" w:eastAsia="黑体" w:hAnsi="黑体" w:hint="eastAsia"/>
        </w:rPr>
        <w:t>桩类型</w:t>
      </w:r>
      <w:proofErr w:type="gramEnd"/>
      <w:r>
        <w:rPr>
          <w:rFonts w:ascii="黑体" w:eastAsia="黑体" w:hAnsi="黑体" w:hint="eastAsia"/>
        </w:rPr>
        <w:t>标定（如图2</w:t>
      </w:r>
      <w:r>
        <w:rPr>
          <w:rFonts w:ascii="黑体" w:eastAsia="黑体" w:hAnsi="黑体"/>
        </w:rPr>
        <w:t>-</w:t>
      </w:r>
      <w:r>
        <w:rPr>
          <w:rFonts w:ascii="黑体" w:eastAsia="黑体" w:hAnsi="黑体" w:hint="eastAsia"/>
        </w:rPr>
        <w:t xml:space="preserve">2）。 </w:t>
      </w:r>
    </w:p>
    <w:p w14:paraId="08720FD2" w14:textId="77777777" w:rsidR="005F028B" w:rsidRPr="007B0DBB" w:rsidRDefault="005F028B" w:rsidP="005F028B">
      <w:pPr>
        <w:pStyle w:val="af5"/>
        <w:spacing w:line="360" w:lineRule="auto"/>
        <w:ind w:left="1200" w:firstLineChars="0" w:firstLine="0"/>
        <w:rPr>
          <w:rFonts w:ascii="黑体" w:eastAsia="黑体" w:hAnsi="黑体"/>
        </w:rPr>
      </w:pPr>
      <w:r>
        <w:rPr>
          <w:noProof/>
        </w:rPr>
        <w:drawing>
          <wp:anchor distT="0" distB="0" distL="114300" distR="114300" simplePos="0" relativeHeight="251678208" behindDoc="0" locked="0" layoutInCell="1" allowOverlap="1" wp14:anchorId="3B33BC53" wp14:editId="4ACC90F9">
            <wp:simplePos x="0" y="0"/>
            <wp:positionH relativeFrom="column">
              <wp:posOffset>1242060</wp:posOffset>
            </wp:positionH>
            <wp:positionV relativeFrom="paragraph">
              <wp:posOffset>329089</wp:posOffset>
            </wp:positionV>
            <wp:extent cx="2784067" cy="2202852"/>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84067" cy="2202852"/>
                    </a:xfrm>
                    <a:prstGeom prst="rect">
                      <a:avLst/>
                    </a:prstGeom>
                    <a:noFill/>
                    <a:ln>
                      <a:noFill/>
                    </a:ln>
                  </pic:spPr>
                </pic:pic>
              </a:graphicData>
            </a:graphic>
          </wp:anchor>
        </w:drawing>
      </w:r>
      <w:r>
        <w:rPr>
          <w:rFonts w:ascii="黑体" w:eastAsia="黑体" w:hAnsi="黑体" w:hint="eastAsia"/>
        </w:rPr>
        <w:t xml:space="preserve"> </w:t>
      </w:r>
      <w:r>
        <w:rPr>
          <w:rFonts w:ascii="黑体" w:eastAsia="黑体" w:hAnsi="黑体"/>
        </w:rPr>
        <w:t xml:space="preserve">         </w:t>
      </w:r>
      <w:r>
        <w:rPr>
          <w:rFonts w:ascii="黑体" w:eastAsia="黑体" w:hAnsi="黑体" w:hint="eastAsia"/>
        </w:rPr>
        <w:t>（图2-1）</w:t>
      </w:r>
    </w:p>
    <w:p w14:paraId="1AD5AB6E" w14:textId="77777777" w:rsidR="005F028B" w:rsidRPr="007B0DBB" w:rsidRDefault="005F028B" w:rsidP="005F028B">
      <w:pPr>
        <w:pStyle w:val="af5"/>
        <w:spacing w:line="360" w:lineRule="auto"/>
        <w:ind w:left="1200" w:firstLineChars="400" w:firstLine="840"/>
        <w:rPr>
          <w:rFonts w:ascii="黑体" w:eastAsia="黑体" w:hAnsi="黑体"/>
        </w:rPr>
      </w:pPr>
      <w:r>
        <w:rPr>
          <w:rFonts w:ascii="黑体" w:eastAsia="黑体" w:hAnsi="黑体" w:hint="eastAsia"/>
        </w:rPr>
        <w:t>（表2</w:t>
      </w:r>
      <w:r>
        <w:rPr>
          <w:rFonts w:ascii="黑体" w:eastAsia="黑体" w:hAnsi="黑体"/>
        </w:rPr>
        <w:t>-2</w:t>
      </w:r>
      <w:r>
        <w:rPr>
          <w:rFonts w:ascii="黑体" w:eastAsia="黑体" w:hAnsi="黑体"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3"/>
        <w:gridCol w:w="3152"/>
      </w:tblGrid>
      <w:tr w:rsidR="005F028B" w:rsidRPr="00F3646D" w14:paraId="794F67B1" w14:textId="77777777" w:rsidTr="0040665D">
        <w:trPr>
          <w:trHeight w:val="289"/>
          <w:jc w:val="center"/>
        </w:trPr>
        <w:tc>
          <w:tcPr>
            <w:tcW w:w="1573" w:type="dxa"/>
          </w:tcPr>
          <w:p w14:paraId="121E6106" w14:textId="77777777" w:rsidR="005F028B" w:rsidRPr="00F3646D" w:rsidRDefault="005F028B" w:rsidP="0040665D">
            <w:pPr>
              <w:spacing w:line="360" w:lineRule="auto"/>
              <w:ind w:left="-2" w:firstLineChars="200" w:firstLine="420"/>
              <w:rPr>
                <w:bCs/>
                <w:szCs w:val="21"/>
              </w:rPr>
            </w:pPr>
            <w:r w:rsidRPr="00F3646D">
              <w:rPr>
                <w:rFonts w:hint="eastAsia"/>
                <w:bCs/>
                <w:szCs w:val="21"/>
              </w:rPr>
              <w:t>缺陷类型</w:t>
            </w:r>
          </w:p>
        </w:tc>
        <w:tc>
          <w:tcPr>
            <w:tcW w:w="3152" w:type="dxa"/>
          </w:tcPr>
          <w:p w14:paraId="327CD04A" w14:textId="77777777" w:rsidR="005F028B" w:rsidRPr="00F3646D" w:rsidRDefault="005F028B" w:rsidP="0040665D">
            <w:pPr>
              <w:spacing w:line="360" w:lineRule="auto"/>
              <w:ind w:firstLineChars="200" w:firstLine="420"/>
              <w:rPr>
                <w:bCs/>
                <w:szCs w:val="21"/>
              </w:rPr>
            </w:pPr>
            <w:r w:rsidRPr="00F3646D">
              <w:rPr>
                <w:rFonts w:hint="eastAsia"/>
                <w:bCs/>
                <w:szCs w:val="21"/>
              </w:rPr>
              <w:t>分类原则</w:t>
            </w:r>
          </w:p>
        </w:tc>
      </w:tr>
      <w:tr w:rsidR="005F028B" w:rsidRPr="00F3646D" w14:paraId="4835A390" w14:textId="77777777" w:rsidTr="0040665D">
        <w:trPr>
          <w:trHeight w:val="332"/>
          <w:jc w:val="center"/>
        </w:trPr>
        <w:tc>
          <w:tcPr>
            <w:tcW w:w="1573" w:type="dxa"/>
          </w:tcPr>
          <w:p w14:paraId="7649F612" w14:textId="77777777" w:rsidR="005F028B" w:rsidRPr="00F3646D" w:rsidRDefault="005F028B" w:rsidP="0040665D">
            <w:pPr>
              <w:spacing w:line="360" w:lineRule="auto"/>
              <w:ind w:left="-2" w:firstLineChars="200" w:firstLine="420"/>
              <w:jc w:val="center"/>
              <w:rPr>
                <w:bCs/>
                <w:szCs w:val="21"/>
              </w:rPr>
            </w:pPr>
            <w:r w:rsidRPr="00F3646D">
              <w:rPr>
                <w:rFonts w:hint="eastAsia"/>
                <w:bCs/>
                <w:szCs w:val="21"/>
              </w:rPr>
              <w:t>I</w:t>
            </w:r>
          </w:p>
        </w:tc>
        <w:tc>
          <w:tcPr>
            <w:tcW w:w="3152" w:type="dxa"/>
          </w:tcPr>
          <w:p w14:paraId="0E720BA6" w14:textId="77777777" w:rsidR="005F028B" w:rsidRPr="00F3646D" w:rsidRDefault="005F028B" w:rsidP="0040665D">
            <w:pPr>
              <w:spacing w:line="360" w:lineRule="auto"/>
              <w:ind w:firstLineChars="200" w:firstLine="420"/>
              <w:rPr>
                <w:bCs/>
                <w:szCs w:val="21"/>
              </w:rPr>
            </w:pPr>
            <w:r w:rsidRPr="00F3646D">
              <w:rPr>
                <w:rFonts w:hint="eastAsia"/>
                <w:bCs/>
                <w:szCs w:val="21"/>
              </w:rPr>
              <w:t>0.1</w:t>
            </w:r>
            <w:r w:rsidRPr="00F3646D">
              <w:rPr>
                <w:rFonts w:hint="eastAsia"/>
                <w:bCs/>
                <w:szCs w:val="21"/>
              </w:rPr>
              <w:t>及以下</w:t>
            </w:r>
          </w:p>
        </w:tc>
      </w:tr>
      <w:tr w:rsidR="005F028B" w:rsidRPr="00F3646D" w14:paraId="578386ED" w14:textId="77777777" w:rsidTr="0040665D">
        <w:trPr>
          <w:trHeight w:val="303"/>
          <w:jc w:val="center"/>
        </w:trPr>
        <w:tc>
          <w:tcPr>
            <w:tcW w:w="1573" w:type="dxa"/>
          </w:tcPr>
          <w:p w14:paraId="4CD0B75C" w14:textId="77777777" w:rsidR="005F028B" w:rsidRPr="00F3646D" w:rsidRDefault="005F028B" w:rsidP="0040665D">
            <w:pPr>
              <w:spacing w:line="360" w:lineRule="auto"/>
              <w:ind w:left="-2" w:firstLineChars="200" w:firstLine="420"/>
              <w:jc w:val="center"/>
              <w:rPr>
                <w:bCs/>
                <w:szCs w:val="21"/>
              </w:rPr>
            </w:pPr>
            <w:r w:rsidRPr="00F3646D">
              <w:rPr>
                <w:rFonts w:hint="eastAsia"/>
                <w:bCs/>
                <w:szCs w:val="21"/>
              </w:rPr>
              <w:t>II</w:t>
            </w:r>
          </w:p>
        </w:tc>
        <w:tc>
          <w:tcPr>
            <w:tcW w:w="3152" w:type="dxa"/>
          </w:tcPr>
          <w:p w14:paraId="7E171B69" w14:textId="77777777" w:rsidR="005F028B" w:rsidRPr="00F3646D" w:rsidRDefault="005F028B" w:rsidP="0040665D">
            <w:pPr>
              <w:spacing w:line="360" w:lineRule="auto"/>
              <w:ind w:left="-2" w:firstLineChars="200" w:firstLine="420"/>
              <w:rPr>
                <w:bCs/>
                <w:szCs w:val="21"/>
              </w:rPr>
            </w:pPr>
            <w:r w:rsidRPr="00F3646D">
              <w:rPr>
                <w:rFonts w:hint="eastAsia"/>
                <w:bCs/>
                <w:szCs w:val="21"/>
              </w:rPr>
              <w:t>0.1-0.2</w:t>
            </w:r>
          </w:p>
        </w:tc>
      </w:tr>
      <w:tr w:rsidR="005F028B" w:rsidRPr="00F3646D" w14:paraId="14610087" w14:textId="77777777" w:rsidTr="0040665D">
        <w:trPr>
          <w:trHeight w:val="343"/>
          <w:jc w:val="center"/>
        </w:trPr>
        <w:tc>
          <w:tcPr>
            <w:tcW w:w="1573" w:type="dxa"/>
          </w:tcPr>
          <w:p w14:paraId="6BDC0EA2" w14:textId="77777777" w:rsidR="005F028B" w:rsidRPr="00F3646D" w:rsidRDefault="005F028B" w:rsidP="0040665D">
            <w:pPr>
              <w:spacing w:line="360" w:lineRule="auto"/>
              <w:ind w:left="-2" w:firstLineChars="200" w:firstLine="420"/>
              <w:jc w:val="center"/>
              <w:rPr>
                <w:bCs/>
                <w:szCs w:val="21"/>
              </w:rPr>
            </w:pPr>
            <w:r w:rsidRPr="00F3646D">
              <w:rPr>
                <w:rFonts w:hint="eastAsia"/>
                <w:bCs/>
                <w:szCs w:val="21"/>
              </w:rPr>
              <w:lastRenderedPageBreak/>
              <w:t>III</w:t>
            </w:r>
          </w:p>
        </w:tc>
        <w:tc>
          <w:tcPr>
            <w:tcW w:w="3152" w:type="dxa"/>
          </w:tcPr>
          <w:p w14:paraId="742A4333" w14:textId="77777777" w:rsidR="005F028B" w:rsidRPr="00F3646D" w:rsidRDefault="005F028B" w:rsidP="0040665D">
            <w:pPr>
              <w:spacing w:line="360" w:lineRule="auto"/>
              <w:ind w:left="-2" w:firstLineChars="200" w:firstLine="420"/>
              <w:rPr>
                <w:bCs/>
                <w:szCs w:val="21"/>
              </w:rPr>
            </w:pPr>
            <w:r w:rsidRPr="00F3646D">
              <w:rPr>
                <w:rFonts w:hint="eastAsia"/>
                <w:bCs/>
                <w:szCs w:val="21"/>
              </w:rPr>
              <w:t>0.2-0.4</w:t>
            </w:r>
          </w:p>
        </w:tc>
      </w:tr>
      <w:tr w:rsidR="005F028B" w:rsidRPr="00F3646D" w14:paraId="0137B520" w14:textId="77777777" w:rsidTr="0040665D">
        <w:trPr>
          <w:trHeight w:val="343"/>
          <w:jc w:val="center"/>
        </w:trPr>
        <w:tc>
          <w:tcPr>
            <w:tcW w:w="1573" w:type="dxa"/>
          </w:tcPr>
          <w:p w14:paraId="685DFE67" w14:textId="77777777" w:rsidR="005F028B" w:rsidRPr="00F3646D" w:rsidRDefault="005F028B" w:rsidP="0040665D">
            <w:pPr>
              <w:spacing w:line="360" w:lineRule="auto"/>
              <w:ind w:left="-2" w:firstLineChars="200" w:firstLine="420"/>
              <w:jc w:val="center"/>
              <w:rPr>
                <w:bCs/>
                <w:szCs w:val="21"/>
              </w:rPr>
            </w:pPr>
            <w:r w:rsidRPr="00F3646D">
              <w:rPr>
                <w:rFonts w:hint="eastAsia"/>
                <w:bCs/>
                <w:szCs w:val="21"/>
              </w:rPr>
              <w:t>IV</w:t>
            </w:r>
          </w:p>
        </w:tc>
        <w:tc>
          <w:tcPr>
            <w:tcW w:w="3152" w:type="dxa"/>
          </w:tcPr>
          <w:p w14:paraId="78F59A91" w14:textId="77777777" w:rsidR="005F028B" w:rsidRPr="00F3646D" w:rsidRDefault="005F028B" w:rsidP="0040665D">
            <w:pPr>
              <w:spacing w:line="360" w:lineRule="auto"/>
              <w:ind w:left="-2" w:firstLineChars="200" w:firstLine="420"/>
              <w:rPr>
                <w:bCs/>
                <w:szCs w:val="21"/>
              </w:rPr>
            </w:pPr>
            <w:r w:rsidRPr="00F3646D">
              <w:rPr>
                <w:rFonts w:hint="eastAsia"/>
                <w:bCs/>
                <w:szCs w:val="21"/>
              </w:rPr>
              <w:t>0.4</w:t>
            </w:r>
            <w:r w:rsidRPr="00F3646D">
              <w:rPr>
                <w:rFonts w:hint="eastAsia"/>
                <w:bCs/>
                <w:szCs w:val="21"/>
              </w:rPr>
              <w:t>以上</w:t>
            </w:r>
          </w:p>
        </w:tc>
      </w:tr>
    </w:tbl>
    <w:p w14:paraId="512C3742" w14:textId="77777777" w:rsidR="005F028B" w:rsidRPr="007B0DBB" w:rsidRDefault="005F028B" w:rsidP="005F028B">
      <w:pPr>
        <w:spacing w:line="360" w:lineRule="auto"/>
        <w:rPr>
          <w:rFonts w:ascii="黑体" w:eastAsia="黑体" w:hAnsi="黑体"/>
        </w:rPr>
      </w:pPr>
    </w:p>
    <w:p w14:paraId="2850C661" w14:textId="77777777" w:rsidR="005F028B" w:rsidRPr="007B0DBB" w:rsidRDefault="005F028B" w:rsidP="005F028B">
      <w:pPr>
        <w:spacing w:line="360" w:lineRule="auto"/>
        <w:ind w:left="840"/>
        <w:rPr>
          <w:rFonts w:ascii="黑体" w:eastAsia="黑体" w:hAnsi="黑体"/>
        </w:rPr>
      </w:pPr>
      <w:r>
        <w:rPr>
          <w:rFonts w:ascii="黑体" w:eastAsia="黑体" w:hAnsi="黑体" w:hint="eastAsia"/>
        </w:rPr>
        <w:t>数据标定后，各类数据数量如下图所示：</w:t>
      </w:r>
    </w:p>
    <w:p w14:paraId="3DD74FA7" w14:textId="77777777" w:rsidR="005F028B" w:rsidRPr="009F1ED2" w:rsidRDefault="005F028B" w:rsidP="005F028B">
      <w:pPr>
        <w:pStyle w:val="af5"/>
        <w:spacing w:line="360" w:lineRule="auto"/>
        <w:ind w:left="1200" w:firstLineChars="0" w:firstLine="0"/>
        <w:rPr>
          <w:bCs/>
          <w:szCs w:val="21"/>
        </w:rPr>
      </w:pPr>
      <w:r w:rsidRPr="00F3646D">
        <w:rPr>
          <w:noProof/>
        </w:rPr>
        <w:drawing>
          <wp:anchor distT="0" distB="0" distL="114300" distR="114300" simplePos="0" relativeHeight="251670016" behindDoc="1" locked="0" layoutInCell="1" allowOverlap="1" wp14:anchorId="24E26B9D" wp14:editId="1D4720A2">
            <wp:simplePos x="0" y="0"/>
            <wp:positionH relativeFrom="column">
              <wp:posOffset>1494516</wp:posOffset>
            </wp:positionH>
            <wp:positionV relativeFrom="paragraph">
              <wp:posOffset>400841</wp:posOffset>
            </wp:positionV>
            <wp:extent cx="2543175" cy="1986915"/>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l="4863" t="18104" r="6155" b="4226"/>
                    <a:stretch/>
                  </pic:blipFill>
                  <pic:spPr bwMode="auto">
                    <a:xfrm>
                      <a:off x="0" y="0"/>
                      <a:ext cx="2543175" cy="1986915"/>
                    </a:xfrm>
                    <a:prstGeom prst="rect">
                      <a:avLst/>
                    </a:prstGeom>
                    <a:noFill/>
                    <a:ln>
                      <a:noFill/>
                    </a:ln>
                    <a:extLst>
                      <a:ext uri="{53640926-AAD7-44D8-BBD7-CCE9431645EC}">
                        <a14:shadowObscured xmlns:a14="http://schemas.microsoft.com/office/drawing/2010/main"/>
                      </a:ext>
                    </a:extLst>
                  </pic:spPr>
                </pic:pic>
              </a:graphicData>
            </a:graphic>
          </wp:anchor>
        </w:drawing>
      </w:r>
    </w:p>
    <w:p w14:paraId="0817A066" w14:textId="77777777" w:rsidR="005F028B" w:rsidRPr="009F1ED2" w:rsidRDefault="005F028B" w:rsidP="005F028B">
      <w:pPr>
        <w:pStyle w:val="af5"/>
        <w:spacing w:line="360" w:lineRule="auto"/>
        <w:ind w:left="1200" w:firstLineChars="0" w:firstLine="0"/>
        <w:jc w:val="center"/>
      </w:pPr>
      <w:r w:rsidRPr="009F1ED2">
        <w:rPr>
          <w:rFonts w:hint="eastAsia"/>
        </w:rPr>
        <w:t>（图</w:t>
      </w:r>
      <w:r>
        <w:rPr>
          <w:rFonts w:hint="eastAsia"/>
        </w:rPr>
        <w:t>2-3</w:t>
      </w:r>
      <w:proofErr w:type="gramStart"/>
      <w:r w:rsidRPr="009F1ED2">
        <w:rPr>
          <w:rFonts w:hint="eastAsia"/>
        </w:rPr>
        <w:t>各</w:t>
      </w:r>
      <w:proofErr w:type="gramEnd"/>
      <w:r w:rsidRPr="009F1ED2">
        <w:rPr>
          <w:rFonts w:hint="eastAsia"/>
        </w:rPr>
        <w:t>类型</w:t>
      </w:r>
      <w:proofErr w:type="gramStart"/>
      <w:r w:rsidRPr="009F1ED2">
        <w:rPr>
          <w:rFonts w:hint="eastAsia"/>
        </w:rPr>
        <w:t>桩数据</w:t>
      </w:r>
      <w:proofErr w:type="gramEnd"/>
      <w:r w:rsidRPr="009F1ED2">
        <w:rPr>
          <w:rFonts w:hint="eastAsia"/>
        </w:rPr>
        <w:t>集样本序列数量）</w:t>
      </w:r>
    </w:p>
    <w:p w14:paraId="0D711DA8" w14:textId="77777777" w:rsidR="005F028B" w:rsidRPr="004A3DE2" w:rsidRDefault="005F028B" w:rsidP="005F028B">
      <w:pPr>
        <w:pStyle w:val="af5"/>
        <w:spacing w:line="360" w:lineRule="auto"/>
        <w:ind w:left="1200" w:firstLineChars="0" w:firstLine="0"/>
      </w:pPr>
    </w:p>
    <w:p w14:paraId="478B7D23" w14:textId="77777777" w:rsidR="005F028B" w:rsidRDefault="005F028B" w:rsidP="005F028B">
      <w:pPr>
        <w:spacing w:line="360" w:lineRule="auto"/>
        <w:ind w:firstLineChars="300" w:firstLine="630"/>
        <w:rPr>
          <w:rFonts w:ascii="黑体" w:eastAsia="黑体" w:hAnsi="黑体"/>
        </w:rPr>
      </w:pPr>
      <w:r w:rsidRPr="007B0DBB">
        <w:rPr>
          <w:rFonts w:ascii="黑体" w:eastAsia="黑体" w:hAnsi="黑体"/>
        </w:rPr>
        <w:t>3</w:t>
      </w:r>
      <w:r w:rsidRPr="007B0DBB">
        <w:rPr>
          <w:rFonts w:ascii="黑体" w:eastAsia="黑体" w:hAnsi="黑体" w:hint="eastAsia"/>
        </w:rPr>
        <w:t>，数据增强</w:t>
      </w:r>
    </w:p>
    <w:p w14:paraId="4D4C9004" w14:textId="77777777" w:rsidR="005F028B" w:rsidRPr="007B0DBB" w:rsidRDefault="005F028B" w:rsidP="005F028B">
      <w:pPr>
        <w:spacing w:line="360" w:lineRule="auto"/>
        <w:ind w:left="420" w:firstLineChars="300" w:firstLine="630"/>
        <w:rPr>
          <w:rFonts w:ascii="黑体" w:eastAsia="黑体" w:hAnsi="黑体"/>
        </w:rPr>
      </w:pPr>
      <w:r>
        <w:rPr>
          <w:rFonts w:ascii="黑体" w:eastAsia="黑体" w:hAnsi="黑体" w:hint="eastAsia"/>
        </w:rPr>
        <w:t>由于4类波形数据稀少，且4类波形数据数量及其不均衡，严重影响了神经网络的训练。因此，进行了不同方案的数据增强进行尝试。</w:t>
      </w:r>
    </w:p>
    <w:p w14:paraId="0D3DBD4D" w14:textId="77777777" w:rsidR="005F028B" w:rsidRPr="007B0DBB" w:rsidRDefault="005F028B" w:rsidP="005F028B">
      <w:pPr>
        <w:pStyle w:val="af5"/>
        <w:numPr>
          <w:ilvl w:val="0"/>
          <w:numId w:val="4"/>
        </w:numPr>
        <w:spacing w:line="360" w:lineRule="auto"/>
        <w:ind w:firstLineChars="0"/>
        <w:rPr>
          <w:rFonts w:ascii="黑体" w:eastAsia="黑体" w:hAnsi="黑体"/>
        </w:rPr>
      </w:pPr>
      <w:r>
        <w:rPr>
          <w:rFonts w:ascii="黑体" w:eastAsia="黑体" w:hAnsi="黑体" w:hint="eastAsia"/>
        </w:rPr>
        <w:t>对4通道波形数据，</w:t>
      </w:r>
      <w:r w:rsidRPr="007B0DBB">
        <w:rPr>
          <w:rFonts w:ascii="黑体" w:eastAsia="黑体" w:hAnsi="黑体" w:hint="eastAsia"/>
        </w:rPr>
        <w:t>随机打乱</w:t>
      </w:r>
      <w:r w:rsidRPr="007B0DBB">
        <w:rPr>
          <w:rFonts w:ascii="黑体" w:eastAsia="黑体" w:hAnsi="黑体"/>
        </w:rPr>
        <w:t>4</w:t>
      </w:r>
      <w:r>
        <w:rPr>
          <w:rFonts w:ascii="黑体" w:eastAsia="黑体" w:hAnsi="黑体" w:hint="eastAsia"/>
        </w:rPr>
        <w:t>个</w:t>
      </w:r>
      <w:r w:rsidRPr="007B0DBB">
        <w:rPr>
          <w:rFonts w:ascii="黑体" w:eastAsia="黑体" w:hAnsi="黑体" w:hint="eastAsia"/>
        </w:rPr>
        <w:t>通道顺序，一个</w:t>
      </w:r>
      <w:r>
        <w:rPr>
          <w:rFonts w:ascii="黑体" w:eastAsia="黑体" w:hAnsi="黑体" w:hint="eastAsia"/>
        </w:rPr>
        <w:t>4通道</w:t>
      </w:r>
      <w:r w:rsidRPr="007B0DBB">
        <w:rPr>
          <w:rFonts w:ascii="黑体" w:eastAsia="黑体" w:hAnsi="黑体" w:hint="eastAsia"/>
        </w:rPr>
        <w:t>数据</w:t>
      </w:r>
      <w:proofErr w:type="gramStart"/>
      <w:r w:rsidRPr="007B0DBB">
        <w:rPr>
          <w:rFonts w:ascii="黑体" w:eastAsia="黑体" w:hAnsi="黑体" w:hint="eastAsia"/>
        </w:rPr>
        <w:t>裂</w:t>
      </w:r>
      <w:proofErr w:type="gramEnd"/>
      <w:r>
        <w:rPr>
          <w:rFonts w:ascii="黑体" w:eastAsia="黑体" w:hAnsi="黑体" w:hint="eastAsia"/>
        </w:rPr>
        <w:t>最多</w:t>
      </w:r>
      <w:r w:rsidRPr="007B0DBB">
        <w:rPr>
          <w:rFonts w:ascii="黑体" w:eastAsia="黑体" w:hAnsi="黑体" w:hint="eastAsia"/>
        </w:rPr>
        <w:t>变为</w:t>
      </w:r>
      <w:r w:rsidRPr="007B0DBB">
        <w:rPr>
          <w:rFonts w:ascii="黑体" w:eastAsia="黑体" w:hAnsi="黑体"/>
        </w:rPr>
        <w:t>24</w:t>
      </w:r>
      <w:r w:rsidRPr="007B0DBB">
        <w:rPr>
          <w:rFonts w:ascii="黑体" w:eastAsia="黑体" w:hAnsi="黑体" w:hint="eastAsia"/>
        </w:rPr>
        <w:t>个</w:t>
      </w:r>
      <w:r>
        <w:rPr>
          <w:rFonts w:ascii="黑体" w:eastAsia="黑体" w:hAnsi="黑体" w:hint="eastAsia"/>
        </w:rPr>
        <w:t>4通道</w:t>
      </w:r>
      <w:r w:rsidRPr="007B0DBB">
        <w:rPr>
          <w:rFonts w:ascii="黑体" w:eastAsia="黑体" w:hAnsi="黑体" w:hint="eastAsia"/>
        </w:rPr>
        <w:t>数据，</w:t>
      </w:r>
      <w:r>
        <w:rPr>
          <w:rFonts w:ascii="黑体" w:eastAsia="黑体" w:hAnsi="黑体" w:hint="eastAsia"/>
        </w:rPr>
        <w:t>由于最终</w:t>
      </w:r>
      <w:r w:rsidRPr="007B0DBB">
        <w:rPr>
          <w:rFonts w:ascii="黑体" w:eastAsia="黑体" w:hAnsi="黑体" w:hint="eastAsia"/>
        </w:rPr>
        <w:t>训练效果不好</w:t>
      </w:r>
      <w:r>
        <w:rPr>
          <w:rFonts w:ascii="黑体" w:eastAsia="黑体" w:hAnsi="黑体" w:hint="eastAsia"/>
        </w:rPr>
        <w:t>，</w:t>
      </w:r>
      <w:r w:rsidRPr="00F3646D">
        <w:rPr>
          <w:rFonts w:hint="eastAsia"/>
          <w:bCs/>
          <w:szCs w:val="21"/>
        </w:rPr>
        <w:t>验证准确度维持在</w:t>
      </w:r>
      <w:r w:rsidRPr="00F3646D">
        <w:rPr>
          <w:rFonts w:hint="eastAsia"/>
          <w:bCs/>
          <w:szCs w:val="21"/>
        </w:rPr>
        <w:t>54%</w:t>
      </w:r>
      <w:r w:rsidRPr="00F3646D">
        <w:rPr>
          <w:rFonts w:hint="eastAsia"/>
          <w:bCs/>
          <w:szCs w:val="21"/>
        </w:rPr>
        <w:t>左右</w:t>
      </w:r>
      <w:r>
        <w:rPr>
          <w:rFonts w:hint="eastAsia"/>
          <w:bCs/>
          <w:szCs w:val="21"/>
        </w:rPr>
        <w:t>，</w:t>
      </w:r>
      <w:r>
        <w:rPr>
          <w:rFonts w:hint="eastAsia"/>
          <w:bCs/>
          <w:szCs w:val="21"/>
        </w:rPr>
        <w:t>2</w:t>
      </w:r>
      <w:r>
        <w:rPr>
          <w:rFonts w:hint="eastAsia"/>
          <w:bCs/>
          <w:szCs w:val="21"/>
        </w:rPr>
        <w:t>，</w:t>
      </w:r>
      <w:r>
        <w:rPr>
          <w:rFonts w:hint="eastAsia"/>
          <w:bCs/>
          <w:szCs w:val="21"/>
        </w:rPr>
        <w:t>3</w:t>
      </w:r>
      <w:r>
        <w:rPr>
          <w:rFonts w:hint="eastAsia"/>
          <w:bCs/>
          <w:szCs w:val="21"/>
        </w:rPr>
        <w:t>，</w:t>
      </w:r>
      <w:r>
        <w:rPr>
          <w:rFonts w:hint="eastAsia"/>
          <w:bCs/>
          <w:szCs w:val="21"/>
        </w:rPr>
        <w:t>4</w:t>
      </w:r>
      <w:r>
        <w:rPr>
          <w:rFonts w:hint="eastAsia"/>
          <w:bCs/>
          <w:szCs w:val="21"/>
        </w:rPr>
        <w:t>类波形识别准确性很低，故</w:t>
      </w:r>
      <w:r>
        <w:rPr>
          <w:rFonts w:ascii="黑体" w:eastAsia="黑体" w:hAnsi="黑体" w:hint="eastAsia"/>
        </w:rPr>
        <w:t>没有采用该方案。</w:t>
      </w:r>
    </w:p>
    <w:p w14:paraId="1493F044" w14:textId="77777777" w:rsidR="005F028B" w:rsidRDefault="005F028B" w:rsidP="005F028B">
      <w:pPr>
        <w:pStyle w:val="af5"/>
        <w:numPr>
          <w:ilvl w:val="0"/>
          <w:numId w:val="4"/>
        </w:numPr>
        <w:spacing w:line="360" w:lineRule="auto"/>
        <w:ind w:firstLineChars="0"/>
        <w:rPr>
          <w:rFonts w:ascii="黑体" w:eastAsia="黑体" w:hAnsi="黑体"/>
        </w:rPr>
      </w:pPr>
      <w:r>
        <w:rPr>
          <w:rFonts w:ascii="黑体" w:eastAsia="黑体" w:hAnsi="黑体" w:hint="eastAsia"/>
        </w:rPr>
        <w:t>剔除坏道数据后进行单通道数据抽选，一个多通道数据最多变为</w:t>
      </w:r>
      <w:r>
        <w:rPr>
          <w:rFonts w:ascii="黑体" w:eastAsia="黑体" w:hAnsi="黑体"/>
        </w:rPr>
        <w:t>4</w:t>
      </w:r>
      <w:r>
        <w:rPr>
          <w:rFonts w:ascii="黑体" w:eastAsia="黑体" w:hAnsi="黑体" w:hint="eastAsia"/>
        </w:rPr>
        <w:t>个单通道数据。最终获取1</w:t>
      </w:r>
      <w:r>
        <w:rPr>
          <w:rFonts w:ascii="黑体" w:eastAsia="黑体" w:hAnsi="黑体"/>
        </w:rPr>
        <w:t>10655</w:t>
      </w:r>
      <w:r>
        <w:rPr>
          <w:rFonts w:ascii="黑体" w:eastAsia="黑体" w:hAnsi="黑体" w:hint="eastAsia"/>
        </w:rPr>
        <w:t>条各类数据，其中第4类数据最少，仅有6</w:t>
      </w:r>
      <w:r>
        <w:rPr>
          <w:rFonts w:ascii="黑体" w:eastAsia="黑体" w:hAnsi="黑体"/>
        </w:rPr>
        <w:t>000</w:t>
      </w:r>
      <w:r>
        <w:rPr>
          <w:rFonts w:ascii="黑体" w:eastAsia="黑体" w:hAnsi="黑体" w:hint="eastAsia"/>
        </w:rPr>
        <w:t>条。</w:t>
      </w:r>
    </w:p>
    <w:p w14:paraId="0A752A83" w14:textId="77777777" w:rsidR="005F028B" w:rsidRPr="007B0DBB" w:rsidRDefault="005F028B" w:rsidP="005F028B">
      <w:pPr>
        <w:spacing w:line="360" w:lineRule="auto"/>
        <w:ind w:left="840"/>
        <w:rPr>
          <w:rFonts w:ascii="黑体" w:eastAsia="黑体" w:hAnsi="黑体"/>
        </w:rPr>
      </w:pPr>
    </w:p>
    <w:p w14:paraId="4BEC93D8" w14:textId="77777777" w:rsidR="005F028B" w:rsidRPr="007B0DBB" w:rsidRDefault="005F028B" w:rsidP="005F028B">
      <w:pPr>
        <w:spacing w:line="360" w:lineRule="auto"/>
        <w:ind w:left="420"/>
        <w:rPr>
          <w:rFonts w:ascii="黑体" w:eastAsia="黑体" w:hAnsi="黑体"/>
        </w:rPr>
      </w:pPr>
      <w:r>
        <w:rPr>
          <w:rFonts w:ascii="黑体" w:eastAsia="黑体" w:hAnsi="黑体" w:hint="eastAsia"/>
        </w:rPr>
        <w:t>4，训练和验证数据集</w:t>
      </w:r>
    </w:p>
    <w:p w14:paraId="4DF09E68" w14:textId="77777777" w:rsidR="005F028B" w:rsidRDefault="005F028B" w:rsidP="005F028B">
      <w:pPr>
        <w:ind w:left="420" w:firstLine="420"/>
        <w:rPr>
          <w:rFonts w:ascii="宋体" w:hAnsi="宋体"/>
          <w:bCs/>
          <w:szCs w:val="21"/>
        </w:rPr>
      </w:pPr>
      <w:r>
        <w:rPr>
          <w:rFonts w:ascii="宋体" w:hAnsi="宋体" w:hint="eastAsia"/>
          <w:bCs/>
          <w:szCs w:val="21"/>
        </w:rPr>
        <w:t>由于4类数据及其不均衡，将数据量最少的类数量的9</w:t>
      </w:r>
      <w:r>
        <w:rPr>
          <w:rFonts w:ascii="宋体" w:hAnsi="宋体"/>
          <w:bCs/>
          <w:szCs w:val="21"/>
        </w:rPr>
        <w:t>0%</w:t>
      </w:r>
      <w:r>
        <w:rPr>
          <w:rFonts w:ascii="宋体" w:hAnsi="宋体" w:hint="eastAsia"/>
          <w:bCs/>
          <w:szCs w:val="21"/>
        </w:rPr>
        <w:t>作为训练数据。</w:t>
      </w:r>
      <w:proofErr w:type="gramStart"/>
      <w:r w:rsidRPr="007B0DBB">
        <w:rPr>
          <w:rFonts w:ascii="宋体" w:hAnsi="宋体" w:hint="eastAsia"/>
          <w:bCs/>
          <w:szCs w:val="21"/>
        </w:rPr>
        <w:t>随机乱序</w:t>
      </w:r>
      <w:r>
        <w:rPr>
          <w:rFonts w:ascii="宋体" w:hAnsi="宋体" w:hint="eastAsia"/>
          <w:bCs/>
          <w:szCs w:val="21"/>
        </w:rPr>
        <w:t>后</w:t>
      </w:r>
      <w:proofErr w:type="gramEnd"/>
      <w:r>
        <w:rPr>
          <w:rFonts w:ascii="宋体" w:hAnsi="宋体" w:hint="eastAsia"/>
          <w:bCs/>
          <w:szCs w:val="21"/>
        </w:rPr>
        <w:t>从各类数据中各抽取5</w:t>
      </w:r>
      <w:r>
        <w:rPr>
          <w:rFonts w:ascii="宋体" w:hAnsi="宋体"/>
          <w:bCs/>
          <w:szCs w:val="21"/>
        </w:rPr>
        <w:t>400</w:t>
      </w:r>
      <w:r>
        <w:rPr>
          <w:rFonts w:ascii="宋体" w:hAnsi="宋体" w:hint="eastAsia"/>
          <w:bCs/>
          <w:szCs w:val="21"/>
        </w:rPr>
        <w:t>条</w:t>
      </w:r>
      <w:r w:rsidRPr="007B0DBB">
        <w:rPr>
          <w:rFonts w:ascii="宋体" w:hAnsi="宋体" w:hint="eastAsia"/>
          <w:bCs/>
          <w:szCs w:val="21"/>
        </w:rPr>
        <w:t>作为训练数据集，其余的作为验证集。</w:t>
      </w:r>
      <w:r>
        <w:rPr>
          <w:rFonts w:ascii="宋体" w:hAnsi="宋体" w:hint="eastAsia"/>
          <w:bCs/>
          <w:szCs w:val="21"/>
        </w:rPr>
        <w:t>数据集统计表见表（4-</w:t>
      </w:r>
      <w:r>
        <w:rPr>
          <w:rFonts w:ascii="宋体" w:hAnsi="宋体"/>
          <w:bCs/>
          <w:szCs w:val="21"/>
        </w:rPr>
        <w:t>3</w:t>
      </w:r>
      <w:r>
        <w:rPr>
          <w:rFonts w:ascii="宋体" w:hAnsi="宋体" w:hint="eastAsia"/>
          <w:bCs/>
          <w:szCs w:val="21"/>
        </w:rPr>
        <w:t>）。</w:t>
      </w:r>
    </w:p>
    <w:p w14:paraId="22F9ECED" w14:textId="77777777" w:rsidR="005F028B" w:rsidRPr="00B9064E" w:rsidRDefault="005F028B" w:rsidP="005F028B">
      <w:pPr>
        <w:rPr>
          <w:rFonts w:hint="eastAsia"/>
        </w:rPr>
      </w:pPr>
      <w:r>
        <w:rPr>
          <w:rFonts w:ascii="宋体" w:hAnsi="宋体" w:hint="eastAsia"/>
          <w:bCs/>
          <w:szCs w:val="21"/>
        </w:rPr>
        <w:t>表（4-3）</w:t>
      </w:r>
    </w:p>
    <w:tbl>
      <w:tblPr>
        <w:tblStyle w:val="af3"/>
        <w:tblpPr w:leftFromText="180" w:rightFromText="180" w:vertAnchor="text" w:horzAnchor="margin" w:tblpY="299"/>
        <w:tblW w:w="0" w:type="auto"/>
        <w:tblLook w:val="0000" w:firstRow="0" w:lastRow="0" w:firstColumn="0" w:lastColumn="0" w:noHBand="0" w:noVBand="0"/>
      </w:tblPr>
      <w:tblGrid>
        <w:gridCol w:w="957"/>
        <w:gridCol w:w="1360"/>
        <w:gridCol w:w="1816"/>
        <w:gridCol w:w="2035"/>
        <w:gridCol w:w="1333"/>
        <w:gridCol w:w="1021"/>
      </w:tblGrid>
      <w:tr w:rsidR="005F028B" w:rsidRPr="00F3646D" w14:paraId="47E5D789" w14:textId="77777777" w:rsidTr="0040665D">
        <w:trPr>
          <w:trHeight w:val="283"/>
        </w:trPr>
        <w:tc>
          <w:tcPr>
            <w:tcW w:w="957" w:type="dxa"/>
          </w:tcPr>
          <w:p w14:paraId="6902FE36" w14:textId="77777777" w:rsidR="005F028B" w:rsidRPr="00F3646D" w:rsidRDefault="005F028B" w:rsidP="0040665D">
            <w:pPr>
              <w:spacing w:line="360" w:lineRule="auto"/>
              <w:ind w:firstLineChars="200" w:firstLine="420"/>
              <w:jc w:val="center"/>
              <w:rPr>
                <w:bCs/>
                <w:szCs w:val="21"/>
              </w:rPr>
            </w:pPr>
            <w:r w:rsidRPr="00F3646D">
              <w:rPr>
                <w:bCs/>
                <w:szCs w:val="21"/>
              </w:rPr>
              <w:t>分类</w:t>
            </w:r>
          </w:p>
        </w:tc>
        <w:tc>
          <w:tcPr>
            <w:tcW w:w="1360" w:type="dxa"/>
          </w:tcPr>
          <w:p w14:paraId="32DF4DB6" w14:textId="77777777" w:rsidR="005F028B" w:rsidRPr="00F3646D" w:rsidRDefault="005F028B" w:rsidP="0040665D">
            <w:pPr>
              <w:spacing w:line="360" w:lineRule="auto"/>
              <w:ind w:left="233" w:firstLineChars="200" w:firstLine="420"/>
              <w:jc w:val="center"/>
              <w:rPr>
                <w:bCs/>
                <w:szCs w:val="21"/>
              </w:rPr>
            </w:pPr>
            <w:r w:rsidRPr="00F3646D">
              <w:rPr>
                <w:bCs/>
                <w:szCs w:val="21"/>
              </w:rPr>
              <w:t>样本数量</w:t>
            </w:r>
          </w:p>
        </w:tc>
        <w:tc>
          <w:tcPr>
            <w:tcW w:w="1816" w:type="dxa"/>
          </w:tcPr>
          <w:p w14:paraId="3BB50EC4" w14:textId="77777777" w:rsidR="005F028B" w:rsidRPr="00F3646D" w:rsidRDefault="005F028B" w:rsidP="0040665D">
            <w:pPr>
              <w:spacing w:line="360" w:lineRule="auto"/>
              <w:ind w:left="309" w:firstLineChars="200" w:firstLine="420"/>
              <w:jc w:val="center"/>
              <w:rPr>
                <w:bCs/>
                <w:szCs w:val="21"/>
              </w:rPr>
            </w:pPr>
          </w:p>
        </w:tc>
        <w:tc>
          <w:tcPr>
            <w:tcW w:w="2035" w:type="dxa"/>
            <w:tcBorders>
              <w:right w:val="single" w:sz="4" w:space="0" w:color="auto"/>
            </w:tcBorders>
          </w:tcPr>
          <w:p w14:paraId="2C045244" w14:textId="77777777" w:rsidR="005F028B" w:rsidRPr="00F3646D" w:rsidRDefault="005F028B" w:rsidP="0040665D">
            <w:pPr>
              <w:spacing w:line="360" w:lineRule="auto"/>
              <w:ind w:left="309" w:firstLineChars="200" w:firstLine="420"/>
              <w:jc w:val="center"/>
              <w:rPr>
                <w:bCs/>
                <w:szCs w:val="21"/>
              </w:rPr>
            </w:pPr>
            <w:r w:rsidRPr="00F3646D">
              <w:rPr>
                <w:bCs/>
                <w:szCs w:val="21"/>
              </w:rPr>
              <w:t>扩展后最大样本数量</w:t>
            </w:r>
          </w:p>
        </w:tc>
        <w:tc>
          <w:tcPr>
            <w:tcW w:w="1333" w:type="dxa"/>
            <w:tcBorders>
              <w:left w:val="single" w:sz="4" w:space="0" w:color="auto"/>
            </w:tcBorders>
          </w:tcPr>
          <w:p w14:paraId="3CD4C51C"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训练集</w:t>
            </w:r>
          </w:p>
        </w:tc>
        <w:tc>
          <w:tcPr>
            <w:tcW w:w="1021" w:type="dxa"/>
            <w:tcBorders>
              <w:left w:val="single" w:sz="4" w:space="0" w:color="auto"/>
            </w:tcBorders>
          </w:tcPr>
          <w:p w14:paraId="499A84CF" w14:textId="77777777" w:rsidR="005F028B" w:rsidRPr="00F3646D" w:rsidRDefault="005F028B" w:rsidP="0040665D">
            <w:pPr>
              <w:spacing w:line="360" w:lineRule="auto"/>
              <w:ind w:left="133" w:firstLineChars="200" w:firstLine="420"/>
              <w:jc w:val="center"/>
              <w:rPr>
                <w:bCs/>
                <w:szCs w:val="21"/>
              </w:rPr>
            </w:pPr>
            <w:r w:rsidRPr="00F3646D">
              <w:rPr>
                <w:rFonts w:hint="eastAsia"/>
                <w:bCs/>
                <w:szCs w:val="21"/>
              </w:rPr>
              <w:t>验证集</w:t>
            </w:r>
          </w:p>
        </w:tc>
      </w:tr>
      <w:tr w:rsidR="005F028B" w:rsidRPr="00F3646D" w14:paraId="45B05470" w14:textId="77777777" w:rsidTr="0040665D">
        <w:trPr>
          <w:trHeight w:val="1735"/>
        </w:trPr>
        <w:tc>
          <w:tcPr>
            <w:tcW w:w="957" w:type="dxa"/>
          </w:tcPr>
          <w:p w14:paraId="578A708B" w14:textId="77777777" w:rsidR="005F028B" w:rsidRPr="00F3646D" w:rsidRDefault="005F028B" w:rsidP="0040665D">
            <w:pPr>
              <w:spacing w:line="360" w:lineRule="auto"/>
              <w:ind w:firstLineChars="200" w:firstLine="420"/>
              <w:jc w:val="center"/>
              <w:rPr>
                <w:bCs/>
                <w:szCs w:val="21"/>
              </w:rPr>
            </w:pPr>
            <w:r w:rsidRPr="00F3646D">
              <w:rPr>
                <w:bCs/>
                <w:szCs w:val="21"/>
              </w:rPr>
              <w:lastRenderedPageBreak/>
              <w:t>I</w:t>
            </w:r>
          </w:p>
          <w:p w14:paraId="750C732A" w14:textId="77777777" w:rsidR="005F028B" w:rsidRPr="00F3646D" w:rsidRDefault="005F028B" w:rsidP="0040665D">
            <w:pPr>
              <w:spacing w:line="360" w:lineRule="auto"/>
              <w:ind w:firstLineChars="200" w:firstLine="420"/>
              <w:jc w:val="center"/>
              <w:rPr>
                <w:bCs/>
                <w:szCs w:val="21"/>
              </w:rPr>
            </w:pPr>
            <w:r w:rsidRPr="00F3646D">
              <w:rPr>
                <w:bCs/>
                <w:szCs w:val="21"/>
              </w:rPr>
              <w:t>II</w:t>
            </w:r>
          </w:p>
          <w:p w14:paraId="79AAF6F5" w14:textId="77777777" w:rsidR="005F028B" w:rsidRPr="00F3646D" w:rsidRDefault="005F028B" w:rsidP="0040665D">
            <w:pPr>
              <w:spacing w:line="360" w:lineRule="auto"/>
              <w:ind w:firstLineChars="200" w:firstLine="420"/>
              <w:jc w:val="center"/>
              <w:rPr>
                <w:bCs/>
                <w:szCs w:val="21"/>
              </w:rPr>
            </w:pPr>
            <w:r w:rsidRPr="00F3646D">
              <w:rPr>
                <w:bCs/>
                <w:szCs w:val="21"/>
              </w:rPr>
              <w:t>III</w:t>
            </w:r>
          </w:p>
          <w:p w14:paraId="2ED11A01" w14:textId="77777777" w:rsidR="005F028B" w:rsidRPr="00F3646D" w:rsidRDefault="005F028B" w:rsidP="0040665D">
            <w:pPr>
              <w:spacing w:line="360" w:lineRule="auto"/>
              <w:ind w:firstLineChars="200" w:firstLine="420"/>
              <w:jc w:val="center"/>
              <w:rPr>
                <w:bCs/>
                <w:szCs w:val="21"/>
              </w:rPr>
            </w:pPr>
            <w:r w:rsidRPr="00F3646D">
              <w:rPr>
                <w:bCs/>
                <w:szCs w:val="21"/>
              </w:rPr>
              <w:t>IV</w:t>
            </w:r>
          </w:p>
          <w:p w14:paraId="26DF5BBA" w14:textId="77777777" w:rsidR="005F028B" w:rsidRPr="00F3646D" w:rsidRDefault="005F028B" w:rsidP="0040665D">
            <w:pPr>
              <w:spacing w:line="360" w:lineRule="auto"/>
              <w:ind w:firstLineChars="200" w:firstLine="420"/>
              <w:jc w:val="center"/>
              <w:rPr>
                <w:bCs/>
                <w:szCs w:val="21"/>
              </w:rPr>
            </w:pPr>
            <w:r w:rsidRPr="00F3646D">
              <w:rPr>
                <w:bCs/>
                <w:szCs w:val="21"/>
              </w:rPr>
              <w:t>汇总</w:t>
            </w:r>
          </w:p>
        </w:tc>
        <w:tc>
          <w:tcPr>
            <w:tcW w:w="1360" w:type="dxa"/>
          </w:tcPr>
          <w:p w14:paraId="61CEAD5C" w14:textId="77777777" w:rsidR="005F028B" w:rsidRPr="00F3646D" w:rsidRDefault="005F028B" w:rsidP="0040665D">
            <w:pPr>
              <w:widowControl/>
              <w:spacing w:line="360" w:lineRule="auto"/>
              <w:ind w:firstLineChars="200" w:firstLine="420"/>
              <w:jc w:val="center"/>
              <w:rPr>
                <w:bCs/>
                <w:szCs w:val="21"/>
              </w:rPr>
            </w:pPr>
            <w:r w:rsidRPr="00F3646D">
              <w:rPr>
                <w:rFonts w:hint="eastAsia"/>
                <w:bCs/>
                <w:szCs w:val="21"/>
              </w:rPr>
              <w:t>18753</w:t>
            </w:r>
          </w:p>
          <w:p w14:paraId="50DD8481"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4277</w:t>
            </w:r>
          </w:p>
          <w:p w14:paraId="5D3119C9"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3280</w:t>
            </w:r>
          </w:p>
          <w:p w14:paraId="3FB71474"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1520</w:t>
            </w:r>
          </w:p>
          <w:p w14:paraId="6D987736"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27830</w:t>
            </w:r>
          </w:p>
        </w:tc>
        <w:tc>
          <w:tcPr>
            <w:tcW w:w="1816" w:type="dxa"/>
          </w:tcPr>
          <w:p w14:paraId="0D2240FD" w14:textId="77777777" w:rsidR="005F028B" w:rsidRDefault="005F028B" w:rsidP="0040665D">
            <w:pPr>
              <w:widowControl/>
              <w:spacing w:line="360" w:lineRule="auto"/>
              <w:ind w:firstLineChars="200" w:firstLine="420"/>
              <w:jc w:val="center"/>
              <w:rPr>
                <w:rFonts w:hint="eastAsia"/>
                <w:bCs/>
                <w:szCs w:val="21"/>
              </w:rPr>
            </w:pPr>
          </w:p>
        </w:tc>
        <w:tc>
          <w:tcPr>
            <w:tcW w:w="2035" w:type="dxa"/>
            <w:tcBorders>
              <w:right w:val="single" w:sz="4" w:space="0" w:color="auto"/>
            </w:tcBorders>
          </w:tcPr>
          <w:p w14:paraId="7623F2D0" w14:textId="77777777" w:rsidR="005F028B" w:rsidRPr="00F3646D" w:rsidRDefault="005F028B" w:rsidP="0040665D">
            <w:pPr>
              <w:widowControl/>
              <w:spacing w:line="360" w:lineRule="auto"/>
              <w:ind w:firstLineChars="200" w:firstLine="420"/>
              <w:jc w:val="center"/>
              <w:rPr>
                <w:bCs/>
                <w:szCs w:val="21"/>
              </w:rPr>
            </w:pPr>
            <w:r>
              <w:rPr>
                <w:rFonts w:hint="eastAsia"/>
                <w:bCs/>
                <w:szCs w:val="21"/>
              </w:rPr>
              <w:t>1</w:t>
            </w:r>
            <w:r w:rsidRPr="00F3646D">
              <w:rPr>
                <w:rFonts w:hint="eastAsia"/>
                <w:bCs/>
                <w:szCs w:val="21"/>
              </w:rPr>
              <w:t>7466</w:t>
            </w:r>
          </w:p>
          <w:p w14:paraId="5C270BA6"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17022</w:t>
            </w:r>
          </w:p>
          <w:p w14:paraId="60F6C355"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12968</w:t>
            </w:r>
          </w:p>
          <w:p w14:paraId="75B08086" w14:textId="77777777" w:rsidR="005F028B" w:rsidRPr="00F3646D" w:rsidRDefault="005F028B" w:rsidP="0040665D">
            <w:pPr>
              <w:spacing w:line="360" w:lineRule="auto"/>
              <w:ind w:firstLineChars="200" w:firstLine="420"/>
              <w:jc w:val="center"/>
              <w:rPr>
                <w:bCs/>
                <w:szCs w:val="21"/>
              </w:rPr>
            </w:pPr>
            <w:r w:rsidRPr="00F3646D">
              <w:rPr>
                <w:rFonts w:hint="eastAsia"/>
                <w:bCs/>
                <w:szCs w:val="21"/>
              </w:rPr>
              <w:t>6000</w:t>
            </w:r>
          </w:p>
          <w:p w14:paraId="0F3F7D0F" w14:textId="77777777" w:rsidR="005F028B" w:rsidRPr="00F3646D" w:rsidRDefault="005F028B" w:rsidP="0040665D">
            <w:pPr>
              <w:spacing w:line="360" w:lineRule="auto"/>
              <w:ind w:firstLineChars="200" w:firstLine="420"/>
              <w:jc w:val="center"/>
              <w:rPr>
                <w:bCs/>
                <w:szCs w:val="21"/>
              </w:rPr>
            </w:pPr>
            <w:r>
              <w:rPr>
                <w:bCs/>
                <w:szCs w:val="21"/>
              </w:rPr>
              <w:t>110662</w:t>
            </w:r>
          </w:p>
        </w:tc>
        <w:tc>
          <w:tcPr>
            <w:tcW w:w="1333" w:type="dxa"/>
            <w:tcBorders>
              <w:left w:val="single" w:sz="4" w:space="0" w:color="auto"/>
            </w:tcBorders>
          </w:tcPr>
          <w:p w14:paraId="11AD5CFA" w14:textId="77777777" w:rsidR="005F028B" w:rsidRPr="00F3646D" w:rsidRDefault="005F028B" w:rsidP="0040665D">
            <w:pPr>
              <w:widowControl/>
              <w:spacing w:line="360" w:lineRule="auto"/>
              <w:ind w:firstLineChars="200" w:firstLine="420"/>
              <w:jc w:val="left"/>
              <w:rPr>
                <w:bCs/>
                <w:szCs w:val="21"/>
              </w:rPr>
            </w:pPr>
            <w:r w:rsidRPr="00F3646D">
              <w:rPr>
                <w:rFonts w:hint="eastAsia"/>
                <w:bCs/>
                <w:szCs w:val="21"/>
              </w:rPr>
              <w:t>5400</w:t>
            </w:r>
          </w:p>
          <w:p w14:paraId="42D4A2F6" w14:textId="77777777" w:rsidR="005F028B" w:rsidRPr="00F3646D" w:rsidRDefault="005F028B" w:rsidP="0040665D">
            <w:pPr>
              <w:spacing w:line="360" w:lineRule="auto"/>
              <w:ind w:firstLineChars="200" w:firstLine="420"/>
              <w:rPr>
                <w:bCs/>
                <w:szCs w:val="21"/>
              </w:rPr>
            </w:pPr>
            <w:r w:rsidRPr="00F3646D">
              <w:rPr>
                <w:rFonts w:hint="eastAsia"/>
                <w:bCs/>
                <w:szCs w:val="21"/>
              </w:rPr>
              <w:t>5400</w:t>
            </w:r>
          </w:p>
          <w:p w14:paraId="727C7D6C" w14:textId="77777777" w:rsidR="005F028B" w:rsidRPr="00F3646D" w:rsidRDefault="005F028B" w:rsidP="0040665D">
            <w:pPr>
              <w:spacing w:line="360" w:lineRule="auto"/>
              <w:ind w:firstLineChars="200" w:firstLine="420"/>
              <w:rPr>
                <w:bCs/>
                <w:szCs w:val="21"/>
              </w:rPr>
            </w:pPr>
            <w:r w:rsidRPr="00F3646D">
              <w:rPr>
                <w:rFonts w:hint="eastAsia"/>
                <w:bCs/>
                <w:szCs w:val="21"/>
              </w:rPr>
              <w:t>5400</w:t>
            </w:r>
          </w:p>
          <w:p w14:paraId="2CE49212" w14:textId="77777777" w:rsidR="005F028B" w:rsidRPr="00F3646D" w:rsidRDefault="005F028B" w:rsidP="0040665D">
            <w:pPr>
              <w:spacing w:line="360" w:lineRule="auto"/>
              <w:ind w:firstLineChars="200" w:firstLine="420"/>
              <w:rPr>
                <w:bCs/>
                <w:szCs w:val="21"/>
              </w:rPr>
            </w:pPr>
            <w:r w:rsidRPr="00F3646D">
              <w:rPr>
                <w:rFonts w:hint="eastAsia"/>
                <w:bCs/>
                <w:szCs w:val="21"/>
              </w:rPr>
              <w:t>5400</w:t>
            </w:r>
          </w:p>
          <w:p w14:paraId="57C47D80" w14:textId="77777777" w:rsidR="005F028B" w:rsidRPr="00F3646D" w:rsidRDefault="005F028B" w:rsidP="0040665D">
            <w:pPr>
              <w:spacing w:line="360" w:lineRule="auto"/>
              <w:ind w:firstLineChars="200" w:firstLine="420"/>
              <w:rPr>
                <w:bCs/>
                <w:szCs w:val="21"/>
              </w:rPr>
            </w:pPr>
            <w:r w:rsidRPr="00F3646D">
              <w:rPr>
                <w:rFonts w:hint="eastAsia"/>
                <w:bCs/>
                <w:szCs w:val="21"/>
              </w:rPr>
              <w:t>21600</w:t>
            </w:r>
          </w:p>
        </w:tc>
        <w:tc>
          <w:tcPr>
            <w:tcW w:w="1021" w:type="dxa"/>
            <w:tcBorders>
              <w:left w:val="single" w:sz="4" w:space="0" w:color="auto"/>
            </w:tcBorders>
          </w:tcPr>
          <w:p w14:paraId="280F83D9" w14:textId="77777777" w:rsidR="005F028B" w:rsidRPr="00F3646D" w:rsidRDefault="005F028B" w:rsidP="0040665D">
            <w:pPr>
              <w:widowControl/>
              <w:spacing w:line="360" w:lineRule="auto"/>
              <w:ind w:firstLineChars="200" w:firstLine="420"/>
              <w:jc w:val="left"/>
              <w:rPr>
                <w:bCs/>
                <w:szCs w:val="21"/>
              </w:rPr>
            </w:pPr>
            <w:r>
              <w:rPr>
                <w:rFonts w:hint="eastAsia"/>
                <w:bCs/>
                <w:szCs w:val="21"/>
              </w:rPr>
              <w:t>1</w:t>
            </w:r>
            <w:r w:rsidRPr="00F3646D">
              <w:rPr>
                <w:rFonts w:hint="eastAsia"/>
                <w:bCs/>
                <w:szCs w:val="21"/>
              </w:rPr>
              <w:t>2066</w:t>
            </w:r>
          </w:p>
          <w:p w14:paraId="7641E855" w14:textId="77777777" w:rsidR="005F028B" w:rsidRPr="00F3646D" w:rsidRDefault="005F028B" w:rsidP="0040665D">
            <w:pPr>
              <w:spacing w:line="360" w:lineRule="auto"/>
              <w:ind w:firstLineChars="200" w:firstLine="420"/>
              <w:rPr>
                <w:bCs/>
                <w:szCs w:val="21"/>
              </w:rPr>
            </w:pPr>
            <w:r w:rsidRPr="00F3646D">
              <w:rPr>
                <w:rFonts w:hint="eastAsia"/>
                <w:bCs/>
                <w:szCs w:val="21"/>
              </w:rPr>
              <w:t>11578</w:t>
            </w:r>
          </w:p>
          <w:p w14:paraId="597AF02D" w14:textId="77777777" w:rsidR="005F028B" w:rsidRPr="00F3646D" w:rsidRDefault="005F028B" w:rsidP="0040665D">
            <w:pPr>
              <w:spacing w:line="360" w:lineRule="auto"/>
              <w:ind w:firstLineChars="200" w:firstLine="420"/>
              <w:rPr>
                <w:bCs/>
                <w:szCs w:val="21"/>
              </w:rPr>
            </w:pPr>
            <w:r w:rsidRPr="00F3646D">
              <w:rPr>
                <w:rFonts w:hint="eastAsia"/>
                <w:bCs/>
                <w:szCs w:val="21"/>
              </w:rPr>
              <w:t>7568</w:t>
            </w:r>
          </w:p>
          <w:p w14:paraId="5C5CCC62" w14:textId="77777777" w:rsidR="005F028B" w:rsidRPr="00F3646D" w:rsidRDefault="005F028B" w:rsidP="0040665D">
            <w:pPr>
              <w:spacing w:line="360" w:lineRule="auto"/>
              <w:ind w:firstLineChars="200" w:firstLine="420"/>
              <w:rPr>
                <w:bCs/>
                <w:szCs w:val="21"/>
              </w:rPr>
            </w:pPr>
            <w:r w:rsidRPr="00F3646D">
              <w:rPr>
                <w:rFonts w:hint="eastAsia"/>
                <w:bCs/>
                <w:szCs w:val="21"/>
              </w:rPr>
              <w:t>600</w:t>
            </w:r>
          </w:p>
          <w:p w14:paraId="6F19A3DD" w14:textId="77777777" w:rsidR="005F028B" w:rsidRPr="00F3646D" w:rsidRDefault="005F028B" w:rsidP="0040665D">
            <w:pPr>
              <w:spacing w:line="360" w:lineRule="auto"/>
              <w:ind w:firstLineChars="200" w:firstLine="420"/>
              <w:rPr>
                <w:bCs/>
                <w:szCs w:val="21"/>
              </w:rPr>
            </w:pPr>
            <w:r>
              <w:rPr>
                <w:rFonts w:hint="eastAsia"/>
                <w:bCs/>
                <w:szCs w:val="21"/>
              </w:rPr>
              <w:t>3</w:t>
            </w:r>
            <w:r w:rsidRPr="00F3646D">
              <w:rPr>
                <w:rFonts w:hint="eastAsia"/>
                <w:bCs/>
                <w:szCs w:val="21"/>
              </w:rPr>
              <w:t>1812</w:t>
            </w:r>
          </w:p>
        </w:tc>
      </w:tr>
    </w:tbl>
    <w:p w14:paraId="18A42FF8" w14:textId="77777777" w:rsidR="005F028B" w:rsidRPr="00BA3352" w:rsidRDefault="005F028B" w:rsidP="005F028B">
      <w:pPr>
        <w:spacing w:line="360" w:lineRule="auto"/>
        <w:ind w:firstLineChars="200" w:firstLine="420"/>
        <w:rPr>
          <w:rFonts w:ascii="黑体" w:eastAsia="黑体" w:hAnsi="黑体"/>
        </w:rPr>
      </w:pPr>
    </w:p>
    <w:p w14:paraId="6DD10A6B" w14:textId="77777777" w:rsidR="005F028B" w:rsidRPr="00BA3352" w:rsidRDefault="005F028B" w:rsidP="005F028B">
      <w:pPr>
        <w:spacing w:line="360" w:lineRule="auto"/>
        <w:ind w:firstLineChars="200" w:firstLine="560"/>
        <w:jc w:val="left"/>
        <w:rPr>
          <w:rFonts w:ascii="黑体" w:eastAsia="黑体" w:hAnsi="黑体"/>
          <w:sz w:val="28"/>
          <w:szCs w:val="32"/>
        </w:rPr>
      </w:pPr>
      <w:r w:rsidRPr="00BA3352">
        <w:rPr>
          <w:rFonts w:ascii="黑体" w:eastAsia="黑体" w:hAnsi="黑体" w:hint="eastAsia"/>
          <w:sz w:val="28"/>
          <w:szCs w:val="32"/>
        </w:rPr>
        <w:t>3神经网络搭建</w:t>
      </w:r>
      <w:r>
        <w:rPr>
          <w:rFonts w:ascii="黑体" w:eastAsia="黑体" w:hAnsi="黑体" w:hint="eastAsia"/>
          <w:sz w:val="28"/>
          <w:szCs w:val="32"/>
        </w:rPr>
        <w:t>和训练</w:t>
      </w:r>
    </w:p>
    <w:p w14:paraId="07899619" w14:textId="77777777" w:rsidR="005F028B" w:rsidRPr="00F3646D" w:rsidRDefault="005F028B" w:rsidP="005F028B">
      <w:pPr>
        <w:spacing w:line="360" w:lineRule="auto"/>
        <w:ind w:firstLineChars="200" w:firstLine="420"/>
        <w:rPr>
          <w:bCs/>
          <w:szCs w:val="21"/>
        </w:rPr>
      </w:pPr>
      <w:r w:rsidRPr="00F3646D">
        <w:rPr>
          <w:rFonts w:hint="eastAsia"/>
        </w:rPr>
        <w:t>本次模型的建立采用</w:t>
      </w:r>
      <w:r w:rsidRPr="00F3646D">
        <w:rPr>
          <w:rFonts w:hint="eastAsia"/>
        </w:rPr>
        <w:t>LSTM</w:t>
      </w:r>
      <w:r w:rsidRPr="00F3646D">
        <w:rPr>
          <w:rFonts w:hint="eastAsia"/>
        </w:rPr>
        <w:t>（长短期记忆网络）</w:t>
      </w:r>
      <w:r w:rsidRPr="00F3646D">
        <w:rPr>
          <w:rFonts w:hint="eastAsia"/>
        </w:rPr>
        <w:t>LSTM</w:t>
      </w:r>
      <w:r w:rsidRPr="00F3646D">
        <w:rPr>
          <w:rFonts w:hint="eastAsia"/>
        </w:rPr>
        <w:t>网络的核心组件是序列输入层和</w:t>
      </w:r>
      <w:r w:rsidRPr="00F3646D">
        <w:rPr>
          <w:rFonts w:hint="eastAsia"/>
        </w:rPr>
        <w:t>LSTM</w:t>
      </w:r>
      <w:r w:rsidRPr="00F3646D">
        <w:rPr>
          <w:rFonts w:hint="eastAsia"/>
        </w:rPr>
        <w:t>层。</w:t>
      </w:r>
      <w:r>
        <w:rPr>
          <w:rFonts w:hint="eastAsia"/>
        </w:rPr>
        <w:t>将</w:t>
      </w:r>
      <w:r w:rsidRPr="00F3646D">
        <w:rPr>
          <w:rFonts w:hint="eastAsia"/>
        </w:rPr>
        <w:t>序列输入层的输入序列或时间序列数据到网络中。一个</w:t>
      </w:r>
      <w:r w:rsidRPr="00F3646D">
        <w:rPr>
          <w:rFonts w:hint="eastAsia"/>
        </w:rPr>
        <w:t>LSTM</w:t>
      </w:r>
      <w:proofErr w:type="gramStart"/>
      <w:r w:rsidRPr="00F3646D">
        <w:rPr>
          <w:rFonts w:hint="eastAsia"/>
        </w:rPr>
        <w:t>层学习</w:t>
      </w:r>
      <w:proofErr w:type="gramEnd"/>
      <w:r w:rsidRPr="00F3646D">
        <w:rPr>
          <w:rFonts w:hint="eastAsia"/>
        </w:rPr>
        <w:t>序列数据的时间步长之间的长期相关性。下图说明了用于分类的简单</w:t>
      </w:r>
      <w:r w:rsidRPr="00F3646D">
        <w:rPr>
          <w:rFonts w:hint="eastAsia"/>
        </w:rPr>
        <w:t>LSTM</w:t>
      </w:r>
      <w:r w:rsidRPr="00F3646D">
        <w:rPr>
          <w:rFonts w:hint="eastAsia"/>
        </w:rPr>
        <w:t>网络的体系结构。网络从序列输入层开始，然后是</w:t>
      </w:r>
      <w:r w:rsidRPr="00F3646D">
        <w:rPr>
          <w:rFonts w:hint="eastAsia"/>
        </w:rPr>
        <w:t>LSTM</w:t>
      </w:r>
      <w:r w:rsidRPr="00F3646D">
        <w:rPr>
          <w:rFonts w:hint="eastAsia"/>
        </w:rPr>
        <w:t>层。为了预测类别标签，网络以完全连接的层，</w:t>
      </w:r>
      <w:proofErr w:type="spellStart"/>
      <w:r w:rsidRPr="00F3646D">
        <w:rPr>
          <w:rFonts w:hint="eastAsia"/>
        </w:rPr>
        <w:t>softmax</w:t>
      </w:r>
      <w:proofErr w:type="spellEnd"/>
      <w:r w:rsidRPr="00F3646D">
        <w:rPr>
          <w:rFonts w:hint="eastAsia"/>
        </w:rPr>
        <w:t>层和分类输出层结束，</w:t>
      </w:r>
      <w:r w:rsidRPr="00F3646D">
        <w:rPr>
          <w:rFonts w:hint="eastAsia"/>
          <w:bCs/>
          <w:szCs w:val="21"/>
        </w:rPr>
        <w:t>L</w:t>
      </w:r>
      <w:r w:rsidRPr="00F3646D">
        <w:rPr>
          <w:bCs/>
          <w:szCs w:val="21"/>
        </w:rPr>
        <w:t>STM</w:t>
      </w:r>
      <w:r w:rsidRPr="00F3646D">
        <w:rPr>
          <w:rFonts w:hint="eastAsia"/>
          <w:bCs/>
          <w:szCs w:val="21"/>
        </w:rPr>
        <w:t>网络的核心组件是序列输入层和</w:t>
      </w:r>
      <w:r w:rsidRPr="00F3646D">
        <w:rPr>
          <w:rFonts w:hint="eastAsia"/>
          <w:bCs/>
          <w:szCs w:val="21"/>
        </w:rPr>
        <w:t>L</w:t>
      </w:r>
      <w:r w:rsidRPr="00F3646D">
        <w:rPr>
          <w:bCs/>
          <w:szCs w:val="21"/>
        </w:rPr>
        <w:t>STM</w:t>
      </w:r>
      <w:r w:rsidRPr="00F3646D">
        <w:rPr>
          <w:rFonts w:hint="eastAsia"/>
          <w:bCs/>
          <w:szCs w:val="21"/>
        </w:rPr>
        <w:t>层，序列输入层将序列或时序数据输入网络中。对于分类</w:t>
      </w:r>
      <w:r w:rsidRPr="00F3646D">
        <w:rPr>
          <w:rFonts w:hint="eastAsia"/>
          <w:bCs/>
          <w:szCs w:val="21"/>
        </w:rPr>
        <w:t>L</w:t>
      </w:r>
      <w:r w:rsidRPr="00F3646D">
        <w:rPr>
          <w:bCs/>
          <w:szCs w:val="21"/>
        </w:rPr>
        <w:t>STM</w:t>
      </w:r>
      <w:r w:rsidRPr="00F3646D">
        <w:rPr>
          <w:rFonts w:hint="eastAsia"/>
          <w:bCs/>
          <w:szCs w:val="21"/>
        </w:rPr>
        <w:t>网络，创建一个序列输入层、一个</w:t>
      </w:r>
      <w:r w:rsidRPr="00F3646D">
        <w:rPr>
          <w:rFonts w:hint="eastAsia"/>
          <w:bCs/>
          <w:szCs w:val="21"/>
        </w:rPr>
        <w:t>L</w:t>
      </w:r>
      <w:r w:rsidRPr="00F3646D">
        <w:rPr>
          <w:bCs/>
          <w:szCs w:val="21"/>
        </w:rPr>
        <w:t>STM</w:t>
      </w:r>
      <w:r w:rsidRPr="00F3646D">
        <w:rPr>
          <w:rFonts w:hint="eastAsia"/>
          <w:bCs/>
          <w:szCs w:val="21"/>
        </w:rPr>
        <w:t>层、一个全连接层、一个</w:t>
      </w:r>
      <w:proofErr w:type="spellStart"/>
      <w:r w:rsidRPr="00F3646D">
        <w:rPr>
          <w:bCs/>
          <w:szCs w:val="21"/>
        </w:rPr>
        <w:t>softmax</w:t>
      </w:r>
      <w:proofErr w:type="spellEnd"/>
      <w:r w:rsidRPr="00F3646D">
        <w:rPr>
          <w:rFonts w:hint="eastAsia"/>
          <w:bCs/>
          <w:szCs w:val="21"/>
        </w:rPr>
        <w:t>层和一个分类输出层</w:t>
      </w:r>
      <w:r>
        <w:rPr>
          <w:rFonts w:hint="eastAsia"/>
          <w:bCs/>
          <w:szCs w:val="21"/>
        </w:rPr>
        <w:t>（图</w:t>
      </w:r>
      <w:r>
        <w:rPr>
          <w:rFonts w:hint="eastAsia"/>
          <w:bCs/>
          <w:szCs w:val="21"/>
        </w:rPr>
        <w:t>3-1</w:t>
      </w:r>
      <w:r>
        <w:rPr>
          <w:rFonts w:hint="eastAsia"/>
          <w:bCs/>
          <w:szCs w:val="21"/>
        </w:rPr>
        <w:t>）。</w:t>
      </w:r>
    </w:p>
    <w:p w14:paraId="444FEDDC" w14:textId="77777777" w:rsidR="005F028B" w:rsidRPr="00F3646D" w:rsidRDefault="005F028B" w:rsidP="005F028B">
      <w:pPr>
        <w:spacing w:line="360" w:lineRule="auto"/>
        <w:ind w:firstLineChars="200" w:firstLine="420"/>
        <w:jc w:val="left"/>
      </w:pPr>
    </w:p>
    <w:p w14:paraId="4964F447" w14:textId="77777777" w:rsidR="005F028B" w:rsidRPr="00F3646D" w:rsidRDefault="005F028B" w:rsidP="005F028B">
      <w:pPr>
        <w:spacing w:line="360" w:lineRule="auto"/>
        <w:ind w:firstLineChars="200" w:firstLine="420"/>
        <w:rPr>
          <w:bCs/>
          <w:szCs w:val="21"/>
        </w:rPr>
      </w:pPr>
      <w:r w:rsidRPr="00F3646D">
        <w:t xml:space="preserve">       </w:t>
      </w:r>
      <w:r w:rsidRPr="00F3646D">
        <w:rPr>
          <w:bCs/>
          <w:noProof/>
          <w:szCs w:val="21"/>
        </w:rPr>
        <mc:AlternateContent>
          <mc:Choice Requires="wps">
            <w:drawing>
              <wp:anchor distT="0" distB="0" distL="114300" distR="114300" simplePos="0" relativeHeight="251671040" behindDoc="0" locked="0" layoutInCell="1" allowOverlap="1" wp14:anchorId="4CBB9BFA" wp14:editId="545B9757">
                <wp:simplePos x="0" y="0"/>
                <wp:positionH relativeFrom="column">
                  <wp:posOffset>2476908</wp:posOffset>
                </wp:positionH>
                <wp:positionV relativeFrom="paragraph">
                  <wp:posOffset>174682</wp:posOffset>
                </wp:positionV>
                <wp:extent cx="802016" cy="480187"/>
                <wp:effectExtent l="0" t="0" r="17145" b="15240"/>
                <wp:wrapNone/>
                <wp:docPr id="1" name="文本框 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63935C59" w14:textId="77777777" w:rsidR="005F028B" w:rsidRDefault="005F028B" w:rsidP="005F028B">
                            <w:pPr>
                              <w:ind w:firstLineChars="100" w:firstLine="210"/>
                            </w:pPr>
                            <w:r>
                              <w:t>Fully</w:t>
                            </w:r>
                          </w:p>
                          <w:p w14:paraId="274AB99F" w14:textId="77777777" w:rsidR="005F028B" w:rsidRPr="00E90895" w:rsidRDefault="005F028B" w:rsidP="005F028B">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B9BFA" id="文本框 1" o:spid="_x0000_s1031" type="#_x0000_t202" style="position:absolute;left:0;text-align:left;margin-left:195.05pt;margin-top:13.75pt;width:63.15pt;height:37.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" fillcolor="white [3201]" strokecolor="black [3200]" strokeweight="2pt">
                <v:textbox>
                  <w:txbxContent>
                    <w:p w14:paraId="63935C59" w14:textId="77777777" w:rsidR="005F028B" w:rsidRDefault="005F028B" w:rsidP="005F028B">
                      <w:pPr>
                        <w:ind w:firstLineChars="100" w:firstLine="210"/>
                      </w:pPr>
                      <w:r>
                        <w:t>Fully</w:t>
                      </w:r>
                    </w:p>
                    <w:p w14:paraId="274AB99F" w14:textId="77777777" w:rsidR="005F028B" w:rsidRPr="00E90895" w:rsidRDefault="005F028B" w:rsidP="005F028B">
                      <w:r>
                        <w:rPr>
                          <w:rFonts w:hint="eastAsia"/>
                        </w:rPr>
                        <w:t>C</w:t>
                      </w:r>
                      <w:r>
                        <w:t>onnected</w:t>
                      </w:r>
                    </w:p>
                  </w:txbxContent>
                </v:textbox>
              </v:shape>
            </w:pict>
          </mc:Fallback>
        </mc:AlternateContent>
      </w:r>
      <w:r w:rsidRPr="00F3646D">
        <w:rPr>
          <w:bCs/>
          <w:noProof/>
          <w:szCs w:val="21"/>
        </w:rPr>
        <mc:AlternateContent>
          <mc:Choice Requires="wps">
            <w:drawing>
              <wp:anchor distT="0" distB="0" distL="114300" distR="114300" simplePos="0" relativeHeight="251668992" behindDoc="0" locked="0" layoutInCell="1" allowOverlap="1" wp14:anchorId="58C9D66C" wp14:editId="5233C3B3">
                <wp:simplePos x="0" y="0"/>
                <wp:positionH relativeFrom="column">
                  <wp:posOffset>1174001</wp:posOffset>
                </wp:positionH>
                <wp:positionV relativeFrom="paragraph">
                  <wp:posOffset>179155</wp:posOffset>
                </wp:positionV>
                <wp:extent cx="802005" cy="480060"/>
                <wp:effectExtent l="0" t="0" r="17145" b="15240"/>
                <wp:wrapNone/>
                <wp:docPr id="4" name="文本框 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6FA23673" w14:textId="77777777" w:rsidR="005F028B" w:rsidRPr="00E90895" w:rsidRDefault="005F028B" w:rsidP="005F028B">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9D66C" id="文本框 4" o:spid="_x0000_s1032" type="#_x0000_t202" style="position:absolute;left:0;text-align:left;margin-left:92.45pt;margin-top:14.1pt;width:63.15pt;height:37.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eK7l534C&#10;AAAsBQAADgAAAAAAAAAAAAAAAAAuAgAAZHJzL2Uyb0RvYy54bWxQSwECLQAUAAYACAAAACEAw5in&#10;LOAAAAAKAQAADwAAAAAAAAAAAAAAAADYBAAAZHJzL2Rvd25yZXYueG1sUEsFBgAAAAAEAAQA8wAA&#10;AOUFAAAAAA==&#10;" fillcolor="white [3201]" strokecolor="black [3200]" strokeweight="2pt">
                <v:textbox>
                  <w:txbxContent>
                    <w:p w14:paraId="6FA23673" w14:textId="77777777" w:rsidR="005F028B" w:rsidRPr="00E90895" w:rsidRDefault="005F028B" w:rsidP="005F028B">
                      <w:pPr>
                        <w:jc w:val="center"/>
                      </w:pPr>
                      <w:r>
                        <w:t>LSTM</w:t>
                      </w:r>
                    </w:p>
                  </w:txbxContent>
                </v:textbox>
              </v:shape>
            </w:pict>
          </mc:Fallback>
        </mc:AlternateContent>
      </w:r>
      <w:r w:rsidRPr="00F3646D">
        <w:rPr>
          <w:bCs/>
          <w:noProof/>
          <w:szCs w:val="21"/>
        </w:rPr>
        <mc:AlternateContent>
          <mc:Choice Requires="wps">
            <w:drawing>
              <wp:anchor distT="0" distB="0" distL="114300" distR="114300" simplePos="0" relativeHeight="251673088" behindDoc="0" locked="0" layoutInCell="1" allowOverlap="1" wp14:anchorId="26E79B65" wp14:editId="1E4144B7">
                <wp:simplePos x="0" y="0"/>
                <wp:positionH relativeFrom="column">
                  <wp:posOffset>5052060</wp:posOffset>
                </wp:positionH>
                <wp:positionV relativeFrom="paragraph">
                  <wp:posOffset>181032</wp:posOffset>
                </wp:positionV>
                <wp:extent cx="985917" cy="480187"/>
                <wp:effectExtent l="0" t="0" r="24130" b="15240"/>
                <wp:wrapNone/>
                <wp:docPr id="12" name="文本框 12"/>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183E274" w14:textId="77777777" w:rsidR="005F028B" w:rsidRPr="00E90895" w:rsidRDefault="005F028B" w:rsidP="005F028B">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79B65" id="文本框 12" o:spid="_x0000_s1033" type="#_x0000_t202" style="position:absolute;left:0;text-align:left;margin-left:397.8pt;margin-top:14.25pt;width:77.65pt;height:37.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x6K3&#10;VYACAAAuBQAADgAAAAAAAAAAAAAAAAAuAgAAZHJzL2Uyb0RvYy54bWxQSwECLQAUAAYACAAAACEA&#10;TJlli+EAAAAKAQAADwAAAAAAAAAAAAAAAADaBAAAZHJzL2Rvd25yZXYueG1sUEsFBgAAAAAEAAQA&#10;8wAAAOgFAAAAAA==&#10;" fillcolor="white [3201]" strokecolor="black [3200]" strokeweight="2pt">
                <v:textbox>
                  <w:txbxContent>
                    <w:p w14:paraId="2183E274" w14:textId="77777777" w:rsidR="005F028B" w:rsidRPr="00E90895" w:rsidRDefault="005F028B" w:rsidP="005F028B">
                      <w:r>
                        <w:t>Classification</w:t>
                      </w:r>
                    </w:p>
                  </w:txbxContent>
                </v:textbox>
              </v:shape>
            </w:pict>
          </mc:Fallback>
        </mc:AlternateContent>
      </w:r>
      <w:r w:rsidRPr="00F3646D">
        <w:rPr>
          <w:bCs/>
          <w:noProof/>
          <w:szCs w:val="21"/>
        </w:rPr>
        <mc:AlternateContent>
          <mc:Choice Requires="wps">
            <w:drawing>
              <wp:anchor distT="0" distB="0" distL="114300" distR="114300" simplePos="0" relativeHeight="251672064" behindDoc="0" locked="0" layoutInCell="1" allowOverlap="1" wp14:anchorId="48F5DDD9" wp14:editId="1B4C9E9B">
                <wp:simplePos x="0" y="0"/>
                <wp:positionH relativeFrom="column">
                  <wp:posOffset>3821810</wp:posOffset>
                </wp:positionH>
                <wp:positionV relativeFrom="paragraph">
                  <wp:posOffset>177165</wp:posOffset>
                </wp:positionV>
                <wp:extent cx="802005" cy="474952"/>
                <wp:effectExtent l="0" t="0" r="17145" b="20955"/>
                <wp:wrapNone/>
                <wp:docPr id="14" name="文本框 14"/>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3B960F8A" w14:textId="77777777" w:rsidR="005F028B" w:rsidRPr="00E90895" w:rsidRDefault="005F028B" w:rsidP="005F028B">
                            <w:pPr>
                              <w:jc w:val="center"/>
                            </w:pPr>
                            <w:r>
                              <w:t>Softmax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文本框 14" o:spid="_x0000_s1034" type="#_x0000_t202" style="position:absolute;left:0;text-align:left;margin-left:300.95pt;margin-top:13.95pt;width:63.15pt;height:37.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" fillcolor="white [3201]" strokecolor="black [3200]" strokeweight="2pt">
                <v:textbox>
                  <w:txbxContent>
                    <w:p w14:paraId="3B960F8A" w14:textId="77777777" w:rsidR="005F028B" w:rsidRPr="00E90895" w:rsidRDefault="005F028B" w:rsidP="005F028B">
                      <w:pPr>
                        <w:jc w:val="center"/>
                      </w:pPr>
                      <w:r>
                        <w:t>Softmax</w:t>
                      </w:r>
                    </w:p>
                  </w:txbxContent>
                </v:textbox>
              </v:shape>
            </w:pict>
          </mc:Fallback>
        </mc:AlternateContent>
      </w:r>
      <w:r w:rsidRPr="00F3646D">
        <w:rPr>
          <w:bCs/>
          <w:noProof/>
          <w:szCs w:val="21"/>
        </w:rPr>
        <mc:AlternateContent>
          <mc:Choice Requires="wps">
            <w:drawing>
              <wp:anchor distT="0" distB="0" distL="114300" distR="114300" simplePos="0" relativeHeight="251667968" behindDoc="0" locked="0" layoutInCell="1" allowOverlap="1" wp14:anchorId="656D72CD" wp14:editId="32DA2227">
                <wp:simplePos x="0" y="0"/>
                <wp:positionH relativeFrom="column">
                  <wp:posOffset>-177718</wp:posOffset>
                </wp:positionH>
                <wp:positionV relativeFrom="paragraph">
                  <wp:posOffset>181496</wp:posOffset>
                </wp:positionV>
                <wp:extent cx="802016" cy="480187"/>
                <wp:effectExtent l="0" t="0" r="17145" b="15240"/>
                <wp:wrapNone/>
                <wp:docPr id="16" name="文本框 16"/>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5123FD3" w14:textId="77777777" w:rsidR="005F028B" w:rsidRDefault="005F028B"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5F028B" w14:paraId="2F0E31D6" w14:textId="77777777" w:rsidTr="00AD6D73">
                              <w:trPr>
                                <w:trHeight w:val="434"/>
                              </w:trPr>
                              <w:tc>
                                <w:tcPr>
                                  <w:tcW w:w="1422" w:type="dxa"/>
                                </w:tcPr>
                                <w:p w14:paraId="18276037" w14:textId="77777777" w:rsidR="005F028B" w:rsidRDefault="005F028B" w:rsidP="00AD6D73">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5F028B" w:rsidRDefault="005F028B" w:rsidP="00AD6D73">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5F028B" w:rsidRDefault="005F028B" w:rsidP="00AD6D73">
                                  <w:pPr>
                                    <w:spacing w:line="300" w:lineRule="auto"/>
                                    <w:ind w:left="1224"/>
                                    <w:rPr>
                                      <w:rFonts w:ascii="宋体" w:hAnsi="宋体"/>
                                    </w:rPr>
                                  </w:pPr>
                                  <w:r>
                                    <w:rPr>
                                      <w:rFonts w:ascii="宋体" w:hAnsi="宋体" w:hint="eastAsia"/>
                                    </w:rPr>
                                    <w:t>幅频信号特征</w:t>
                                  </w:r>
                                </w:p>
                              </w:tc>
                            </w:tr>
                            <w:tr w:rsidR="005F028B" w14:paraId="45AA2326" w14:textId="77777777" w:rsidTr="00AD6D73">
                              <w:trPr>
                                <w:trHeight w:val="652"/>
                              </w:trPr>
                              <w:tc>
                                <w:tcPr>
                                  <w:tcW w:w="1422" w:type="dxa"/>
                                  <w:vAlign w:val="center"/>
                                </w:tcPr>
                                <w:p w14:paraId="4E9AB2D0" w14:textId="77777777" w:rsidR="005F028B" w:rsidRDefault="005F028B" w:rsidP="00AD6D73">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5F028B" w:rsidRDefault="005F028B" w:rsidP="00AD6D73">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5F028B" w:rsidRPr="00E01103" w:rsidRDefault="005F028B" w:rsidP="00AD6D73">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5F028B" w:rsidRDefault="005F028B" w:rsidP="00AD6D73">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63A82BEE" w14:textId="77777777" w:rsidR="005F028B" w:rsidRDefault="005F028B" w:rsidP="00AD6D73">
                                  <w:pPr>
                                    <w:spacing w:line="300" w:lineRule="auto"/>
                                    <w:rPr>
                                      <w:rFonts w:ascii="宋体" w:hAnsi="宋体"/>
                                    </w:rPr>
                                  </w:pPr>
                                </w:p>
                              </w:tc>
                            </w:tr>
                            <w:tr w:rsidR="005F028B" w14:paraId="12847024" w14:textId="77777777" w:rsidTr="00AD6D73">
                              <w:trPr>
                                <w:trHeight w:val="1142"/>
                              </w:trPr>
                              <w:tc>
                                <w:tcPr>
                                  <w:tcW w:w="1422" w:type="dxa"/>
                                  <w:vAlign w:val="center"/>
                                </w:tcPr>
                                <w:p w14:paraId="2B1352E8" w14:textId="77777777" w:rsidR="005F028B" w:rsidRDefault="005F028B" w:rsidP="00AD6D73">
                                  <w:pPr>
                                    <w:spacing w:line="300" w:lineRule="auto"/>
                                    <w:ind w:firstLineChars="200" w:firstLine="420"/>
                                    <w:jc w:val="center"/>
                                    <w:rPr>
                                      <w:rFonts w:ascii="宋体" w:hAnsi="宋体"/>
                                    </w:rPr>
                                  </w:pPr>
                                </w:p>
                                <w:p w14:paraId="1F60498D" w14:textId="77777777" w:rsidR="005F028B" w:rsidRDefault="005F028B" w:rsidP="00AD6D73">
                                  <w:pPr>
                                    <w:spacing w:line="300" w:lineRule="auto"/>
                                    <w:ind w:firstLineChars="200" w:firstLine="420"/>
                                    <w:jc w:val="center"/>
                                    <w:rPr>
                                      <w:rFonts w:ascii="宋体" w:hAnsi="宋体"/>
                                    </w:rPr>
                                  </w:pPr>
                                  <w:r>
                                    <w:rPr>
                                      <w:rFonts w:ascii="宋体" w:hAnsi="宋体" w:hint="eastAsia"/>
                                    </w:rPr>
                                    <w:t>2类</w:t>
                                  </w:r>
                                </w:p>
                                <w:p w14:paraId="4BF273B3" w14:textId="77777777" w:rsidR="005F028B" w:rsidRDefault="005F028B" w:rsidP="00AD6D73">
                                  <w:pPr>
                                    <w:spacing w:line="300" w:lineRule="auto"/>
                                    <w:ind w:firstLineChars="200" w:firstLine="420"/>
                                    <w:jc w:val="center"/>
                                    <w:rPr>
                                      <w:rFonts w:ascii="宋体" w:hAnsi="宋体"/>
                                    </w:rPr>
                                  </w:pPr>
                                </w:p>
                              </w:tc>
                              <w:tc>
                                <w:tcPr>
                                  <w:tcW w:w="3274" w:type="dxa"/>
                                </w:tcPr>
                                <w:p w14:paraId="2F4D6CD3" w14:textId="77777777" w:rsidR="005F028B" w:rsidRDefault="005F028B" w:rsidP="00AD6D73">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5F028B" w:rsidRDefault="005F028B" w:rsidP="00AD6D73">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5F028B" w:rsidRDefault="005F028B" w:rsidP="00AD6D73">
                                  <w:pPr>
                                    <w:spacing w:line="300" w:lineRule="auto"/>
                                    <w:rPr>
                                      <w:rFonts w:ascii="宋体" w:hAnsi="宋体"/>
                                    </w:rPr>
                                  </w:pPr>
                                  <w:r>
                                    <w:rPr>
                                      <w:rFonts w:ascii="宋体" w:hAnsi="宋体" w:hint="eastAsia"/>
                                    </w:rPr>
                                    <w:t>桩底协振峰排列基本等间距，轻微缺陷产生的</w:t>
                                  </w:r>
                                </w:p>
                                <w:p w14:paraId="772A7BDF" w14:textId="77777777" w:rsidR="005F028B" w:rsidRDefault="005F028B" w:rsidP="00AD6D73">
                                  <w:pPr>
                                    <w:spacing w:line="300" w:lineRule="auto"/>
                                    <w:rPr>
                                      <w:rFonts w:ascii="宋体" w:hAnsi="宋体"/>
                                    </w:rPr>
                                  </w:pPr>
                                  <w:r>
                                    <w:rPr>
                                      <w:rFonts w:ascii="宋体" w:hAnsi="宋体" w:hint="eastAsia"/>
                                    </w:rPr>
                                    <w:t>协振峰与桩底协振峰之间的频差F</w:t>
                                  </w:r>
                                  <w:r>
                                    <w:rPr>
                                      <w:rFonts w:ascii="宋体" w:hAnsi="宋体"/>
                                    </w:rPr>
                                    <w:t>&gt;C/2L.</w:t>
                                  </w:r>
                                </w:p>
                                <w:p w14:paraId="33DF2468" w14:textId="77777777" w:rsidR="005F028B" w:rsidRDefault="005F028B" w:rsidP="00AD6D73">
                                  <w:pPr>
                                    <w:spacing w:line="300" w:lineRule="auto"/>
                                    <w:ind w:left="3990" w:hangingChars="1900" w:hanging="3990"/>
                                    <w:rPr>
                                      <w:rFonts w:ascii="宋体" w:hAnsi="宋体"/>
                                    </w:rPr>
                                  </w:pPr>
                                </w:p>
                              </w:tc>
                            </w:tr>
                            <w:tr w:rsidR="005F028B" w14:paraId="50239110" w14:textId="77777777" w:rsidTr="00AD6D73">
                              <w:trPr>
                                <w:trHeight w:val="603"/>
                              </w:trPr>
                              <w:tc>
                                <w:tcPr>
                                  <w:tcW w:w="1422" w:type="dxa"/>
                                  <w:vAlign w:val="center"/>
                                </w:tcPr>
                                <w:p w14:paraId="7DCEDE0E" w14:textId="77777777" w:rsidR="005F028B" w:rsidRDefault="005F028B" w:rsidP="00AD6D73">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5F028B" w:rsidRDefault="005F028B" w:rsidP="00AD6D73">
                                  <w:pPr>
                                    <w:spacing w:line="300" w:lineRule="auto"/>
                                    <w:rPr>
                                      <w:rFonts w:ascii="宋体" w:hAnsi="宋体"/>
                                    </w:rPr>
                                  </w:pPr>
                                  <w:r>
                                    <w:rPr>
                                      <w:rFonts w:ascii="宋体" w:hAnsi="宋体" w:hint="eastAsia"/>
                                    </w:rPr>
                                    <w:t>有明显缺陷反射波，其他特征介于2类—4类之间</w:t>
                                  </w:r>
                                </w:p>
                              </w:tc>
                            </w:tr>
                            <w:tr w:rsidR="005F028B" w14:paraId="0EDF52C0" w14:textId="77777777" w:rsidTr="00AD6D73">
                              <w:trPr>
                                <w:trHeight w:val="2445"/>
                              </w:trPr>
                              <w:tc>
                                <w:tcPr>
                                  <w:tcW w:w="1422" w:type="dxa"/>
                                  <w:vAlign w:val="center"/>
                                </w:tcPr>
                                <w:p w14:paraId="7F80E06F" w14:textId="77777777" w:rsidR="005F028B" w:rsidRDefault="005F028B" w:rsidP="00AD6D73">
                                  <w:pPr>
                                    <w:spacing w:line="300" w:lineRule="auto"/>
                                    <w:ind w:firstLineChars="200" w:firstLine="420"/>
                                    <w:jc w:val="center"/>
                                    <w:rPr>
                                      <w:rFonts w:ascii="宋体" w:hAnsi="宋体"/>
                                    </w:rPr>
                                  </w:pPr>
                                </w:p>
                                <w:p w14:paraId="0E2F096C" w14:textId="77777777" w:rsidR="005F028B" w:rsidRDefault="005F028B" w:rsidP="00AD6D73">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5F028B" w:rsidRDefault="005F028B" w:rsidP="00AD6D73">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54A521AE" w14:textId="77777777" w:rsidR="005F028B" w:rsidRDefault="005F028B" w:rsidP="00AD6D73">
                                  <w:pPr>
                                    <w:spacing w:line="300" w:lineRule="auto"/>
                                    <w:ind w:left="608"/>
                                    <w:rPr>
                                      <w:rFonts w:ascii="宋体" w:hAnsi="宋体"/>
                                    </w:rPr>
                                  </w:pPr>
                                </w:p>
                                <w:p w14:paraId="5E09FCC8" w14:textId="77777777" w:rsidR="005F028B" w:rsidRDefault="005F028B" w:rsidP="00AD6D73">
                                  <w:pPr>
                                    <w:spacing w:line="300" w:lineRule="auto"/>
                                    <w:rPr>
                                      <w:rFonts w:ascii="宋体" w:hAnsi="宋体"/>
                                    </w:rPr>
                                  </w:pPr>
                                </w:p>
                              </w:tc>
                              <w:tc>
                                <w:tcPr>
                                  <w:tcW w:w="4944" w:type="dxa"/>
                                </w:tcPr>
                                <w:p w14:paraId="40336610" w14:textId="77777777" w:rsidR="005F028B" w:rsidRDefault="005F028B" w:rsidP="00AD6D73">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876488C" w14:textId="77777777" w:rsidR="005F028B" w:rsidRPr="00E90895" w:rsidRDefault="005F028B" w:rsidP="005F02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72CD" id="文本框 16" o:spid="_x0000_s1035" type="#_x0000_t202" style="position:absolute;left:0;text-align:left;margin-left:-14pt;margin-top:14.3pt;width:63.15pt;height:37.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" fillcolor="white [3201]" strokecolor="black [3200]" strokeweight="2pt">
                <v:textbox>
                  <w:txbxContent>
                    <w:p w14:paraId="35123FD3" w14:textId="77777777" w:rsidR="005F028B" w:rsidRDefault="005F028B"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5F028B" w14:paraId="2F0E31D6" w14:textId="77777777" w:rsidTr="00AD6D73">
                        <w:trPr>
                          <w:trHeight w:val="434"/>
                        </w:trPr>
                        <w:tc>
                          <w:tcPr>
                            <w:tcW w:w="1422" w:type="dxa"/>
                          </w:tcPr>
                          <w:p w14:paraId="18276037" w14:textId="77777777" w:rsidR="005F028B" w:rsidRDefault="005F028B" w:rsidP="00AD6D73">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5F028B" w:rsidRDefault="005F028B" w:rsidP="00AD6D73">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5F028B" w:rsidRDefault="005F028B" w:rsidP="00AD6D73">
                            <w:pPr>
                              <w:spacing w:line="300" w:lineRule="auto"/>
                              <w:ind w:left="1224"/>
                              <w:rPr>
                                <w:rFonts w:ascii="宋体" w:hAnsi="宋体"/>
                              </w:rPr>
                            </w:pPr>
                            <w:r>
                              <w:rPr>
                                <w:rFonts w:ascii="宋体" w:hAnsi="宋体" w:hint="eastAsia"/>
                              </w:rPr>
                              <w:t>幅频信号特征</w:t>
                            </w:r>
                          </w:p>
                        </w:tc>
                      </w:tr>
                      <w:tr w:rsidR="005F028B" w14:paraId="45AA2326" w14:textId="77777777" w:rsidTr="00AD6D73">
                        <w:trPr>
                          <w:trHeight w:val="652"/>
                        </w:trPr>
                        <w:tc>
                          <w:tcPr>
                            <w:tcW w:w="1422" w:type="dxa"/>
                            <w:vAlign w:val="center"/>
                          </w:tcPr>
                          <w:p w14:paraId="4E9AB2D0" w14:textId="77777777" w:rsidR="005F028B" w:rsidRDefault="005F028B" w:rsidP="00AD6D73">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5F028B" w:rsidRDefault="005F028B" w:rsidP="00AD6D73">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5F028B" w:rsidRPr="00E01103" w:rsidRDefault="005F028B" w:rsidP="00AD6D73">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5F028B" w:rsidRDefault="005F028B" w:rsidP="00AD6D73">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63A82BEE" w14:textId="77777777" w:rsidR="005F028B" w:rsidRDefault="005F028B" w:rsidP="00AD6D73">
                            <w:pPr>
                              <w:spacing w:line="300" w:lineRule="auto"/>
                              <w:rPr>
                                <w:rFonts w:ascii="宋体" w:hAnsi="宋体"/>
                              </w:rPr>
                            </w:pPr>
                          </w:p>
                        </w:tc>
                      </w:tr>
                      <w:tr w:rsidR="005F028B" w14:paraId="12847024" w14:textId="77777777" w:rsidTr="00AD6D73">
                        <w:trPr>
                          <w:trHeight w:val="1142"/>
                        </w:trPr>
                        <w:tc>
                          <w:tcPr>
                            <w:tcW w:w="1422" w:type="dxa"/>
                            <w:vAlign w:val="center"/>
                          </w:tcPr>
                          <w:p w14:paraId="2B1352E8" w14:textId="77777777" w:rsidR="005F028B" w:rsidRDefault="005F028B" w:rsidP="00AD6D73">
                            <w:pPr>
                              <w:spacing w:line="300" w:lineRule="auto"/>
                              <w:ind w:firstLineChars="200" w:firstLine="420"/>
                              <w:jc w:val="center"/>
                              <w:rPr>
                                <w:rFonts w:ascii="宋体" w:hAnsi="宋体"/>
                              </w:rPr>
                            </w:pPr>
                          </w:p>
                          <w:p w14:paraId="1F60498D" w14:textId="77777777" w:rsidR="005F028B" w:rsidRDefault="005F028B" w:rsidP="00AD6D73">
                            <w:pPr>
                              <w:spacing w:line="300" w:lineRule="auto"/>
                              <w:ind w:firstLineChars="200" w:firstLine="420"/>
                              <w:jc w:val="center"/>
                              <w:rPr>
                                <w:rFonts w:ascii="宋体" w:hAnsi="宋体"/>
                              </w:rPr>
                            </w:pPr>
                            <w:r>
                              <w:rPr>
                                <w:rFonts w:ascii="宋体" w:hAnsi="宋体" w:hint="eastAsia"/>
                              </w:rPr>
                              <w:t>2类</w:t>
                            </w:r>
                          </w:p>
                          <w:p w14:paraId="4BF273B3" w14:textId="77777777" w:rsidR="005F028B" w:rsidRDefault="005F028B" w:rsidP="00AD6D73">
                            <w:pPr>
                              <w:spacing w:line="300" w:lineRule="auto"/>
                              <w:ind w:firstLineChars="200" w:firstLine="420"/>
                              <w:jc w:val="center"/>
                              <w:rPr>
                                <w:rFonts w:ascii="宋体" w:hAnsi="宋体"/>
                              </w:rPr>
                            </w:pPr>
                          </w:p>
                        </w:tc>
                        <w:tc>
                          <w:tcPr>
                            <w:tcW w:w="3274" w:type="dxa"/>
                          </w:tcPr>
                          <w:p w14:paraId="2F4D6CD3" w14:textId="77777777" w:rsidR="005F028B" w:rsidRDefault="005F028B" w:rsidP="00AD6D73">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5F028B" w:rsidRDefault="005F028B" w:rsidP="00AD6D73">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5F028B" w:rsidRDefault="005F028B" w:rsidP="00AD6D73">
                            <w:pPr>
                              <w:spacing w:line="300" w:lineRule="auto"/>
                              <w:rPr>
                                <w:rFonts w:ascii="宋体" w:hAnsi="宋体"/>
                              </w:rPr>
                            </w:pPr>
                            <w:r>
                              <w:rPr>
                                <w:rFonts w:ascii="宋体" w:hAnsi="宋体" w:hint="eastAsia"/>
                              </w:rPr>
                              <w:t>桩底协振峰排列基本等间距，轻微缺陷产生的</w:t>
                            </w:r>
                          </w:p>
                          <w:p w14:paraId="772A7BDF" w14:textId="77777777" w:rsidR="005F028B" w:rsidRDefault="005F028B" w:rsidP="00AD6D73">
                            <w:pPr>
                              <w:spacing w:line="300" w:lineRule="auto"/>
                              <w:rPr>
                                <w:rFonts w:ascii="宋体" w:hAnsi="宋体"/>
                              </w:rPr>
                            </w:pPr>
                            <w:r>
                              <w:rPr>
                                <w:rFonts w:ascii="宋体" w:hAnsi="宋体" w:hint="eastAsia"/>
                              </w:rPr>
                              <w:t>协振峰与桩底协振峰之间的频差F</w:t>
                            </w:r>
                            <w:r>
                              <w:rPr>
                                <w:rFonts w:ascii="宋体" w:hAnsi="宋体"/>
                              </w:rPr>
                              <w:t>&gt;C/2L.</w:t>
                            </w:r>
                          </w:p>
                          <w:p w14:paraId="33DF2468" w14:textId="77777777" w:rsidR="005F028B" w:rsidRDefault="005F028B" w:rsidP="00AD6D73">
                            <w:pPr>
                              <w:spacing w:line="300" w:lineRule="auto"/>
                              <w:ind w:left="3990" w:hangingChars="1900" w:hanging="3990"/>
                              <w:rPr>
                                <w:rFonts w:ascii="宋体" w:hAnsi="宋体"/>
                              </w:rPr>
                            </w:pPr>
                          </w:p>
                        </w:tc>
                      </w:tr>
                      <w:tr w:rsidR="005F028B" w14:paraId="50239110" w14:textId="77777777" w:rsidTr="00AD6D73">
                        <w:trPr>
                          <w:trHeight w:val="603"/>
                        </w:trPr>
                        <w:tc>
                          <w:tcPr>
                            <w:tcW w:w="1422" w:type="dxa"/>
                            <w:vAlign w:val="center"/>
                          </w:tcPr>
                          <w:p w14:paraId="7DCEDE0E" w14:textId="77777777" w:rsidR="005F028B" w:rsidRDefault="005F028B" w:rsidP="00AD6D73">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5F028B" w:rsidRDefault="005F028B" w:rsidP="00AD6D73">
                            <w:pPr>
                              <w:spacing w:line="300" w:lineRule="auto"/>
                              <w:rPr>
                                <w:rFonts w:ascii="宋体" w:hAnsi="宋体"/>
                              </w:rPr>
                            </w:pPr>
                            <w:r>
                              <w:rPr>
                                <w:rFonts w:ascii="宋体" w:hAnsi="宋体" w:hint="eastAsia"/>
                              </w:rPr>
                              <w:t>有明显缺陷反射波，其他特征介于2类—4类之间</w:t>
                            </w:r>
                          </w:p>
                        </w:tc>
                      </w:tr>
                      <w:tr w:rsidR="005F028B" w14:paraId="0EDF52C0" w14:textId="77777777" w:rsidTr="00AD6D73">
                        <w:trPr>
                          <w:trHeight w:val="2445"/>
                        </w:trPr>
                        <w:tc>
                          <w:tcPr>
                            <w:tcW w:w="1422" w:type="dxa"/>
                            <w:vAlign w:val="center"/>
                          </w:tcPr>
                          <w:p w14:paraId="7F80E06F" w14:textId="77777777" w:rsidR="005F028B" w:rsidRDefault="005F028B" w:rsidP="00AD6D73">
                            <w:pPr>
                              <w:spacing w:line="300" w:lineRule="auto"/>
                              <w:ind w:firstLineChars="200" w:firstLine="420"/>
                              <w:jc w:val="center"/>
                              <w:rPr>
                                <w:rFonts w:ascii="宋体" w:hAnsi="宋体"/>
                              </w:rPr>
                            </w:pPr>
                          </w:p>
                          <w:p w14:paraId="0E2F096C" w14:textId="77777777" w:rsidR="005F028B" w:rsidRDefault="005F028B" w:rsidP="00AD6D73">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5F028B" w:rsidRDefault="005F028B" w:rsidP="00AD6D73">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54A521AE" w14:textId="77777777" w:rsidR="005F028B" w:rsidRDefault="005F028B" w:rsidP="00AD6D73">
                            <w:pPr>
                              <w:spacing w:line="300" w:lineRule="auto"/>
                              <w:ind w:left="608"/>
                              <w:rPr>
                                <w:rFonts w:ascii="宋体" w:hAnsi="宋体"/>
                              </w:rPr>
                            </w:pPr>
                          </w:p>
                          <w:p w14:paraId="5E09FCC8" w14:textId="77777777" w:rsidR="005F028B" w:rsidRDefault="005F028B" w:rsidP="00AD6D73">
                            <w:pPr>
                              <w:spacing w:line="300" w:lineRule="auto"/>
                              <w:rPr>
                                <w:rFonts w:ascii="宋体" w:hAnsi="宋体"/>
                              </w:rPr>
                            </w:pPr>
                          </w:p>
                        </w:tc>
                        <w:tc>
                          <w:tcPr>
                            <w:tcW w:w="4944" w:type="dxa"/>
                          </w:tcPr>
                          <w:p w14:paraId="40336610" w14:textId="77777777" w:rsidR="005F028B" w:rsidRDefault="005F028B" w:rsidP="00AD6D73">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876488C" w14:textId="77777777" w:rsidR="005F028B" w:rsidRPr="00E90895" w:rsidRDefault="005F028B" w:rsidP="005F028B"/>
                  </w:txbxContent>
                </v:textbox>
              </v:shape>
            </w:pict>
          </mc:Fallback>
        </mc:AlternateContent>
      </w:r>
    </w:p>
    <w:p w14:paraId="40FC1C16" w14:textId="77777777" w:rsidR="005F028B" w:rsidRPr="00F3646D" w:rsidRDefault="005F028B" w:rsidP="005F028B">
      <w:pPr>
        <w:spacing w:line="360" w:lineRule="auto"/>
        <w:ind w:firstLineChars="200" w:firstLine="420"/>
        <w:rPr>
          <w:bCs/>
          <w:szCs w:val="21"/>
        </w:rPr>
      </w:pPr>
      <w:r w:rsidRPr="00F3646D">
        <w:rPr>
          <w:bCs/>
          <w:noProof/>
          <w:szCs w:val="21"/>
        </w:rPr>
        <mc:AlternateContent>
          <mc:Choice Requires="wps">
            <w:drawing>
              <wp:anchor distT="0" distB="0" distL="114300" distR="114300" simplePos="0" relativeHeight="251679232" behindDoc="0" locked="0" layoutInCell="1" allowOverlap="1" wp14:anchorId="755CF96C" wp14:editId="0AD99A7A">
                <wp:simplePos x="0" y="0"/>
                <wp:positionH relativeFrom="column">
                  <wp:posOffset>4568169</wp:posOffset>
                </wp:positionH>
                <wp:positionV relativeFrom="paragraph">
                  <wp:posOffset>118097</wp:posOffset>
                </wp:positionV>
                <wp:extent cx="459754" cy="45719"/>
                <wp:effectExtent l="0" t="57150" r="16510" b="50165"/>
                <wp:wrapNone/>
                <wp:docPr id="22" name="直接箭头连接符 22"/>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29EA3" id="直接箭头连接符 22" o:spid="_x0000_s1026" type="#_x0000_t32" style="position:absolute;left:0;text-align:left;margin-left:359.7pt;margin-top:9.3pt;width:36.2pt;height:3.6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" strokecolor="#4579b8 [3044]">
                <v:stroke endarrow="block"/>
              </v:shape>
            </w:pict>
          </mc:Fallback>
        </mc:AlternateContent>
      </w:r>
      <w:r w:rsidRPr="00F3646D">
        <w:rPr>
          <w:bCs/>
          <w:noProof/>
          <w:szCs w:val="21"/>
        </w:rPr>
        <mc:AlternateContent>
          <mc:Choice Requires="wps">
            <w:drawing>
              <wp:anchor distT="0" distB="0" distL="114300" distR="114300" simplePos="0" relativeHeight="251676160" behindDoc="0" locked="0" layoutInCell="1" allowOverlap="1" wp14:anchorId="5907DFB5" wp14:editId="1E1E1519">
                <wp:simplePos x="0" y="0"/>
                <wp:positionH relativeFrom="column">
                  <wp:posOffset>3305437</wp:posOffset>
                </wp:positionH>
                <wp:positionV relativeFrom="paragraph">
                  <wp:posOffset>162344</wp:posOffset>
                </wp:positionV>
                <wp:extent cx="546596" cy="10216"/>
                <wp:effectExtent l="0" t="76200" r="25400" b="85090"/>
                <wp:wrapNone/>
                <wp:docPr id="23" name="直接箭头连接符 2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CF763" id="直接箭头连接符 23" o:spid="_x0000_s1026" type="#_x0000_t32" style="position:absolute;left:0;text-align:left;margin-left:260.25pt;margin-top:12.8pt;width:43.05pt;height:.8pt;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em+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ZPb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" strokecolor="#4579b8 [3044]">
                <v:stroke endarrow="block"/>
              </v:shape>
            </w:pict>
          </mc:Fallback>
        </mc:AlternateContent>
      </w:r>
      <w:r w:rsidRPr="00F3646D">
        <w:rPr>
          <w:bCs/>
          <w:noProof/>
          <w:szCs w:val="21"/>
        </w:rPr>
        <mc:AlternateContent>
          <mc:Choice Requires="wps">
            <w:drawing>
              <wp:anchor distT="0" distB="0" distL="114300" distR="114300" simplePos="0" relativeHeight="251675136" behindDoc="0" locked="0" layoutInCell="1" allowOverlap="1" wp14:anchorId="031C1A9B" wp14:editId="68355A76">
                <wp:simplePos x="0" y="0"/>
                <wp:positionH relativeFrom="column">
                  <wp:posOffset>1961721</wp:posOffset>
                </wp:positionH>
                <wp:positionV relativeFrom="paragraph">
                  <wp:posOffset>152325</wp:posOffset>
                </wp:positionV>
                <wp:extent cx="546596" cy="10216"/>
                <wp:effectExtent l="0" t="76200" r="25400" b="85090"/>
                <wp:wrapNone/>
                <wp:docPr id="32" name="直接箭头连接符 32"/>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1925A" id="直接箭头连接符 32" o:spid="_x0000_s1026" type="#_x0000_t32" style="position:absolute;left:0;text-align:left;margin-left:154.45pt;margin-top:12pt;width:43.05pt;height:.8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J4+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bcn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GAnEnj4AQAADAQAAA4AAAAAAAAAAAAAAAAA&#10;LgIAAGRycy9lMm9Eb2MueG1sUEsBAi0AFAAGAAgAAAAhAKlR3PrgAAAACQEAAA8AAAAAAAAAAAAA&#10;AAAAUgQAAGRycy9kb3ducmV2LnhtbFBLBQYAAAAABAAEAPMAAABfBQAAAAA=&#10;" strokecolor="#4579b8 [3044]">
                <v:stroke endarrow="block"/>
              </v:shape>
            </w:pict>
          </mc:Fallback>
        </mc:AlternateContent>
      </w:r>
      <w:r w:rsidRPr="00F3646D">
        <w:rPr>
          <w:bCs/>
          <w:noProof/>
          <w:szCs w:val="21"/>
        </w:rPr>
        <mc:AlternateContent>
          <mc:Choice Requires="wps">
            <w:drawing>
              <wp:anchor distT="0" distB="0" distL="114300" distR="114300" simplePos="0" relativeHeight="251674112" behindDoc="0" locked="0" layoutInCell="1" allowOverlap="1" wp14:anchorId="61DC5CE0" wp14:editId="5DE3DF74">
                <wp:simplePos x="0" y="0"/>
                <wp:positionH relativeFrom="column">
                  <wp:posOffset>629608</wp:posOffset>
                </wp:positionH>
                <wp:positionV relativeFrom="paragraph">
                  <wp:posOffset>128540</wp:posOffset>
                </wp:positionV>
                <wp:extent cx="546596" cy="10216"/>
                <wp:effectExtent l="0" t="76200" r="25400" b="85090"/>
                <wp:wrapNone/>
                <wp:docPr id="33" name="直接箭头连接符 3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7DCC3" id="直接箭头连接符 33" o:spid="_x0000_s1026" type="#_x0000_t32" style="position:absolute;left:0;text-align:left;margin-left:49.6pt;margin-top:10.1pt;width:43.05pt;height:.8pt;flip:y;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mr6M+/gBAAAMBAAADgAAAAAAAAAAAAAAAAAu&#10;AgAAZHJzL2Uyb0RvYy54bWxQSwECLQAUAAYACAAAACEAkheJit8AAAAIAQAADwAAAAAAAAAAAAAA&#10;AABSBAAAZHJzL2Rvd25yZXYueG1sUEsFBgAAAAAEAAQA8wAAAF4FAAAAAA==&#10;" strokecolor="#4579b8 [3044]">
                <v:stroke endarrow="block"/>
              </v:shape>
            </w:pict>
          </mc:Fallback>
        </mc:AlternateContent>
      </w:r>
    </w:p>
    <w:p w14:paraId="22CE5F18" w14:textId="77777777" w:rsidR="005F028B" w:rsidRPr="00F3646D" w:rsidRDefault="005F028B" w:rsidP="005F028B">
      <w:pPr>
        <w:spacing w:line="360" w:lineRule="auto"/>
        <w:ind w:firstLineChars="200" w:firstLine="420"/>
        <w:rPr>
          <w:bCs/>
          <w:szCs w:val="21"/>
        </w:rPr>
      </w:pPr>
    </w:p>
    <w:p w14:paraId="6222F329" w14:textId="77777777" w:rsidR="005F028B" w:rsidRPr="00F3646D" w:rsidRDefault="005F028B" w:rsidP="005F028B">
      <w:pPr>
        <w:spacing w:line="360" w:lineRule="auto"/>
        <w:ind w:firstLineChars="200" w:firstLine="420"/>
        <w:jc w:val="center"/>
      </w:pPr>
      <w:r w:rsidRPr="00F3646D">
        <w:rPr>
          <w:rFonts w:hint="eastAsia"/>
        </w:rPr>
        <w:t>（图</w:t>
      </w:r>
      <w:r>
        <w:rPr>
          <w:rFonts w:hint="eastAsia"/>
        </w:rPr>
        <w:t>3-1</w:t>
      </w:r>
      <w:r>
        <w:t xml:space="preserve"> </w:t>
      </w:r>
      <w:r w:rsidRPr="00F3646D">
        <w:t xml:space="preserve"> LSTM</w:t>
      </w:r>
      <w:r w:rsidRPr="00F3646D">
        <w:rPr>
          <w:rFonts w:hint="eastAsia"/>
        </w:rPr>
        <w:t>构架）</w:t>
      </w:r>
    </w:p>
    <w:p w14:paraId="71D744C2" w14:textId="77777777" w:rsidR="005F028B" w:rsidRPr="00F3646D" w:rsidRDefault="005F028B" w:rsidP="005F028B">
      <w:pPr>
        <w:spacing w:line="360" w:lineRule="auto"/>
      </w:pPr>
    </w:p>
    <w:p w14:paraId="6A75B0A6" w14:textId="77777777" w:rsidR="005F028B" w:rsidRPr="00F3646D" w:rsidRDefault="005F028B" w:rsidP="005F028B">
      <w:pPr>
        <w:spacing w:line="360" w:lineRule="auto"/>
        <w:ind w:firstLineChars="200" w:firstLine="420"/>
        <w:rPr>
          <w:bCs/>
          <w:szCs w:val="21"/>
        </w:rPr>
      </w:pPr>
      <w:r w:rsidRPr="00F3646D">
        <w:rPr>
          <w:rFonts w:hint="eastAsia"/>
          <w:bCs/>
          <w:szCs w:val="21"/>
        </w:rPr>
        <w:t>将输入大小指定为</w:t>
      </w:r>
      <w:r>
        <w:rPr>
          <w:rFonts w:hint="eastAsia"/>
          <w:bCs/>
          <w:szCs w:val="21"/>
        </w:rPr>
        <w:t>单通道</w:t>
      </w:r>
      <w:r w:rsidRPr="00F3646D">
        <w:rPr>
          <w:rFonts w:hint="eastAsia"/>
          <w:bCs/>
          <w:szCs w:val="21"/>
        </w:rPr>
        <w:t>（输入数据的维度）</w:t>
      </w:r>
      <w:r>
        <w:rPr>
          <w:rFonts w:hint="eastAsia"/>
          <w:bCs/>
          <w:szCs w:val="21"/>
        </w:rPr>
        <w:t>只</w:t>
      </w:r>
      <w:r w:rsidRPr="00F3646D">
        <w:rPr>
          <w:rFonts w:hint="eastAsia"/>
          <w:bCs/>
          <w:szCs w:val="21"/>
        </w:rPr>
        <w:t>有</w:t>
      </w:r>
      <w:r>
        <w:rPr>
          <w:bCs/>
          <w:szCs w:val="21"/>
        </w:rPr>
        <w:t>1</w:t>
      </w:r>
      <w:r w:rsidRPr="00F3646D">
        <w:rPr>
          <w:rFonts w:hint="eastAsia"/>
          <w:bCs/>
          <w:szCs w:val="21"/>
        </w:rPr>
        <w:t>个输入层，指定具有</w:t>
      </w:r>
      <w:r w:rsidRPr="00F3646D">
        <w:rPr>
          <w:rFonts w:hint="eastAsia"/>
          <w:bCs/>
          <w:szCs w:val="21"/>
        </w:rPr>
        <w:t xml:space="preserve"> </w:t>
      </w:r>
      <w:r>
        <w:rPr>
          <w:bCs/>
          <w:szCs w:val="21"/>
        </w:rPr>
        <w:t>2</w:t>
      </w:r>
      <w:r w:rsidRPr="00F3646D">
        <w:rPr>
          <w:rFonts w:hint="eastAsia"/>
          <w:bCs/>
          <w:szCs w:val="21"/>
        </w:rPr>
        <w:t xml:space="preserve">00 </w:t>
      </w:r>
      <w:proofErr w:type="gramStart"/>
      <w:r w:rsidRPr="00F3646D">
        <w:rPr>
          <w:rFonts w:hint="eastAsia"/>
          <w:bCs/>
          <w:szCs w:val="21"/>
        </w:rPr>
        <w:t>个</w:t>
      </w:r>
      <w:proofErr w:type="gramEnd"/>
      <w:r w:rsidRPr="00F3646D">
        <w:rPr>
          <w:rFonts w:hint="eastAsia"/>
          <w:bCs/>
          <w:szCs w:val="21"/>
        </w:rPr>
        <w:t>隐含单元的双向</w:t>
      </w:r>
      <w:r w:rsidRPr="00F3646D">
        <w:rPr>
          <w:rFonts w:hint="eastAsia"/>
          <w:bCs/>
          <w:szCs w:val="21"/>
        </w:rPr>
        <w:t xml:space="preserve"> LSTM </w:t>
      </w:r>
      <w:proofErr w:type="gramStart"/>
      <w:r w:rsidRPr="00F3646D">
        <w:rPr>
          <w:rFonts w:hint="eastAsia"/>
          <w:bCs/>
          <w:szCs w:val="21"/>
        </w:rPr>
        <w:t>层并输出</w:t>
      </w:r>
      <w:proofErr w:type="gramEnd"/>
      <w:r w:rsidRPr="00F3646D">
        <w:rPr>
          <w:rFonts w:hint="eastAsia"/>
          <w:bCs/>
          <w:szCs w:val="21"/>
        </w:rPr>
        <w:t>序列的最后一个元素，最后通过包含大小为</w:t>
      </w:r>
      <w:r w:rsidRPr="00F3646D">
        <w:rPr>
          <w:rFonts w:hint="eastAsia"/>
          <w:bCs/>
          <w:szCs w:val="21"/>
        </w:rPr>
        <w:t xml:space="preserve"> 4</w:t>
      </w:r>
      <w:r w:rsidRPr="00F3646D">
        <w:rPr>
          <w:rFonts w:hint="eastAsia"/>
          <w:bCs/>
          <w:szCs w:val="21"/>
        </w:rPr>
        <w:t>的全连接层后跟</w:t>
      </w:r>
      <w:r w:rsidRPr="00F3646D">
        <w:rPr>
          <w:rFonts w:hint="eastAsia"/>
          <w:bCs/>
          <w:szCs w:val="21"/>
        </w:rPr>
        <w:t xml:space="preserve"> </w:t>
      </w:r>
      <w:proofErr w:type="spellStart"/>
      <w:r w:rsidRPr="00F3646D">
        <w:rPr>
          <w:rFonts w:hint="eastAsia"/>
          <w:bCs/>
          <w:szCs w:val="21"/>
        </w:rPr>
        <w:t>softmax</w:t>
      </w:r>
      <w:proofErr w:type="spellEnd"/>
      <w:r w:rsidRPr="00F3646D">
        <w:rPr>
          <w:rFonts w:hint="eastAsia"/>
          <w:bCs/>
          <w:szCs w:val="21"/>
        </w:rPr>
        <w:t xml:space="preserve"> </w:t>
      </w:r>
      <w:r w:rsidRPr="00F3646D">
        <w:rPr>
          <w:rFonts w:hint="eastAsia"/>
          <w:bCs/>
          <w:szCs w:val="21"/>
        </w:rPr>
        <w:t>层和分类层来指定类别。</w:t>
      </w:r>
      <w:proofErr w:type="spellStart"/>
      <w:r>
        <w:rPr>
          <w:rFonts w:hint="eastAsia"/>
          <w:bCs/>
          <w:szCs w:val="21"/>
        </w:rPr>
        <w:t>MiniBatch</w:t>
      </w:r>
      <w:proofErr w:type="spellEnd"/>
      <w:r>
        <w:rPr>
          <w:rFonts w:hint="eastAsia"/>
          <w:bCs/>
          <w:szCs w:val="21"/>
        </w:rPr>
        <w:t>设为，</w:t>
      </w:r>
      <w:r w:rsidRPr="00F3646D">
        <w:rPr>
          <w:rFonts w:hint="eastAsia"/>
          <w:bCs/>
          <w:szCs w:val="21"/>
        </w:rPr>
        <w:t>指定求解器为</w:t>
      </w:r>
      <w:r w:rsidRPr="00F3646D">
        <w:rPr>
          <w:rFonts w:hint="eastAsia"/>
          <w:bCs/>
          <w:szCs w:val="21"/>
        </w:rPr>
        <w:t xml:space="preserve"> '</w:t>
      </w:r>
      <w:proofErr w:type="spellStart"/>
      <w:r w:rsidRPr="00F3646D">
        <w:rPr>
          <w:rFonts w:hint="eastAsia"/>
          <w:bCs/>
          <w:szCs w:val="21"/>
        </w:rPr>
        <w:t>adam</w:t>
      </w:r>
      <w:proofErr w:type="spellEnd"/>
      <w:r w:rsidRPr="00F3646D">
        <w:rPr>
          <w:rFonts w:hint="eastAsia"/>
          <w:bCs/>
          <w:szCs w:val="21"/>
        </w:rPr>
        <w:t>'</w:t>
      </w:r>
      <w:r w:rsidRPr="00F3646D">
        <w:rPr>
          <w:rFonts w:hint="eastAsia"/>
          <w:bCs/>
          <w:szCs w:val="21"/>
        </w:rPr>
        <w:t>，梯度阈值为</w:t>
      </w:r>
      <w:r w:rsidRPr="00F3646D">
        <w:rPr>
          <w:rFonts w:hint="eastAsia"/>
          <w:bCs/>
          <w:szCs w:val="21"/>
        </w:rPr>
        <w:t xml:space="preserve"> 1</w:t>
      </w:r>
      <w:r w:rsidRPr="00F3646D">
        <w:rPr>
          <w:rFonts w:hint="eastAsia"/>
          <w:bCs/>
          <w:szCs w:val="21"/>
        </w:rPr>
        <w:t>，让填充数据以使长度与最长序列相同，将序列长度指定为</w:t>
      </w:r>
      <w:r w:rsidRPr="00F3646D">
        <w:rPr>
          <w:rFonts w:hint="eastAsia"/>
          <w:bCs/>
          <w:szCs w:val="21"/>
        </w:rPr>
        <w:t xml:space="preserve"> 'longest'</w:t>
      </w:r>
      <w:r w:rsidRPr="00F3646D">
        <w:rPr>
          <w:rFonts w:hint="eastAsia"/>
          <w:bCs/>
          <w:szCs w:val="21"/>
        </w:rPr>
        <w:t>。训练梯度的阈值设置为</w:t>
      </w:r>
      <w:r w:rsidRPr="00F3646D">
        <w:rPr>
          <w:rFonts w:hint="eastAsia"/>
          <w:bCs/>
          <w:szCs w:val="21"/>
        </w:rPr>
        <w:t>1</w:t>
      </w:r>
      <w:r w:rsidRPr="00F3646D">
        <w:rPr>
          <w:rFonts w:hint="eastAsia"/>
          <w:bCs/>
          <w:szCs w:val="21"/>
        </w:rPr>
        <w:t>，</w:t>
      </w:r>
      <w:proofErr w:type="gramStart"/>
      <w:r>
        <w:rPr>
          <w:rFonts w:hint="eastAsia"/>
          <w:bCs/>
          <w:szCs w:val="21"/>
        </w:rPr>
        <w:t>每</w:t>
      </w:r>
      <w:r w:rsidRPr="00F3646D">
        <w:rPr>
          <w:rFonts w:hint="eastAsia"/>
          <w:bCs/>
          <w:szCs w:val="21"/>
        </w:rPr>
        <w:t>训练</w:t>
      </w:r>
      <w:proofErr w:type="gramEnd"/>
      <w:r w:rsidRPr="00F3646D">
        <w:rPr>
          <w:rFonts w:hint="eastAsia"/>
          <w:bCs/>
          <w:szCs w:val="21"/>
        </w:rPr>
        <w:t>轮数</w:t>
      </w:r>
      <w:r w:rsidRPr="00F3646D">
        <w:rPr>
          <w:rFonts w:hint="eastAsia"/>
          <w:bCs/>
          <w:szCs w:val="21"/>
        </w:rPr>
        <w:t>300</w:t>
      </w:r>
      <w:r w:rsidRPr="00F3646D">
        <w:rPr>
          <w:rFonts w:hint="eastAsia"/>
          <w:bCs/>
          <w:szCs w:val="21"/>
        </w:rPr>
        <w:t>轮</w:t>
      </w:r>
      <w:r>
        <w:rPr>
          <w:rFonts w:hint="eastAsia"/>
          <w:bCs/>
          <w:szCs w:val="21"/>
        </w:rPr>
        <w:t>存储一下当前神经网络，对验证数据集进行检验，根据反馈结果，如</w:t>
      </w:r>
      <w:r>
        <w:rPr>
          <w:rFonts w:hint="eastAsia"/>
          <w:bCs/>
          <w:szCs w:val="21"/>
        </w:rPr>
        <w:lastRenderedPageBreak/>
        <w:t>果没有出现过拟合，并且训练准确度在继续提升，则继续训练</w:t>
      </w:r>
    </w:p>
    <w:p w14:paraId="4006B8FB" w14:textId="77777777" w:rsidR="005F028B" w:rsidRPr="00FC4D17" w:rsidRDefault="005F028B" w:rsidP="005F028B">
      <w:pPr>
        <w:spacing w:line="360" w:lineRule="auto"/>
        <w:ind w:firstLineChars="200" w:firstLine="420"/>
        <w:rPr>
          <w:bCs/>
          <w:szCs w:val="21"/>
        </w:rPr>
      </w:pPr>
      <w:r w:rsidRPr="00FC4D17">
        <w:rPr>
          <w:rFonts w:hint="eastAsia"/>
          <w:bCs/>
          <w:szCs w:val="21"/>
        </w:rPr>
        <w:t>由于大批量数据存储较大且序列较长，因此更适合在</w:t>
      </w:r>
      <w:r w:rsidRPr="00FC4D17">
        <w:rPr>
          <w:rFonts w:hint="eastAsia"/>
          <w:bCs/>
          <w:szCs w:val="21"/>
        </w:rPr>
        <w:t xml:space="preserve"> GPU </w:t>
      </w:r>
      <w:r w:rsidRPr="00FC4D17">
        <w:rPr>
          <w:rFonts w:hint="eastAsia"/>
          <w:bCs/>
          <w:szCs w:val="21"/>
        </w:rPr>
        <w:t>上训练</w:t>
      </w:r>
    </w:p>
    <w:p w14:paraId="5CF34581" w14:textId="77777777" w:rsidR="005F028B" w:rsidRPr="00F3646D" w:rsidRDefault="005F028B" w:rsidP="005F028B">
      <w:pPr>
        <w:spacing w:line="360" w:lineRule="auto"/>
        <w:ind w:firstLineChars="200" w:firstLine="420"/>
        <w:rPr>
          <w:bCs/>
          <w:szCs w:val="21"/>
        </w:rPr>
      </w:pPr>
      <w:r w:rsidRPr="00F3646D">
        <w:rPr>
          <w:bCs/>
          <w:noProof/>
          <w:szCs w:val="21"/>
        </w:rPr>
        <w:drawing>
          <wp:inline distT="0" distB="0" distL="0" distR="0" wp14:anchorId="0A005C6E" wp14:editId="4AE6A208">
            <wp:extent cx="5274310" cy="172466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724660"/>
                    </a:xfrm>
                    <a:prstGeom prst="rect">
                      <a:avLst/>
                    </a:prstGeom>
                    <a:noFill/>
                    <a:ln>
                      <a:noFill/>
                    </a:ln>
                  </pic:spPr>
                </pic:pic>
              </a:graphicData>
            </a:graphic>
          </wp:inline>
        </w:drawing>
      </w:r>
    </w:p>
    <w:p w14:paraId="7BBE5B46" w14:textId="77777777" w:rsidR="005F028B" w:rsidRPr="00F3646D" w:rsidRDefault="005F028B" w:rsidP="005F028B">
      <w:pPr>
        <w:spacing w:line="360" w:lineRule="auto"/>
        <w:ind w:firstLineChars="200" w:firstLine="420"/>
        <w:jc w:val="center"/>
        <w:rPr>
          <w:bCs/>
          <w:szCs w:val="21"/>
        </w:rPr>
      </w:pPr>
      <w:r w:rsidRPr="00F3646D">
        <w:rPr>
          <w:rFonts w:hint="eastAsia"/>
          <w:bCs/>
          <w:szCs w:val="21"/>
        </w:rPr>
        <w:t>（图</w:t>
      </w:r>
      <w:r w:rsidRPr="00F3646D">
        <w:rPr>
          <w:rFonts w:hint="eastAsia"/>
          <w:bCs/>
          <w:szCs w:val="21"/>
        </w:rPr>
        <w:t>3-</w:t>
      </w:r>
      <w:r>
        <w:rPr>
          <w:rFonts w:hint="eastAsia"/>
          <w:bCs/>
          <w:szCs w:val="21"/>
        </w:rPr>
        <w:t>2</w:t>
      </w:r>
      <w:r w:rsidRPr="00F3646D">
        <w:rPr>
          <w:bCs/>
          <w:szCs w:val="21"/>
        </w:rPr>
        <w:t xml:space="preserve"> </w:t>
      </w:r>
      <w:r w:rsidRPr="00F3646D">
        <w:rPr>
          <w:rFonts w:hint="eastAsia"/>
          <w:bCs/>
          <w:szCs w:val="21"/>
        </w:rPr>
        <w:t>数据</w:t>
      </w:r>
      <w:proofErr w:type="gramStart"/>
      <w:r w:rsidRPr="00F3646D">
        <w:rPr>
          <w:rFonts w:hint="eastAsia"/>
          <w:bCs/>
          <w:szCs w:val="21"/>
        </w:rPr>
        <w:t>集处理</w:t>
      </w:r>
      <w:proofErr w:type="gramEnd"/>
      <w:r w:rsidRPr="00F3646D">
        <w:rPr>
          <w:rFonts w:hint="eastAsia"/>
          <w:bCs/>
          <w:szCs w:val="21"/>
        </w:rPr>
        <w:t>流程）</w:t>
      </w:r>
    </w:p>
    <w:p w14:paraId="50C07E78" w14:textId="77777777" w:rsidR="005F028B" w:rsidRDefault="005F028B" w:rsidP="005F028B">
      <w:pPr>
        <w:spacing w:line="360" w:lineRule="auto"/>
        <w:ind w:firstLineChars="200" w:firstLine="560"/>
        <w:rPr>
          <w:rFonts w:ascii="黑体" w:eastAsia="黑体" w:hAnsi="黑体"/>
          <w:bCs/>
          <w:sz w:val="28"/>
          <w:szCs w:val="28"/>
        </w:rPr>
      </w:pPr>
    </w:p>
    <w:p w14:paraId="03C0AD1F" w14:textId="77777777" w:rsidR="005F028B" w:rsidRPr="00F3646D" w:rsidRDefault="005F028B" w:rsidP="005F028B">
      <w:pPr>
        <w:spacing w:line="360" w:lineRule="auto"/>
        <w:jc w:val="center"/>
        <w:rPr>
          <w:bCs/>
          <w:szCs w:val="21"/>
        </w:rPr>
      </w:pPr>
      <w:r w:rsidRPr="006E26D0">
        <w:rPr>
          <w:rFonts w:hint="eastAsia"/>
          <w:bCs/>
          <w:szCs w:val="21"/>
        </w:rPr>
        <w:t>（表</w:t>
      </w:r>
      <w:r>
        <w:rPr>
          <w:rFonts w:hint="eastAsia"/>
          <w:bCs/>
          <w:szCs w:val="21"/>
        </w:rPr>
        <w:t>3-3</w:t>
      </w:r>
      <w:r w:rsidRPr="006E26D0">
        <w:rPr>
          <w:rFonts w:hint="eastAsia"/>
          <w:bCs/>
          <w:szCs w:val="21"/>
        </w:rPr>
        <w:t xml:space="preserve"> </w:t>
      </w:r>
      <w:r w:rsidRPr="006E26D0">
        <w:rPr>
          <w:rFonts w:hint="eastAsia"/>
          <w:bCs/>
          <w:szCs w:val="21"/>
        </w:rPr>
        <w:t>训练成果数据表格）</w:t>
      </w:r>
    </w:p>
    <w:tbl>
      <w:tblPr>
        <w:tblW w:w="9501" w:type="dxa"/>
        <w:jc w:val="center"/>
        <w:tblBorders>
          <w:top w:val="single" w:sz="24" w:space="0" w:color="auto"/>
          <w:left w:val="single" w:sz="24" w:space="0" w:color="auto"/>
          <w:bottom w:val="single" w:sz="24" w:space="0" w:color="auto"/>
          <w:right w:val="single" w:sz="24" w:space="0" w:color="auto"/>
          <w:insideH w:val="single" w:sz="12" w:space="0" w:color="auto"/>
          <w:insideV w:val="single" w:sz="12" w:space="0" w:color="auto"/>
        </w:tblBorders>
        <w:tblLayout w:type="fixed"/>
        <w:tblLook w:val="04A0" w:firstRow="1" w:lastRow="0" w:firstColumn="1" w:lastColumn="0" w:noHBand="0" w:noVBand="1"/>
      </w:tblPr>
      <w:tblGrid>
        <w:gridCol w:w="1900"/>
        <w:gridCol w:w="1900"/>
        <w:gridCol w:w="1900"/>
        <w:gridCol w:w="1900"/>
        <w:gridCol w:w="1901"/>
      </w:tblGrid>
      <w:tr w:rsidR="005F028B" w:rsidRPr="00F3646D" w14:paraId="33B88A8A"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11BE247A" w14:textId="77777777" w:rsidR="005F028B" w:rsidRPr="00F3646D" w:rsidRDefault="005F028B" w:rsidP="0040665D">
            <w:pPr>
              <w:spacing w:line="360" w:lineRule="auto"/>
              <w:ind w:firstLineChars="200" w:firstLine="420"/>
            </w:pPr>
            <w:r w:rsidRPr="00F3646D">
              <w:rPr>
                <w:rFonts w:hint="eastAsia"/>
              </w:rPr>
              <w:t>数据集</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68A2839" w14:textId="77777777" w:rsidR="005F028B" w:rsidRPr="00F3646D" w:rsidRDefault="005F028B" w:rsidP="0040665D">
            <w:pPr>
              <w:spacing w:line="360" w:lineRule="auto"/>
              <w:ind w:firstLineChars="200" w:firstLine="420"/>
            </w:pPr>
            <w:r w:rsidRPr="00F3646D">
              <w:rPr>
                <w:rFonts w:hint="eastAsia"/>
              </w:rPr>
              <w:t>数据集标签</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3D35EC9F" w14:textId="77777777" w:rsidR="005F028B" w:rsidRPr="00F3646D" w:rsidRDefault="005F028B" w:rsidP="0040665D">
            <w:pPr>
              <w:spacing w:line="360" w:lineRule="auto"/>
              <w:ind w:firstLineChars="200" w:firstLine="420"/>
            </w:pPr>
            <w:r w:rsidRPr="00F3646D">
              <w:rPr>
                <w:rFonts w:hint="eastAsia"/>
              </w:rPr>
              <w:t>正确样本数</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8C36867" w14:textId="77777777" w:rsidR="005F028B" w:rsidRPr="00F3646D" w:rsidRDefault="005F028B" w:rsidP="0040665D">
            <w:pPr>
              <w:spacing w:line="360" w:lineRule="auto"/>
              <w:ind w:firstLineChars="200" w:firstLine="420"/>
            </w:pPr>
            <w:r w:rsidRPr="00F3646D">
              <w:rPr>
                <w:rFonts w:hint="eastAsia"/>
              </w:rPr>
              <w:t>样本总数</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5B890CAF" w14:textId="77777777" w:rsidR="005F028B" w:rsidRPr="00F3646D" w:rsidRDefault="005F028B" w:rsidP="0040665D">
            <w:pPr>
              <w:spacing w:line="360" w:lineRule="auto"/>
              <w:ind w:firstLineChars="200" w:firstLine="420"/>
            </w:pPr>
            <w:r w:rsidRPr="00F3646D">
              <w:rPr>
                <w:rFonts w:hint="eastAsia"/>
              </w:rPr>
              <w:t>准确性</w:t>
            </w:r>
          </w:p>
        </w:tc>
      </w:tr>
      <w:tr w:rsidR="005F028B" w:rsidRPr="00F3646D" w14:paraId="78C5C182"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49A7985D" w14:textId="77777777" w:rsidR="005F028B" w:rsidRPr="00F3646D" w:rsidRDefault="005F028B" w:rsidP="0040665D">
            <w:pPr>
              <w:spacing w:line="360" w:lineRule="auto"/>
              <w:ind w:firstLineChars="200" w:firstLine="420"/>
            </w:pPr>
            <w:r w:rsidRPr="00F3646D">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3D8D0585" w14:textId="77777777" w:rsidR="005F028B" w:rsidRPr="00F3646D" w:rsidRDefault="005F028B" w:rsidP="0040665D">
            <w:pPr>
              <w:spacing w:line="360" w:lineRule="auto"/>
              <w:ind w:firstLineChars="200" w:firstLine="420"/>
            </w:pPr>
            <w:r w:rsidRPr="00F3646D">
              <w:t>1</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619A212" w14:textId="77777777" w:rsidR="005F028B" w:rsidRPr="00F3646D" w:rsidRDefault="005F028B" w:rsidP="0040665D">
            <w:pPr>
              <w:spacing w:line="360" w:lineRule="auto"/>
              <w:ind w:firstLineChars="200" w:firstLine="420"/>
            </w:pPr>
            <w:r w:rsidRPr="00F3646D">
              <w:t>4978</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06B75D1" w14:textId="77777777" w:rsidR="005F028B" w:rsidRPr="00F3646D" w:rsidRDefault="005F028B" w:rsidP="0040665D">
            <w:pPr>
              <w:spacing w:line="360" w:lineRule="auto"/>
              <w:ind w:firstLineChars="200" w:firstLine="420"/>
            </w:pPr>
            <w:r w:rsidRPr="00F3646D">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35938E45" w14:textId="77777777" w:rsidR="005F028B" w:rsidRPr="00F3646D" w:rsidRDefault="005F028B" w:rsidP="0040665D">
            <w:pPr>
              <w:spacing w:line="360" w:lineRule="auto"/>
              <w:ind w:firstLineChars="200" w:firstLine="420"/>
            </w:pPr>
            <w:r w:rsidRPr="00F3646D">
              <w:t>0.92185</w:t>
            </w:r>
          </w:p>
        </w:tc>
      </w:tr>
      <w:tr w:rsidR="005F028B" w:rsidRPr="00F3646D" w14:paraId="0D30C94E"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559D98BA" w14:textId="77777777" w:rsidR="005F028B" w:rsidRPr="00F3646D" w:rsidRDefault="005F028B" w:rsidP="0040665D">
            <w:pPr>
              <w:spacing w:line="360" w:lineRule="auto"/>
              <w:ind w:firstLineChars="200" w:firstLine="420"/>
            </w:pPr>
            <w:r w:rsidRPr="00F3646D">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19F90531" w14:textId="77777777" w:rsidR="005F028B" w:rsidRPr="00F3646D" w:rsidRDefault="005F028B" w:rsidP="0040665D">
            <w:pPr>
              <w:spacing w:line="360" w:lineRule="auto"/>
              <w:ind w:firstLineChars="200" w:firstLine="420"/>
            </w:pPr>
            <w:r w:rsidRPr="00F3646D">
              <w:t>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148F8AE" w14:textId="77777777" w:rsidR="005F028B" w:rsidRPr="00F3646D" w:rsidRDefault="005F028B" w:rsidP="0040665D">
            <w:pPr>
              <w:spacing w:line="360" w:lineRule="auto"/>
              <w:ind w:firstLineChars="200" w:firstLine="420"/>
            </w:pPr>
            <w:r w:rsidRPr="00F3646D">
              <w:t>4299</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778D073" w14:textId="77777777" w:rsidR="005F028B" w:rsidRPr="00F3646D" w:rsidRDefault="005F028B" w:rsidP="0040665D">
            <w:pPr>
              <w:spacing w:line="360" w:lineRule="auto"/>
              <w:ind w:firstLineChars="200" w:firstLine="420"/>
            </w:pPr>
            <w:r w:rsidRPr="00F3646D">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20E1B02F" w14:textId="77777777" w:rsidR="005F028B" w:rsidRPr="00F3646D" w:rsidRDefault="005F028B" w:rsidP="0040665D">
            <w:pPr>
              <w:spacing w:line="360" w:lineRule="auto"/>
              <w:ind w:firstLineChars="200" w:firstLine="420"/>
            </w:pPr>
            <w:r w:rsidRPr="00F3646D">
              <w:t>0.79611</w:t>
            </w:r>
          </w:p>
        </w:tc>
      </w:tr>
      <w:tr w:rsidR="005F028B" w:rsidRPr="00F3646D" w14:paraId="32979B28"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23A75ABA" w14:textId="77777777" w:rsidR="005F028B" w:rsidRPr="00F3646D" w:rsidRDefault="005F028B" w:rsidP="0040665D">
            <w:pPr>
              <w:spacing w:line="360" w:lineRule="auto"/>
              <w:ind w:firstLineChars="200" w:firstLine="420"/>
            </w:pPr>
            <w:r w:rsidRPr="00F3646D">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6505D8C" w14:textId="77777777" w:rsidR="005F028B" w:rsidRPr="00F3646D" w:rsidRDefault="005F028B" w:rsidP="0040665D">
            <w:pPr>
              <w:spacing w:line="360" w:lineRule="auto"/>
              <w:ind w:firstLineChars="200" w:firstLine="420"/>
            </w:pPr>
            <w:r w:rsidRPr="00F3646D">
              <w:t>3</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3421A4BE" w14:textId="77777777" w:rsidR="005F028B" w:rsidRPr="00F3646D" w:rsidRDefault="005F028B" w:rsidP="0040665D">
            <w:pPr>
              <w:spacing w:line="360" w:lineRule="auto"/>
              <w:ind w:firstLineChars="200" w:firstLine="420"/>
            </w:pPr>
            <w:r w:rsidRPr="00F3646D">
              <w:t>4442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9B9E18C" w14:textId="77777777" w:rsidR="005F028B" w:rsidRPr="00F3646D" w:rsidRDefault="005F028B" w:rsidP="0040665D">
            <w:pPr>
              <w:spacing w:line="360" w:lineRule="auto"/>
              <w:ind w:firstLineChars="200" w:firstLine="420"/>
            </w:pPr>
            <w:r w:rsidRPr="00F3646D">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3B0E6724" w14:textId="77777777" w:rsidR="005F028B" w:rsidRPr="00F3646D" w:rsidRDefault="005F028B" w:rsidP="0040665D">
            <w:pPr>
              <w:spacing w:line="360" w:lineRule="auto"/>
              <w:ind w:firstLineChars="200" w:firstLine="420"/>
            </w:pPr>
            <w:r w:rsidRPr="00F3646D">
              <w:t>0.82259</w:t>
            </w:r>
          </w:p>
        </w:tc>
      </w:tr>
      <w:tr w:rsidR="005F028B" w:rsidRPr="00F3646D" w14:paraId="2AD0B1C5"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7D282784" w14:textId="77777777" w:rsidR="005F028B" w:rsidRPr="00F3646D" w:rsidRDefault="005F028B" w:rsidP="0040665D">
            <w:pPr>
              <w:spacing w:line="360" w:lineRule="auto"/>
              <w:ind w:firstLineChars="200" w:firstLine="420"/>
            </w:pPr>
            <w:r w:rsidRPr="00F3646D">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880F8EE" w14:textId="77777777" w:rsidR="005F028B" w:rsidRPr="00F3646D" w:rsidRDefault="005F028B" w:rsidP="0040665D">
            <w:pPr>
              <w:spacing w:line="360" w:lineRule="auto"/>
              <w:ind w:firstLineChars="200" w:firstLine="420"/>
            </w:pPr>
            <w:r w:rsidRPr="00F3646D">
              <w:t>4</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6DA6D3E" w14:textId="77777777" w:rsidR="005F028B" w:rsidRPr="00F3646D" w:rsidRDefault="005F028B" w:rsidP="0040665D">
            <w:pPr>
              <w:spacing w:line="360" w:lineRule="auto"/>
              <w:ind w:firstLineChars="200" w:firstLine="420"/>
            </w:pPr>
            <w:r w:rsidRPr="00F3646D">
              <w:t>4866</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149DD8DD" w14:textId="77777777" w:rsidR="005F028B" w:rsidRPr="00F3646D" w:rsidRDefault="005F028B" w:rsidP="0040665D">
            <w:pPr>
              <w:spacing w:line="360" w:lineRule="auto"/>
              <w:ind w:firstLineChars="200" w:firstLine="420"/>
            </w:pPr>
            <w:r w:rsidRPr="00F3646D">
              <w:t>5400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06955B00" w14:textId="77777777" w:rsidR="005F028B" w:rsidRPr="00F3646D" w:rsidRDefault="005F028B" w:rsidP="0040665D">
            <w:pPr>
              <w:spacing w:line="360" w:lineRule="auto"/>
              <w:ind w:firstLineChars="200" w:firstLine="420"/>
            </w:pPr>
            <w:r w:rsidRPr="00F3646D">
              <w:t>0.90111</w:t>
            </w:r>
          </w:p>
        </w:tc>
      </w:tr>
      <w:tr w:rsidR="005F028B" w:rsidRPr="00F3646D" w14:paraId="70CE2D9B"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234090D5" w14:textId="77777777" w:rsidR="005F028B" w:rsidRPr="00F3646D" w:rsidRDefault="005F028B" w:rsidP="0040665D">
            <w:pPr>
              <w:spacing w:line="360" w:lineRule="auto"/>
              <w:ind w:firstLineChars="200" w:firstLine="420"/>
            </w:pPr>
            <w:r w:rsidRPr="00F3646D">
              <w:t>Train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F01130B" w14:textId="77777777" w:rsidR="005F028B" w:rsidRPr="00F3646D" w:rsidRDefault="005F028B" w:rsidP="0040665D">
            <w:pPr>
              <w:spacing w:line="360" w:lineRule="auto"/>
              <w:ind w:firstLineChars="200" w:firstLine="420"/>
            </w:pPr>
            <w:r w:rsidRPr="00F3646D">
              <w:t>All</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7447AC4" w14:textId="77777777" w:rsidR="005F028B" w:rsidRPr="00F3646D" w:rsidRDefault="005F028B" w:rsidP="0040665D">
            <w:pPr>
              <w:spacing w:line="360" w:lineRule="auto"/>
              <w:ind w:firstLineChars="200" w:firstLine="420"/>
            </w:pPr>
            <w:r w:rsidRPr="00F3646D">
              <w:t>18585</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9268F17" w14:textId="77777777" w:rsidR="005F028B" w:rsidRPr="00F3646D" w:rsidRDefault="005F028B" w:rsidP="0040665D">
            <w:pPr>
              <w:spacing w:line="360" w:lineRule="auto"/>
              <w:ind w:firstLineChars="200" w:firstLine="420"/>
            </w:pPr>
            <w:r w:rsidRPr="00F3646D">
              <w:t>21600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674C2FAF" w14:textId="77777777" w:rsidR="005F028B" w:rsidRPr="00F3646D" w:rsidRDefault="005F028B" w:rsidP="0040665D">
            <w:pPr>
              <w:spacing w:line="360" w:lineRule="auto"/>
              <w:ind w:firstLineChars="200" w:firstLine="420"/>
            </w:pPr>
            <w:r w:rsidRPr="00F3646D">
              <w:t>0.86042</w:t>
            </w:r>
          </w:p>
        </w:tc>
      </w:tr>
      <w:tr w:rsidR="005F028B" w:rsidRPr="00F3646D" w14:paraId="5149861C"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30B875C4" w14:textId="77777777" w:rsidR="005F028B" w:rsidRPr="00F3646D" w:rsidRDefault="005F028B" w:rsidP="0040665D">
            <w:pPr>
              <w:spacing w:line="360" w:lineRule="auto"/>
              <w:ind w:firstLineChars="200" w:firstLine="420"/>
            </w:pPr>
            <w:r w:rsidRPr="00F3646D">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F8AADC1" w14:textId="77777777" w:rsidR="005F028B" w:rsidRPr="00F3646D" w:rsidRDefault="005F028B" w:rsidP="0040665D">
            <w:pPr>
              <w:spacing w:line="360" w:lineRule="auto"/>
              <w:ind w:firstLineChars="200" w:firstLine="420"/>
            </w:pPr>
            <w:r w:rsidRPr="00F3646D">
              <w:t>1</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6389EE0" w14:textId="77777777" w:rsidR="005F028B" w:rsidRPr="00F3646D" w:rsidRDefault="005F028B" w:rsidP="0040665D">
            <w:pPr>
              <w:spacing w:line="360" w:lineRule="auto"/>
              <w:ind w:firstLineChars="200" w:firstLine="420"/>
            </w:pPr>
            <w:r w:rsidRPr="00F3646D">
              <w:t>63273</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533E870" w14:textId="77777777" w:rsidR="005F028B" w:rsidRPr="00F3646D" w:rsidRDefault="005F028B" w:rsidP="0040665D">
            <w:pPr>
              <w:spacing w:line="360" w:lineRule="auto"/>
              <w:ind w:firstLineChars="200" w:firstLine="420"/>
            </w:pPr>
            <w:r w:rsidRPr="00F3646D">
              <w:t>69265</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636914A2" w14:textId="77777777" w:rsidR="005F028B" w:rsidRPr="00F3646D" w:rsidRDefault="005F028B" w:rsidP="0040665D">
            <w:pPr>
              <w:spacing w:line="360" w:lineRule="auto"/>
              <w:ind w:firstLineChars="200" w:firstLine="420"/>
            </w:pPr>
            <w:r w:rsidRPr="00F3646D">
              <w:t>0.91349</w:t>
            </w:r>
          </w:p>
        </w:tc>
      </w:tr>
      <w:tr w:rsidR="005F028B" w:rsidRPr="00F3646D" w14:paraId="07E9726C"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0CAAB24C" w14:textId="77777777" w:rsidR="005F028B" w:rsidRPr="00F3646D" w:rsidRDefault="005F028B" w:rsidP="0040665D">
            <w:pPr>
              <w:spacing w:line="360" w:lineRule="auto"/>
              <w:ind w:firstLineChars="200" w:firstLine="420"/>
            </w:pPr>
            <w:r w:rsidRPr="00F3646D">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B86C416" w14:textId="77777777" w:rsidR="005F028B" w:rsidRPr="00F3646D" w:rsidRDefault="005F028B" w:rsidP="0040665D">
            <w:pPr>
              <w:spacing w:line="360" w:lineRule="auto"/>
              <w:ind w:firstLineChars="200" w:firstLine="420"/>
            </w:pPr>
            <w:r w:rsidRPr="00F3646D">
              <w:t>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4C1D357E" w14:textId="77777777" w:rsidR="005F028B" w:rsidRPr="00F3646D" w:rsidRDefault="005F028B" w:rsidP="0040665D">
            <w:pPr>
              <w:spacing w:line="360" w:lineRule="auto"/>
              <w:ind w:firstLineChars="200" w:firstLine="420"/>
            </w:pPr>
            <w:r w:rsidRPr="00F3646D">
              <w:t>9265</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1799F0C7" w14:textId="77777777" w:rsidR="005F028B" w:rsidRPr="00F3646D" w:rsidRDefault="005F028B" w:rsidP="0040665D">
            <w:pPr>
              <w:spacing w:line="360" w:lineRule="auto"/>
              <w:ind w:firstLineChars="200" w:firstLine="420"/>
            </w:pPr>
            <w:r w:rsidRPr="00F3646D">
              <w:t>11622</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07B6B925" w14:textId="77777777" w:rsidR="005F028B" w:rsidRPr="00F3646D" w:rsidRDefault="005F028B" w:rsidP="0040665D">
            <w:pPr>
              <w:spacing w:line="360" w:lineRule="auto"/>
              <w:ind w:firstLineChars="200" w:firstLine="420"/>
            </w:pPr>
            <w:r w:rsidRPr="00F3646D">
              <w:t>0.79719</w:t>
            </w:r>
          </w:p>
        </w:tc>
      </w:tr>
      <w:tr w:rsidR="005F028B" w:rsidRPr="00F3646D" w14:paraId="7F464741"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21D752A2" w14:textId="77777777" w:rsidR="005F028B" w:rsidRPr="00F3646D" w:rsidRDefault="005F028B" w:rsidP="0040665D">
            <w:pPr>
              <w:spacing w:line="360" w:lineRule="auto"/>
              <w:ind w:firstLineChars="200" w:firstLine="420"/>
            </w:pPr>
            <w:r w:rsidRPr="00F3646D">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C89C992" w14:textId="77777777" w:rsidR="005F028B" w:rsidRPr="00F3646D" w:rsidRDefault="005F028B" w:rsidP="0040665D">
            <w:pPr>
              <w:spacing w:line="360" w:lineRule="auto"/>
              <w:ind w:firstLineChars="200" w:firstLine="420"/>
            </w:pPr>
            <w:r w:rsidRPr="00F3646D">
              <w:t>3</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2D06D323" w14:textId="77777777" w:rsidR="005F028B" w:rsidRPr="00F3646D" w:rsidRDefault="005F028B" w:rsidP="0040665D">
            <w:pPr>
              <w:spacing w:line="360" w:lineRule="auto"/>
              <w:ind w:firstLineChars="200" w:firstLine="420"/>
            </w:pPr>
            <w:r w:rsidRPr="00F3646D">
              <w:t>6042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9DEAB2C" w14:textId="77777777" w:rsidR="005F028B" w:rsidRPr="00F3646D" w:rsidRDefault="005F028B" w:rsidP="0040665D">
            <w:pPr>
              <w:spacing w:line="360" w:lineRule="auto"/>
              <w:ind w:firstLineChars="200" w:firstLine="420"/>
            </w:pPr>
            <w:r w:rsidRPr="00F3646D">
              <w:t>7568</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6E599F6F" w14:textId="77777777" w:rsidR="005F028B" w:rsidRPr="00F3646D" w:rsidRDefault="005F028B" w:rsidP="0040665D">
            <w:pPr>
              <w:spacing w:line="360" w:lineRule="auto"/>
              <w:ind w:firstLineChars="200" w:firstLine="420"/>
            </w:pPr>
            <w:r w:rsidRPr="00F3646D">
              <w:t>0.79836</w:t>
            </w:r>
          </w:p>
        </w:tc>
      </w:tr>
      <w:tr w:rsidR="005F028B" w:rsidRPr="00F3646D" w14:paraId="319B7E4E" w14:textId="77777777" w:rsidTr="0040665D">
        <w:trPr>
          <w:trHeight w:val="304"/>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4628720A" w14:textId="77777777" w:rsidR="005F028B" w:rsidRPr="00F3646D" w:rsidRDefault="005F028B" w:rsidP="0040665D">
            <w:pPr>
              <w:spacing w:line="360" w:lineRule="auto"/>
              <w:ind w:firstLineChars="200" w:firstLine="420"/>
            </w:pPr>
            <w:r w:rsidRPr="00F3646D">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18ABB2FE" w14:textId="77777777" w:rsidR="005F028B" w:rsidRPr="00F3646D" w:rsidRDefault="005F028B" w:rsidP="0040665D">
            <w:pPr>
              <w:spacing w:line="360" w:lineRule="auto"/>
              <w:ind w:firstLineChars="200" w:firstLine="420"/>
            </w:pPr>
            <w:r w:rsidRPr="00F3646D">
              <w:t>4</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DFE6715" w14:textId="77777777" w:rsidR="005F028B" w:rsidRPr="00F3646D" w:rsidRDefault="005F028B" w:rsidP="0040665D">
            <w:pPr>
              <w:spacing w:line="360" w:lineRule="auto"/>
              <w:ind w:firstLineChars="200" w:firstLine="420"/>
            </w:pPr>
            <w:r w:rsidRPr="00F3646D">
              <w:t>532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73C55BEE" w14:textId="77777777" w:rsidR="005F028B" w:rsidRPr="00F3646D" w:rsidRDefault="005F028B" w:rsidP="0040665D">
            <w:pPr>
              <w:spacing w:line="360" w:lineRule="auto"/>
              <w:ind w:firstLineChars="200" w:firstLine="420"/>
            </w:pPr>
            <w:r w:rsidRPr="00F3646D">
              <w:t>600</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7564A85A" w14:textId="77777777" w:rsidR="005F028B" w:rsidRPr="00F3646D" w:rsidRDefault="005F028B" w:rsidP="0040665D">
            <w:pPr>
              <w:spacing w:line="360" w:lineRule="auto"/>
              <w:ind w:firstLineChars="200" w:firstLine="420"/>
            </w:pPr>
            <w:r w:rsidRPr="00F3646D">
              <w:t>0.88667</w:t>
            </w:r>
          </w:p>
        </w:tc>
      </w:tr>
      <w:tr w:rsidR="005F028B" w:rsidRPr="00F3646D" w14:paraId="2CC01806" w14:textId="77777777" w:rsidTr="0040665D">
        <w:trPr>
          <w:trHeight w:val="313"/>
          <w:jc w:val="center"/>
        </w:trPr>
        <w:tc>
          <w:tcPr>
            <w:tcW w:w="1900" w:type="dxa"/>
            <w:tcBorders>
              <w:top w:val="single" w:sz="24" w:space="0" w:color="auto"/>
              <w:left w:val="single" w:sz="24" w:space="0" w:color="auto"/>
              <w:bottom w:val="single" w:sz="24" w:space="0" w:color="auto"/>
              <w:right w:val="single" w:sz="12" w:space="0" w:color="auto"/>
            </w:tcBorders>
            <w:shd w:val="clear" w:color="auto" w:fill="auto"/>
          </w:tcPr>
          <w:p w14:paraId="354948AF" w14:textId="77777777" w:rsidR="005F028B" w:rsidRPr="00F3646D" w:rsidRDefault="005F028B" w:rsidP="0040665D">
            <w:pPr>
              <w:spacing w:line="360" w:lineRule="auto"/>
              <w:ind w:firstLineChars="200" w:firstLine="420"/>
            </w:pPr>
            <w:r w:rsidRPr="00F3646D">
              <w:t>Validation</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57762CF3" w14:textId="77777777" w:rsidR="005F028B" w:rsidRPr="00F3646D" w:rsidRDefault="005F028B" w:rsidP="0040665D">
            <w:pPr>
              <w:spacing w:line="360" w:lineRule="auto"/>
              <w:ind w:firstLineChars="200" w:firstLine="420"/>
            </w:pPr>
            <w:r w:rsidRPr="00F3646D">
              <w:t>All</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6BA75C23" w14:textId="77777777" w:rsidR="005F028B" w:rsidRPr="00F3646D" w:rsidRDefault="005F028B" w:rsidP="0040665D">
            <w:pPr>
              <w:spacing w:line="360" w:lineRule="auto"/>
              <w:ind w:firstLineChars="200" w:firstLine="420"/>
            </w:pPr>
            <w:r w:rsidRPr="00F3646D">
              <w:t>79112</w:t>
            </w:r>
          </w:p>
        </w:tc>
        <w:tc>
          <w:tcPr>
            <w:tcW w:w="1900" w:type="dxa"/>
            <w:tcBorders>
              <w:top w:val="single" w:sz="24" w:space="0" w:color="auto"/>
              <w:left w:val="single" w:sz="12" w:space="0" w:color="auto"/>
              <w:bottom w:val="single" w:sz="24" w:space="0" w:color="auto"/>
              <w:right w:val="single" w:sz="12" w:space="0" w:color="auto"/>
            </w:tcBorders>
            <w:shd w:val="clear" w:color="auto" w:fill="auto"/>
          </w:tcPr>
          <w:p w14:paraId="0E86A035" w14:textId="77777777" w:rsidR="005F028B" w:rsidRPr="00F3646D" w:rsidRDefault="005F028B" w:rsidP="0040665D">
            <w:pPr>
              <w:spacing w:line="360" w:lineRule="auto"/>
              <w:ind w:firstLineChars="200" w:firstLine="420"/>
            </w:pPr>
            <w:r w:rsidRPr="00F3646D">
              <w:t>89055</w:t>
            </w:r>
          </w:p>
        </w:tc>
        <w:tc>
          <w:tcPr>
            <w:tcW w:w="1901" w:type="dxa"/>
            <w:tcBorders>
              <w:top w:val="single" w:sz="24" w:space="0" w:color="auto"/>
              <w:left w:val="single" w:sz="12" w:space="0" w:color="auto"/>
              <w:bottom w:val="single" w:sz="24" w:space="0" w:color="auto"/>
              <w:right w:val="single" w:sz="24" w:space="0" w:color="auto"/>
            </w:tcBorders>
            <w:shd w:val="clear" w:color="auto" w:fill="auto"/>
          </w:tcPr>
          <w:p w14:paraId="5DBCBD89" w14:textId="77777777" w:rsidR="005F028B" w:rsidRPr="00F3646D" w:rsidRDefault="005F028B" w:rsidP="0040665D">
            <w:pPr>
              <w:spacing w:line="360" w:lineRule="auto"/>
              <w:ind w:firstLineChars="200" w:firstLine="420"/>
            </w:pPr>
            <w:r w:rsidRPr="00F3646D">
              <w:t>0.88835</w:t>
            </w:r>
          </w:p>
        </w:tc>
      </w:tr>
    </w:tbl>
    <w:p w14:paraId="60665D31" w14:textId="77777777" w:rsidR="005F028B" w:rsidRDefault="005F028B" w:rsidP="005F028B">
      <w:pPr>
        <w:spacing w:line="360" w:lineRule="auto"/>
        <w:ind w:firstLineChars="200" w:firstLine="420"/>
        <w:rPr>
          <w:bCs/>
          <w:szCs w:val="21"/>
        </w:rPr>
      </w:pPr>
    </w:p>
    <w:p w14:paraId="521217C9" w14:textId="77777777" w:rsidR="005F028B" w:rsidRDefault="005F028B" w:rsidP="005F028B">
      <w:pPr>
        <w:spacing w:line="360" w:lineRule="auto"/>
        <w:ind w:firstLineChars="200" w:firstLine="420"/>
        <w:rPr>
          <w:bCs/>
          <w:szCs w:val="21"/>
        </w:rPr>
      </w:pPr>
    </w:p>
    <w:p w14:paraId="1B2764F2" w14:textId="77777777" w:rsidR="005F028B" w:rsidRDefault="005F028B" w:rsidP="005F028B">
      <w:pPr>
        <w:spacing w:line="360" w:lineRule="auto"/>
        <w:ind w:firstLineChars="200" w:firstLine="420"/>
        <w:rPr>
          <w:bCs/>
          <w:szCs w:val="21"/>
        </w:rPr>
      </w:pPr>
    </w:p>
    <w:p w14:paraId="5158531B" w14:textId="77777777" w:rsidR="005F028B" w:rsidRDefault="005F028B" w:rsidP="005F028B">
      <w:pPr>
        <w:spacing w:line="360" w:lineRule="auto"/>
        <w:ind w:firstLineChars="200" w:firstLine="420"/>
        <w:rPr>
          <w:bCs/>
          <w:szCs w:val="21"/>
        </w:rPr>
      </w:pPr>
    </w:p>
    <w:p w14:paraId="44791FAE" w14:textId="77777777" w:rsidR="005F028B" w:rsidRDefault="005F028B" w:rsidP="005F028B">
      <w:pPr>
        <w:spacing w:line="360" w:lineRule="auto"/>
        <w:ind w:firstLineChars="200" w:firstLine="420"/>
        <w:rPr>
          <w:bCs/>
          <w:szCs w:val="21"/>
        </w:rPr>
      </w:pPr>
    </w:p>
    <w:p w14:paraId="75C12D20" w14:textId="77777777" w:rsidR="005F028B" w:rsidRPr="00F3646D" w:rsidRDefault="005F028B" w:rsidP="005F028B">
      <w:pPr>
        <w:spacing w:line="360" w:lineRule="auto"/>
        <w:rPr>
          <w:rFonts w:hint="eastAsia"/>
          <w:bCs/>
          <w:szCs w:val="21"/>
        </w:rPr>
      </w:pPr>
    </w:p>
    <w:p w14:paraId="0EED1971" w14:textId="77777777" w:rsidR="005F028B" w:rsidRPr="005820F8" w:rsidRDefault="005F028B" w:rsidP="005F028B">
      <w:pPr>
        <w:spacing w:line="360" w:lineRule="auto"/>
        <w:ind w:firstLineChars="200" w:firstLine="560"/>
        <w:rPr>
          <w:rFonts w:ascii="黑体" w:eastAsia="黑体" w:hAnsi="黑体"/>
          <w:bCs/>
          <w:sz w:val="28"/>
          <w:szCs w:val="28"/>
        </w:rPr>
      </w:pPr>
      <w:r w:rsidRPr="005820F8">
        <w:rPr>
          <w:rFonts w:ascii="黑体" w:eastAsia="黑体" w:hAnsi="黑体" w:hint="eastAsia"/>
          <w:bCs/>
          <w:sz w:val="28"/>
          <w:szCs w:val="28"/>
        </w:rPr>
        <w:lastRenderedPageBreak/>
        <w:t>5实验结果分析：</w:t>
      </w:r>
    </w:p>
    <w:p w14:paraId="38F5BE6C" w14:textId="77777777" w:rsidR="005F028B" w:rsidRDefault="005F028B" w:rsidP="005F028B">
      <w:pPr>
        <w:numPr>
          <w:ilvl w:val="0"/>
          <w:numId w:val="2"/>
        </w:numPr>
        <w:spacing w:line="360" w:lineRule="auto"/>
        <w:ind w:firstLineChars="200" w:firstLine="420"/>
        <w:rPr>
          <w:bCs/>
          <w:szCs w:val="21"/>
        </w:rPr>
      </w:pPr>
      <w:r w:rsidRPr="00F3646D">
        <w:rPr>
          <w:noProof/>
        </w:rPr>
        <w:drawing>
          <wp:anchor distT="0" distB="0" distL="114300" distR="114300" simplePos="0" relativeHeight="251680256" behindDoc="0" locked="0" layoutInCell="1" allowOverlap="1" wp14:anchorId="0CE2DDFB" wp14:editId="766AAE30">
            <wp:simplePos x="0" y="0"/>
            <wp:positionH relativeFrom="column">
              <wp:posOffset>2716530</wp:posOffset>
            </wp:positionH>
            <wp:positionV relativeFrom="paragraph">
              <wp:posOffset>1423670</wp:posOffset>
            </wp:positionV>
            <wp:extent cx="3170555" cy="2376805"/>
            <wp:effectExtent l="0" t="0" r="0" b="444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sidRPr="00F3646D">
        <w:rPr>
          <w:noProof/>
        </w:rPr>
        <w:drawing>
          <wp:anchor distT="0" distB="0" distL="114300" distR="114300" simplePos="0" relativeHeight="251677184" behindDoc="0" locked="0" layoutInCell="1" allowOverlap="1" wp14:anchorId="75A956A1" wp14:editId="7C6D4D9B">
            <wp:simplePos x="0" y="0"/>
            <wp:positionH relativeFrom="column">
              <wp:posOffset>-332045</wp:posOffset>
            </wp:positionH>
            <wp:positionV relativeFrom="paragraph">
              <wp:posOffset>1484630</wp:posOffset>
            </wp:positionV>
            <wp:extent cx="2983865" cy="2236470"/>
            <wp:effectExtent l="0" t="0" r="698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3865" cy="2236470"/>
                    </a:xfrm>
                    <a:prstGeom prst="rect">
                      <a:avLst/>
                    </a:prstGeom>
                  </pic:spPr>
                </pic:pic>
              </a:graphicData>
            </a:graphic>
            <wp14:sizeRelH relativeFrom="margin">
              <wp14:pctWidth>0</wp14:pctWidth>
            </wp14:sizeRelH>
            <wp14:sizeRelV relativeFrom="margin">
              <wp14:pctHeight>0</wp14:pctHeight>
            </wp14:sizeRelV>
          </wp:anchor>
        </w:drawing>
      </w:r>
      <w:r w:rsidRPr="00F3646D">
        <w:rPr>
          <w:rFonts w:hint="eastAsia"/>
          <w:bCs/>
          <w:szCs w:val="21"/>
        </w:rPr>
        <w:t>本试验结合桩基现场检测与低应变反射波动检测理论进行数据分析，利用神经网络强大的搜索概括推理能力，在平台上顺利地进行了网络的建模、训练与诊断编程，成功地实现了桩基完整性的预测与诊断，预测与诊断结果与桩基现场检测数据分析结果拟和良好</w:t>
      </w:r>
    </w:p>
    <w:p w14:paraId="4696FBD1" w14:textId="77777777" w:rsidR="005F028B" w:rsidRDefault="005F028B" w:rsidP="005F028B">
      <w:pPr>
        <w:tabs>
          <w:tab w:val="left" w:pos="312"/>
        </w:tabs>
        <w:spacing w:line="360" w:lineRule="auto"/>
        <w:rPr>
          <w:bCs/>
          <w:szCs w:val="21"/>
        </w:rPr>
      </w:pPr>
    </w:p>
    <w:p w14:paraId="29475ED0" w14:textId="77777777" w:rsidR="005F028B" w:rsidRPr="00F3646D" w:rsidRDefault="005F028B" w:rsidP="005F028B">
      <w:pPr>
        <w:spacing w:line="360" w:lineRule="auto"/>
        <w:ind w:firstLineChars="200" w:firstLine="420"/>
        <w:jc w:val="center"/>
        <w:rPr>
          <w:bCs/>
          <w:szCs w:val="21"/>
        </w:rPr>
      </w:pPr>
      <w:r w:rsidRPr="00F3646D">
        <w:rPr>
          <w:rFonts w:hint="eastAsia"/>
          <w:bCs/>
          <w:szCs w:val="21"/>
        </w:rPr>
        <w:t>（图</w:t>
      </w:r>
      <w:r>
        <w:rPr>
          <w:rFonts w:hint="eastAsia"/>
          <w:bCs/>
          <w:szCs w:val="21"/>
        </w:rPr>
        <w:t>5-1</w:t>
      </w:r>
      <w:r>
        <w:rPr>
          <w:bCs/>
          <w:szCs w:val="21"/>
        </w:rPr>
        <w:t xml:space="preserve"> </w:t>
      </w:r>
      <w:r w:rsidRPr="00F3646D">
        <w:rPr>
          <w:rFonts w:hint="eastAsia"/>
          <w:bCs/>
          <w:szCs w:val="21"/>
        </w:rPr>
        <w:t>最终训练成果）</w:t>
      </w:r>
    </w:p>
    <w:p w14:paraId="320D1BE4" w14:textId="77777777" w:rsidR="005F028B" w:rsidRPr="00F3646D" w:rsidRDefault="005F028B" w:rsidP="005F028B">
      <w:pPr>
        <w:tabs>
          <w:tab w:val="left" w:pos="312"/>
        </w:tabs>
        <w:spacing w:line="360" w:lineRule="auto"/>
        <w:rPr>
          <w:bCs/>
          <w:szCs w:val="21"/>
        </w:rPr>
      </w:pPr>
    </w:p>
    <w:p w14:paraId="3BF3DADC" w14:textId="77777777" w:rsidR="005F028B" w:rsidRPr="00F3646D" w:rsidRDefault="005F028B" w:rsidP="005F028B">
      <w:pPr>
        <w:numPr>
          <w:ilvl w:val="0"/>
          <w:numId w:val="2"/>
        </w:numPr>
        <w:spacing w:line="360" w:lineRule="auto"/>
        <w:ind w:firstLineChars="200" w:firstLine="420"/>
      </w:pPr>
      <w:r w:rsidRPr="00F3646D">
        <w:rPr>
          <w:rFonts w:hint="eastAsia"/>
        </w:rPr>
        <w:t>影响桩基完整性检测的因素具有复杂性和多变性，通过探讨和论述完整性检测方法及所获得检测曲线的影响因素，采用神经网络可充分考虑各因素的影响，提高预测的准确度。与其他理论性系统不同，神经网络判别系统的使用简便，这是神经网络的突出优点之一。当出现一种新的情况按原有的神经网络不能做出准确预测时，不需要全盘否定原有的网络模型，只需要将新情况的样本加入到原有的样本中，更改原有模型结构，增加相应输入神经元重新进行训练即可。经过这样的简单处理，神经网络判别系统即可达到维护和升级的目的。</w:t>
      </w:r>
    </w:p>
    <w:p w14:paraId="15200C61" w14:textId="77777777" w:rsidR="005F028B" w:rsidRPr="00F3646D" w:rsidRDefault="005F028B" w:rsidP="005F028B">
      <w:pPr>
        <w:spacing w:line="360" w:lineRule="auto"/>
        <w:ind w:firstLineChars="200" w:firstLine="420"/>
      </w:pPr>
      <w:r w:rsidRPr="00F3646D">
        <w:rPr>
          <w:rFonts w:hint="eastAsia"/>
        </w:rPr>
        <w:t>3.</w:t>
      </w:r>
      <w:r>
        <w:t xml:space="preserve">  </w:t>
      </w:r>
      <w:r w:rsidRPr="00F3646D">
        <w:rPr>
          <w:rFonts w:hint="eastAsia"/>
        </w:rPr>
        <w:t>神经网络可将非数值</w:t>
      </w:r>
      <w:proofErr w:type="gramStart"/>
      <w:r w:rsidRPr="00F3646D">
        <w:rPr>
          <w:rFonts w:hint="eastAsia"/>
        </w:rPr>
        <w:t>型因素数</w:t>
      </w:r>
      <w:proofErr w:type="gramEnd"/>
      <w:r w:rsidRPr="00F3646D">
        <w:rPr>
          <w:rFonts w:hint="eastAsia"/>
        </w:rPr>
        <w:t>量化。在本文中，通过对不同桩身类型不同缺陷形式甚至不同击振材质所获得的大量桩身曲线进行研究和分析，结合自身能力精力，最终确定</w:t>
      </w:r>
      <w:r>
        <w:rPr>
          <w:rFonts w:hint="eastAsia"/>
        </w:rPr>
        <w:t>采用</w:t>
      </w:r>
      <w:r w:rsidRPr="00F3646D">
        <w:rPr>
          <w:rFonts w:hint="eastAsia"/>
        </w:rPr>
        <w:t>经验规范来对</w:t>
      </w:r>
      <w:proofErr w:type="gramStart"/>
      <w:r w:rsidRPr="00F3646D">
        <w:rPr>
          <w:rFonts w:hint="eastAsia"/>
        </w:rPr>
        <w:t>桩基时频曲线图</w:t>
      </w:r>
      <w:proofErr w:type="gramEnd"/>
      <w:r w:rsidRPr="00F3646D">
        <w:rPr>
          <w:rFonts w:hint="eastAsia"/>
        </w:rPr>
        <w:t>进行分类分级判断结果输出，从而使神经网络直观的对检测曲线进行预测分类分级，来协助工程技术人员参考使用。</w:t>
      </w:r>
    </w:p>
    <w:p w14:paraId="0987B2A5" w14:textId="77777777" w:rsidR="005F028B" w:rsidRPr="00F3646D" w:rsidRDefault="005F028B" w:rsidP="005F028B">
      <w:pPr>
        <w:spacing w:line="360" w:lineRule="auto"/>
        <w:ind w:firstLineChars="200" w:firstLine="420"/>
        <w:rPr>
          <w:bCs/>
          <w:szCs w:val="21"/>
        </w:rPr>
      </w:pPr>
    </w:p>
    <w:p w14:paraId="35DD0968" w14:textId="77777777" w:rsidR="005F028B" w:rsidRDefault="005F028B" w:rsidP="005F028B">
      <w:pPr>
        <w:spacing w:line="360" w:lineRule="auto"/>
        <w:ind w:firstLineChars="200" w:firstLine="560"/>
        <w:rPr>
          <w:rFonts w:ascii="黑体" w:eastAsia="黑体" w:hAnsi="黑体"/>
          <w:sz w:val="28"/>
          <w:szCs w:val="32"/>
        </w:rPr>
      </w:pPr>
      <w:r w:rsidRPr="00387310">
        <w:rPr>
          <w:rFonts w:ascii="黑体" w:eastAsia="黑体" w:hAnsi="黑体" w:hint="eastAsia"/>
          <w:sz w:val="28"/>
          <w:szCs w:val="32"/>
        </w:rPr>
        <w:t>6结论与建议</w:t>
      </w:r>
    </w:p>
    <w:p w14:paraId="7BBEADB9" w14:textId="77777777" w:rsidR="005F028B" w:rsidRPr="00387310" w:rsidRDefault="005F028B" w:rsidP="005F028B">
      <w:pPr>
        <w:spacing w:line="360" w:lineRule="auto"/>
        <w:ind w:firstLineChars="200" w:firstLine="420"/>
        <w:rPr>
          <w:rFonts w:ascii="黑体" w:eastAsia="黑体" w:hAnsi="黑体"/>
        </w:rPr>
      </w:pPr>
      <w:r w:rsidRPr="00387310">
        <w:rPr>
          <w:rFonts w:ascii="黑体" w:eastAsia="黑体" w:hAnsi="黑体" w:hint="eastAsia"/>
        </w:rPr>
        <w:t>6.1结论</w:t>
      </w:r>
    </w:p>
    <w:p w14:paraId="5D1B9555" w14:textId="77777777" w:rsidR="005F028B" w:rsidRPr="00F3646D" w:rsidRDefault="005F028B" w:rsidP="005F028B">
      <w:pPr>
        <w:spacing w:line="360" w:lineRule="auto"/>
        <w:ind w:firstLineChars="200" w:firstLine="420"/>
      </w:pPr>
      <w:r w:rsidRPr="00F3646D">
        <w:rPr>
          <w:rFonts w:hint="eastAsia"/>
        </w:rPr>
        <w:lastRenderedPageBreak/>
        <w:t>本文对四类桩基低应变反射波数据样本随机抽取，每类数据都选取相同的数量以降低偶然性。经过基于</w:t>
      </w:r>
      <w:r w:rsidRPr="00F3646D">
        <w:rPr>
          <w:rFonts w:hint="eastAsia"/>
        </w:rPr>
        <w:t>LSTM</w:t>
      </w:r>
      <w:r w:rsidRPr="00F3646D">
        <w:rPr>
          <w:rFonts w:hint="eastAsia"/>
        </w:rPr>
        <w:t>神经网络的模型对训练集样本训练后其预测准确性达到</w:t>
      </w:r>
      <w:r w:rsidRPr="00F3646D">
        <w:rPr>
          <w:rFonts w:hint="eastAsia"/>
        </w:rPr>
        <w:t>8</w:t>
      </w:r>
      <w:r w:rsidRPr="00F3646D">
        <w:t>6%</w:t>
      </w:r>
      <w:r w:rsidRPr="00F3646D">
        <w:rPr>
          <w:rFonts w:hint="eastAsia"/>
        </w:rPr>
        <w:t>，再将验证集样本输入该神经网络模型得到验证准确性达到</w:t>
      </w:r>
      <w:r w:rsidRPr="00F3646D">
        <w:t>88%</w:t>
      </w:r>
      <w:r w:rsidRPr="00F3646D">
        <w:rPr>
          <w:rFonts w:hint="eastAsia"/>
        </w:rPr>
        <w:t>，训练效果良好，说明神经网络对于桩基低应变反射波的识别精确度较高。</w:t>
      </w:r>
    </w:p>
    <w:p w14:paraId="063CB2ED" w14:textId="77777777" w:rsidR="005F028B" w:rsidRPr="00F3646D" w:rsidRDefault="005F028B" w:rsidP="005F028B">
      <w:pPr>
        <w:spacing w:line="360" w:lineRule="auto"/>
        <w:ind w:firstLineChars="200" w:firstLine="420"/>
      </w:pPr>
      <w:r w:rsidRPr="00F3646D">
        <w:rPr>
          <w:rFonts w:hint="eastAsia"/>
        </w:rPr>
        <w:t>仅</w:t>
      </w:r>
      <w:proofErr w:type="gramStart"/>
      <w:r w:rsidRPr="00F3646D">
        <w:rPr>
          <w:rFonts w:hint="eastAsia"/>
        </w:rPr>
        <w:t>凭直接</w:t>
      </w:r>
      <w:proofErr w:type="gramEnd"/>
      <w:r w:rsidRPr="00F3646D">
        <w:rPr>
          <w:rFonts w:hint="eastAsia"/>
        </w:rPr>
        <w:t>观察我们较难</w:t>
      </w:r>
      <w:proofErr w:type="gramStart"/>
      <w:r w:rsidRPr="00F3646D">
        <w:rPr>
          <w:rFonts w:hint="eastAsia"/>
        </w:rPr>
        <w:t>判别受</w:t>
      </w:r>
      <w:proofErr w:type="gramEnd"/>
      <w:r w:rsidRPr="00F3646D">
        <w:rPr>
          <w:rFonts w:hint="eastAsia"/>
        </w:rPr>
        <w:t>检测桩基的完整性，慢速而低效，但使用神经网络能快速有效识别桩基低应变反射波并对桩基进行完整性分类。所以神经网络是一种不依赖操作者经验能在施工现场对桩基快速分类的有效方法。</w:t>
      </w:r>
    </w:p>
    <w:p w14:paraId="61A8E7CA" w14:textId="77777777" w:rsidR="005F028B" w:rsidRDefault="005F028B" w:rsidP="005F028B">
      <w:pPr>
        <w:spacing w:line="360" w:lineRule="auto"/>
        <w:ind w:firstLineChars="200" w:firstLine="420"/>
      </w:pPr>
      <w:r w:rsidRPr="00F3646D">
        <w:rPr>
          <w:rFonts w:hint="eastAsia"/>
        </w:rPr>
        <w:t>神经网络通过对大量训练数据的学习，从而不断提高自身对输入数据的辨识精确度。它能在现场解决用传统手段难以分析的工程技术问题，可以广泛推广运用。</w:t>
      </w:r>
    </w:p>
    <w:p w14:paraId="27D12B58" w14:textId="77777777" w:rsidR="005F028B" w:rsidRPr="00387310" w:rsidRDefault="005F028B" w:rsidP="005F028B">
      <w:pPr>
        <w:spacing w:line="360" w:lineRule="auto"/>
        <w:ind w:firstLineChars="200" w:firstLine="420"/>
        <w:rPr>
          <w:rFonts w:ascii="黑体" w:eastAsia="黑体" w:hAnsi="黑体"/>
        </w:rPr>
      </w:pPr>
      <w:r w:rsidRPr="00387310">
        <w:rPr>
          <w:rFonts w:ascii="黑体" w:eastAsia="黑体" w:hAnsi="黑体" w:hint="eastAsia"/>
        </w:rPr>
        <w:t>6.2建议</w:t>
      </w:r>
    </w:p>
    <w:p w14:paraId="1E788538" w14:textId="77777777" w:rsidR="005F028B" w:rsidRDefault="005F028B" w:rsidP="005F028B">
      <w:pPr>
        <w:spacing w:line="360" w:lineRule="auto"/>
        <w:ind w:firstLineChars="200" w:firstLine="420"/>
      </w:pPr>
      <w:r w:rsidRPr="00F3646D">
        <w:rPr>
          <w:rFonts w:hint="eastAsia"/>
        </w:rPr>
        <w:t>1</w:t>
      </w:r>
      <w:r w:rsidRPr="00F3646D">
        <w:t>.</w:t>
      </w:r>
      <w:r w:rsidRPr="00F3646D">
        <w:rPr>
          <w:rFonts w:hint="eastAsia"/>
        </w:rPr>
        <w:t>在不同</w:t>
      </w:r>
      <w:proofErr w:type="gramStart"/>
      <w:r w:rsidRPr="00F3646D">
        <w:rPr>
          <w:rFonts w:hint="eastAsia"/>
        </w:rPr>
        <w:t>桩周土</w:t>
      </w:r>
      <w:proofErr w:type="gramEnd"/>
      <w:r w:rsidRPr="00F3646D">
        <w:rPr>
          <w:rFonts w:hint="eastAsia"/>
        </w:rPr>
        <w:t>环境、地下水条件以及桩自身的类型等情况下神经网络应该具有一套调整系统来增强它的适应能力</w:t>
      </w:r>
      <w:r>
        <w:rPr>
          <w:rFonts w:hint="eastAsia"/>
        </w:rPr>
        <w:t>，</w:t>
      </w:r>
      <w:r w:rsidRPr="00F3646D">
        <w:rPr>
          <w:rFonts w:hint="eastAsia"/>
        </w:rPr>
        <w:t>可通过在大量不同地质条件下的试验结果对比研究来实现。</w:t>
      </w:r>
    </w:p>
    <w:p w14:paraId="109B7C4E" w14:textId="77777777" w:rsidR="005F028B" w:rsidRDefault="005F028B" w:rsidP="005F028B">
      <w:pPr>
        <w:spacing w:line="360" w:lineRule="auto"/>
        <w:ind w:firstLineChars="200" w:firstLine="420"/>
      </w:pPr>
      <w:r w:rsidRPr="00F3646D">
        <w:t>2.</w:t>
      </w:r>
      <w:r>
        <w:rPr>
          <w:rFonts w:hint="eastAsia"/>
        </w:rPr>
        <w:t>创新开发</w:t>
      </w:r>
      <w:r w:rsidRPr="00F3646D">
        <w:rPr>
          <w:rFonts w:hint="eastAsia"/>
        </w:rPr>
        <w:t>新一代的</w:t>
      </w:r>
      <w:proofErr w:type="gramStart"/>
      <w:r w:rsidRPr="00F3646D">
        <w:rPr>
          <w:rFonts w:hint="eastAsia"/>
        </w:rPr>
        <w:t>桩基动测仪</w:t>
      </w:r>
      <w:proofErr w:type="gramEnd"/>
      <w:r w:rsidRPr="00F3646D">
        <w:rPr>
          <w:rFonts w:hint="eastAsia"/>
        </w:rPr>
        <w:t>，它搭载训练成功的神经网络模型，可以对工程现场测得的数据快速自动化辨别。还能持续不断的对新输入的数据进行离线和在线的学习，神经网络在对数据的训练过程中其精确度和适应性都会得到提高。</w:t>
      </w:r>
    </w:p>
    <w:p w14:paraId="37FC7056" w14:textId="77777777" w:rsidR="005F028B" w:rsidRDefault="005F028B" w:rsidP="005F028B">
      <w:pPr>
        <w:spacing w:line="360" w:lineRule="auto"/>
        <w:ind w:firstLineChars="200" w:firstLine="420"/>
      </w:pPr>
    </w:p>
    <w:p w14:paraId="6A6E6F54" w14:textId="77777777" w:rsidR="005F028B" w:rsidRDefault="005F028B" w:rsidP="005F028B">
      <w:pPr>
        <w:spacing w:line="360" w:lineRule="auto"/>
        <w:ind w:firstLineChars="200" w:firstLine="420"/>
      </w:pPr>
    </w:p>
    <w:p w14:paraId="29B1CC6C" w14:textId="77777777" w:rsidR="005F028B" w:rsidRDefault="005F028B" w:rsidP="005F028B">
      <w:pPr>
        <w:spacing w:line="360" w:lineRule="auto"/>
        <w:ind w:firstLineChars="200" w:firstLine="420"/>
      </w:pPr>
    </w:p>
    <w:p w14:paraId="24FC1C15" w14:textId="77777777" w:rsidR="005F028B" w:rsidRPr="00F3646D" w:rsidRDefault="005F028B" w:rsidP="005F028B">
      <w:pPr>
        <w:spacing w:line="360" w:lineRule="auto"/>
        <w:rPr>
          <w:rFonts w:hint="eastAsia"/>
        </w:rPr>
      </w:pPr>
    </w:p>
    <w:p w14:paraId="76CE2B17" w14:textId="77777777" w:rsidR="005F028B" w:rsidRPr="00572820" w:rsidRDefault="005F028B" w:rsidP="005F028B">
      <w:pPr>
        <w:spacing w:line="360" w:lineRule="auto"/>
        <w:ind w:firstLineChars="200" w:firstLine="422"/>
        <w:jc w:val="center"/>
        <w:rPr>
          <w:rFonts w:ascii="黑体" w:eastAsia="黑体" w:hAnsi="黑体"/>
          <w:b/>
          <w:bCs/>
        </w:rPr>
      </w:pPr>
      <w:r w:rsidRPr="00572820">
        <w:rPr>
          <w:rFonts w:ascii="黑体" w:eastAsia="黑体" w:hAnsi="黑体" w:hint="eastAsia"/>
          <w:b/>
          <w:bCs/>
        </w:rPr>
        <w:t>参考文献：</w:t>
      </w:r>
    </w:p>
    <w:p w14:paraId="5E580CE9"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[1]</w:t>
      </w:r>
      <w:proofErr w:type="gramStart"/>
      <w:r w:rsidRPr="00572820">
        <w:rPr>
          <w:rFonts w:hint="eastAsia"/>
          <w:sz w:val="15"/>
          <w:szCs w:val="16"/>
        </w:rPr>
        <w:t>高毅</w:t>
      </w:r>
      <w:proofErr w:type="gramEnd"/>
      <w:r w:rsidRPr="00572820">
        <w:rPr>
          <w:rFonts w:hint="eastAsia"/>
          <w:sz w:val="15"/>
          <w:szCs w:val="16"/>
        </w:rPr>
        <w:t xml:space="preserve">. </w:t>
      </w:r>
      <w:r w:rsidRPr="00572820">
        <w:rPr>
          <w:rFonts w:hint="eastAsia"/>
          <w:sz w:val="15"/>
          <w:szCs w:val="16"/>
        </w:rPr>
        <w:t>低应变法检测桩身曲线的</w:t>
      </w:r>
      <w:r w:rsidRPr="00572820">
        <w:rPr>
          <w:rFonts w:hint="eastAsia"/>
          <w:sz w:val="15"/>
          <w:szCs w:val="16"/>
        </w:rPr>
        <w:t>BP</w:t>
      </w:r>
      <w:r w:rsidRPr="00572820">
        <w:rPr>
          <w:rFonts w:hint="eastAsia"/>
          <w:sz w:val="15"/>
          <w:szCs w:val="16"/>
        </w:rPr>
        <w:t>神经网络识别</w:t>
      </w:r>
      <w:r w:rsidRPr="00572820">
        <w:rPr>
          <w:rFonts w:hint="eastAsia"/>
          <w:sz w:val="15"/>
          <w:szCs w:val="16"/>
        </w:rPr>
        <w:t>[D].</w:t>
      </w:r>
      <w:r w:rsidRPr="00572820">
        <w:rPr>
          <w:rFonts w:hint="eastAsia"/>
          <w:sz w:val="15"/>
          <w:szCs w:val="16"/>
        </w:rPr>
        <w:t>兰州大学</w:t>
      </w:r>
      <w:r w:rsidRPr="00572820">
        <w:rPr>
          <w:rFonts w:hint="eastAsia"/>
          <w:sz w:val="15"/>
          <w:szCs w:val="16"/>
        </w:rPr>
        <w:t>,2012.</w:t>
      </w:r>
    </w:p>
    <w:p w14:paraId="72F434B6"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[2]</w:t>
      </w:r>
      <w:r w:rsidRPr="00572820">
        <w:rPr>
          <w:rFonts w:hint="eastAsia"/>
          <w:sz w:val="15"/>
          <w:szCs w:val="16"/>
        </w:rPr>
        <w:t>邵广周</w:t>
      </w:r>
      <w:r w:rsidRPr="00572820">
        <w:rPr>
          <w:rFonts w:hint="eastAsia"/>
          <w:sz w:val="15"/>
          <w:szCs w:val="16"/>
        </w:rPr>
        <w:t xml:space="preserve">. </w:t>
      </w:r>
      <w:r w:rsidRPr="00572820">
        <w:rPr>
          <w:rFonts w:hint="eastAsia"/>
          <w:sz w:val="15"/>
          <w:szCs w:val="16"/>
        </w:rPr>
        <w:t>缺损桩检测系统研究</w:t>
      </w:r>
      <w:r w:rsidRPr="00572820">
        <w:rPr>
          <w:rFonts w:hint="eastAsia"/>
          <w:sz w:val="15"/>
          <w:szCs w:val="16"/>
        </w:rPr>
        <w:t>[D].</w:t>
      </w:r>
      <w:r w:rsidRPr="00572820">
        <w:rPr>
          <w:rFonts w:hint="eastAsia"/>
          <w:sz w:val="15"/>
          <w:szCs w:val="16"/>
        </w:rPr>
        <w:t>长安大学</w:t>
      </w:r>
      <w:r w:rsidRPr="00572820">
        <w:rPr>
          <w:rFonts w:hint="eastAsia"/>
          <w:sz w:val="15"/>
          <w:szCs w:val="16"/>
        </w:rPr>
        <w:t>,2003.</w:t>
      </w:r>
    </w:p>
    <w:p w14:paraId="1D9723CE"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[3]</w:t>
      </w:r>
      <w:r w:rsidRPr="00572820">
        <w:rPr>
          <w:rFonts w:hint="eastAsia"/>
          <w:sz w:val="15"/>
          <w:szCs w:val="16"/>
        </w:rPr>
        <w:t>蔡棋瑛</w:t>
      </w:r>
      <w:r w:rsidRPr="00572820">
        <w:rPr>
          <w:rFonts w:hint="eastAsia"/>
          <w:sz w:val="15"/>
          <w:szCs w:val="16"/>
        </w:rPr>
        <w:t xml:space="preserve">. </w:t>
      </w:r>
      <w:r w:rsidRPr="00572820">
        <w:rPr>
          <w:rFonts w:hint="eastAsia"/>
          <w:sz w:val="15"/>
          <w:szCs w:val="16"/>
        </w:rPr>
        <w:t>基于小波分析和神经网络的桩身缺陷诊断</w:t>
      </w:r>
      <w:r w:rsidRPr="00572820">
        <w:rPr>
          <w:rFonts w:hint="eastAsia"/>
          <w:sz w:val="15"/>
          <w:szCs w:val="16"/>
        </w:rPr>
        <w:t>[D].</w:t>
      </w:r>
      <w:r w:rsidRPr="00572820">
        <w:rPr>
          <w:rFonts w:hint="eastAsia"/>
          <w:sz w:val="15"/>
          <w:szCs w:val="16"/>
        </w:rPr>
        <w:t>华侨大学</w:t>
      </w:r>
      <w:r w:rsidRPr="00572820">
        <w:rPr>
          <w:rFonts w:hint="eastAsia"/>
          <w:sz w:val="15"/>
          <w:szCs w:val="16"/>
        </w:rPr>
        <w:t>,2001.</w:t>
      </w:r>
    </w:p>
    <w:p w14:paraId="4A4548B6"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w:t>
      </w:r>
      <w:r w:rsidRPr="00572820">
        <w:rPr>
          <w:sz w:val="15"/>
          <w:szCs w:val="16"/>
        </w:rPr>
        <w:t>4</w:t>
      </w:r>
      <w:r w:rsidRPr="00572820">
        <w:rPr>
          <w:rFonts w:hint="eastAsia"/>
          <w:sz w:val="15"/>
          <w:szCs w:val="16"/>
        </w:rPr>
        <w:t>]</w:t>
      </w:r>
      <w:r w:rsidRPr="00572820">
        <w:rPr>
          <w:rFonts w:hint="eastAsia"/>
          <w:sz w:val="15"/>
          <w:szCs w:val="16"/>
        </w:rPr>
        <w:t>基于反射波法的桩身完整性判别的神经网络模型</w:t>
      </w:r>
      <w:r w:rsidRPr="00572820">
        <w:rPr>
          <w:rFonts w:hint="eastAsia"/>
          <w:sz w:val="15"/>
          <w:szCs w:val="16"/>
        </w:rPr>
        <w:t xml:space="preserve">[J]. </w:t>
      </w:r>
      <w:r w:rsidRPr="00572820">
        <w:rPr>
          <w:rFonts w:hint="eastAsia"/>
          <w:sz w:val="15"/>
          <w:szCs w:val="16"/>
        </w:rPr>
        <w:t>王成华</w:t>
      </w:r>
      <w:r w:rsidRPr="00572820">
        <w:rPr>
          <w:rFonts w:hint="eastAsia"/>
          <w:sz w:val="15"/>
          <w:szCs w:val="16"/>
        </w:rPr>
        <w:t>,</w:t>
      </w:r>
      <w:r w:rsidRPr="00572820">
        <w:rPr>
          <w:rFonts w:hint="eastAsia"/>
          <w:sz w:val="15"/>
          <w:szCs w:val="16"/>
        </w:rPr>
        <w:t>张薇</w:t>
      </w:r>
      <w:r w:rsidRPr="00572820">
        <w:rPr>
          <w:rFonts w:hint="eastAsia"/>
          <w:sz w:val="15"/>
          <w:szCs w:val="16"/>
        </w:rPr>
        <w:t xml:space="preserve">.  </w:t>
      </w:r>
      <w:r w:rsidRPr="00572820">
        <w:rPr>
          <w:rFonts w:hint="eastAsia"/>
          <w:sz w:val="15"/>
          <w:szCs w:val="16"/>
        </w:rPr>
        <w:t>岩土力学</w:t>
      </w:r>
      <w:r w:rsidRPr="00572820">
        <w:rPr>
          <w:rFonts w:hint="eastAsia"/>
          <w:sz w:val="15"/>
          <w:szCs w:val="16"/>
        </w:rPr>
        <w:t>. 2003(06)</w:t>
      </w:r>
    </w:p>
    <w:p w14:paraId="5F0354C4"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w:t>
      </w:r>
      <w:r w:rsidRPr="00572820">
        <w:rPr>
          <w:sz w:val="15"/>
          <w:szCs w:val="16"/>
        </w:rPr>
        <w:t>5</w:t>
      </w:r>
      <w:r w:rsidRPr="00572820">
        <w:rPr>
          <w:rFonts w:hint="eastAsia"/>
          <w:sz w:val="15"/>
          <w:szCs w:val="16"/>
        </w:rPr>
        <w:t>]</w:t>
      </w:r>
      <w:r w:rsidRPr="00572820">
        <w:rPr>
          <w:rFonts w:hint="eastAsia"/>
          <w:sz w:val="15"/>
          <w:szCs w:val="16"/>
        </w:rPr>
        <w:t>赵洋洋</w:t>
      </w:r>
      <w:r w:rsidRPr="00572820">
        <w:rPr>
          <w:rFonts w:hint="eastAsia"/>
          <w:sz w:val="15"/>
          <w:szCs w:val="16"/>
        </w:rPr>
        <w:t>,</w:t>
      </w:r>
      <w:r w:rsidRPr="00572820">
        <w:rPr>
          <w:rFonts w:hint="eastAsia"/>
          <w:sz w:val="15"/>
          <w:szCs w:val="16"/>
        </w:rPr>
        <w:t>杨昌民</w:t>
      </w:r>
      <w:r w:rsidRPr="00572820">
        <w:rPr>
          <w:rFonts w:hint="eastAsia"/>
          <w:sz w:val="15"/>
          <w:szCs w:val="16"/>
        </w:rPr>
        <w:t>.</w:t>
      </w:r>
      <w:r w:rsidRPr="00572820">
        <w:rPr>
          <w:rFonts w:hint="eastAsia"/>
          <w:sz w:val="15"/>
          <w:szCs w:val="16"/>
        </w:rPr>
        <w:t>基于</w:t>
      </w:r>
      <w:r w:rsidRPr="00572820">
        <w:rPr>
          <w:rFonts w:hint="eastAsia"/>
          <w:sz w:val="15"/>
          <w:szCs w:val="16"/>
        </w:rPr>
        <w:t>RBF</w:t>
      </w:r>
      <w:r w:rsidRPr="00572820">
        <w:rPr>
          <w:rFonts w:hint="eastAsia"/>
          <w:sz w:val="15"/>
          <w:szCs w:val="16"/>
        </w:rPr>
        <w:t>神经网络对基桩完整性的预测</w:t>
      </w:r>
      <w:r w:rsidRPr="00572820">
        <w:rPr>
          <w:rFonts w:hint="eastAsia"/>
          <w:sz w:val="15"/>
          <w:szCs w:val="16"/>
        </w:rPr>
        <w:t>[J].</w:t>
      </w:r>
      <w:r w:rsidRPr="00572820">
        <w:rPr>
          <w:rFonts w:hint="eastAsia"/>
          <w:sz w:val="15"/>
          <w:szCs w:val="16"/>
        </w:rPr>
        <w:t>施工技术</w:t>
      </w:r>
      <w:r w:rsidRPr="00572820">
        <w:rPr>
          <w:rFonts w:hint="eastAsia"/>
          <w:sz w:val="15"/>
          <w:szCs w:val="16"/>
        </w:rPr>
        <w:t>,2020,49(S1):69-72.</w:t>
      </w:r>
    </w:p>
    <w:p w14:paraId="1DD7DD90"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w:t>
      </w:r>
      <w:r w:rsidRPr="00572820">
        <w:rPr>
          <w:sz w:val="15"/>
          <w:szCs w:val="16"/>
        </w:rPr>
        <w:t>6</w:t>
      </w:r>
      <w:r w:rsidRPr="00572820">
        <w:rPr>
          <w:rFonts w:hint="eastAsia"/>
          <w:sz w:val="15"/>
          <w:szCs w:val="16"/>
        </w:rPr>
        <w:t>]</w:t>
      </w:r>
      <w:r w:rsidRPr="00572820">
        <w:rPr>
          <w:rFonts w:hint="eastAsia"/>
          <w:sz w:val="15"/>
          <w:szCs w:val="16"/>
        </w:rPr>
        <w:t>刘明贵，岳向红，杨永波，等</w:t>
      </w:r>
      <w:r w:rsidRPr="00572820">
        <w:rPr>
          <w:rFonts w:hint="eastAsia"/>
          <w:sz w:val="15"/>
          <w:szCs w:val="16"/>
        </w:rPr>
        <w:t xml:space="preserve"> . </w:t>
      </w:r>
      <w:r w:rsidRPr="00572820">
        <w:rPr>
          <w:rFonts w:hint="eastAsia"/>
          <w:sz w:val="15"/>
          <w:szCs w:val="16"/>
        </w:rPr>
        <w:t>基于</w:t>
      </w:r>
      <w:r w:rsidRPr="00572820">
        <w:rPr>
          <w:rFonts w:hint="eastAsia"/>
          <w:sz w:val="15"/>
          <w:szCs w:val="16"/>
        </w:rPr>
        <w:t xml:space="preserve"> </w:t>
      </w:r>
      <w:proofErr w:type="spellStart"/>
      <w:r w:rsidRPr="00572820">
        <w:rPr>
          <w:rFonts w:hint="eastAsia"/>
          <w:sz w:val="15"/>
          <w:szCs w:val="16"/>
        </w:rPr>
        <w:t>Sym</w:t>
      </w:r>
      <w:proofErr w:type="spellEnd"/>
      <w:r w:rsidRPr="00572820">
        <w:rPr>
          <w:rFonts w:hint="eastAsia"/>
          <w:sz w:val="15"/>
          <w:szCs w:val="16"/>
        </w:rPr>
        <w:t xml:space="preserve"> </w:t>
      </w:r>
      <w:r w:rsidRPr="00572820">
        <w:rPr>
          <w:rFonts w:hint="eastAsia"/>
          <w:sz w:val="15"/>
          <w:szCs w:val="16"/>
        </w:rPr>
        <w:t>小波和</w:t>
      </w:r>
      <w:r w:rsidRPr="00572820">
        <w:rPr>
          <w:rFonts w:hint="eastAsia"/>
          <w:sz w:val="15"/>
          <w:szCs w:val="16"/>
        </w:rPr>
        <w:t xml:space="preserve"> BP </w:t>
      </w:r>
      <w:r w:rsidRPr="00572820">
        <w:rPr>
          <w:rFonts w:hint="eastAsia"/>
          <w:sz w:val="15"/>
          <w:szCs w:val="16"/>
        </w:rPr>
        <w:t>神经网络的基桩缺陷智能化识［</w:t>
      </w:r>
      <w:r w:rsidRPr="00572820">
        <w:rPr>
          <w:rFonts w:hint="eastAsia"/>
          <w:sz w:val="15"/>
          <w:szCs w:val="16"/>
        </w:rPr>
        <w:t>J</w:t>
      </w:r>
      <w:r w:rsidRPr="00572820">
        <w:rPr>
          <w:rFonts w:hint="eastAsia"/>
          <w:sz w:val="15"/>
          <w:szCs w:val="16"/>
        </w:rPr>
        <w:t>］</w:t>
      </w:r>
      <w:r w:rsidRPr="00572820">
        <w:rPr>
          <w:rFonts w:hint="eastAsia"/>
          <w:sz w:val="15"/>
          <w:szCs w:val="16"/>
        </w:rPr>
        <w:t xml:space="preserve">. </w:t>
      </w:r>
      <w:r w:rsidRPr="00572820">
        <w:rPr>
          <w:rFonts w:hint="eastAsia"/>
          <w:sz w:val="15"/>
          <w:szCs w:val="16"/>
        </w:rPr>
        <w:t>岩石力学与工程学报，</w:t>
      </w:r>
      <w:r w:rsidRPr="00572820">
        <w:rPr>
          <w:rFonts w:hint="eastAsia"/>
          <w:sz w:val="15"/>
          <w:szCs w:val="16"/>
        </w:rPr>
        <w:t>2007( S1) :</w:t>
      </w:r>
      <w:r w:rsidRPr="00572820">
        <w:rPr>
          <w:sz w:val="15"/>
          <w:szCs w:val="16"/>
        </w:rPr>
        <w:t>3484-3488.</w:t>
      </w:r>
    </w:p>
    <w:p w14:paraId="7D5BA889"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w:t>
      </w:r>
      <w:r w:rsidRPr="00572820">
        <w:rPr>
          <w:sz w:val="15"/>
          <w:szCs w:val="16"/>
        </w:rPr>
        <w:t>7</w:t>
      </w:r>
      <w:r w:rsidRPr="00572820">
        <w:rPr>
          <w:rFonts w:hint="eastAsia"/>
          <w:sz w:val="15"/>
          <w:szCs w:val="16"/>
        </w:rPr>
        <w:t xml:space="preserve">] </w:t>
      </w:r>
      <w:r w:rsidRPr="00572820">
        <w:rPr>
          <w:rFonts w:hint="eastAsia"/>
          <w:sz w:val="15"/>
          <w:szCs w:val="16"/>
        </w:rPr>
        <w:t>彭立顺，蔡润，刘进波，等</w:t>
      </w:r>
      <w:r w:rsidRPr="00572820">
        <w:rPr>
          <w:rFonts w:hint="eastAsia"/>
          <w:sz w:val="15"/>
          <w:szCs w:val="16"/>
        </w:rPr>
        <w:t xml:space="preserve"> . </w:t>
      </w:r>
      <w:r w:rsidRPr="00572820">
        <w:rPr>
          <w:rFonts w:hint="eastAsia"/>
          <w:sz w:val="15"/>
          <w:szCs w:val="16"/>
        </w:rPr>
        <w:t>基于遗传优化神经网络的高速公路路基沉降量预测［</w:t>
      </w:r>
      <w:r w:rsidRPr="00572820">
        <w:rPr>
          <w:rFonts w:hint="eastAsia"/>
          <w:sz w:val="15"/>
          <w:szCs w:val="16"/>
        </w:rPr>
        <w:t>J</w:t>
      </w:r>
      <w:r w:rsidRPr="00572820">
        <w:rPr>
          <w:rFonts w:hint="eastAsia"/>
          <w:sz w:val="15"/>
          <w:szCs w:val="16"/>
        </w:rPr>
        <w:t>］</w:t>
      </w:r>
      <w:r w:rsidRPr="00572820">
        <w:rPr>
          <w:rFonts w:hint="eastAsia"/>
          <w:sz w:val="15"/>
          <w:szCs w:val="16"/>
        </w:rPr>
        <w:t xml:space="preserve">. </w:t>
      </w:r>
      <w:r w:rsidRPr="00572820">
        <w:rPr>
          <w:rFonts w:hint="eastAsia"/>
          <w:sz w:val="15"/>
          <w:szCs w:val="16"/>
        </w:rPr>
        <w:t>地震工程学报，</w:t>
      </w:r>
      <w:r w:rsidRPr="00572820">
        <w:rPr>
          <w:rFonts w:hint="eastAsia"/>
          <w:sz w:val="15"/>
          <w:szCs w:val="16"/>
        </w:rPr>
        <w:t>2019</w:t>
      </w:r>
      <w:r w:rsidRPr="00572820">
        <w:rPr>
          <w:rFonts w:hint="eastAsia"/>
          <w:sz w:val="15"/>
          <w:szCs w:val="16"/>
        </w:rPr>
        <w:t>，</w:t>
      </w:r>
      <w:r w:rsidRPr="00572820">
        <w:rPr>
          <w:rFonts w:hint="eastAsia"/>
          <w:sz w:val="15"/>
          <w:szCs w:val="16"/>
        </w:rPr>
        <w:t>41( 1) : 124-130</w:t>
      </w:r>
      <w:r w:rsidRPr="00572820">
        <w:rPr>
          <w:rFonts w:hint="eastAsia"/>
          <w:sz w:val="15"/>
          <w:szCs w:val="16"/>
        </w:rPr>
        <w:t>，</w:t>
      </w:r>
      <w:r w:rsidRPr="00572820">
        <w:rPr>
          <w:sz w:val="15"/>
          <w:szCs w:val="16"/>
        </w:rPr>
        <w:t>207.</w:t>
      </w:r>
    </w:p>
    <w:p w14:paraId="405D9E0F"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w:t>
      </w:r>
      <w:r w:rsidRPr="00572820">
        <w:rPr>
          <w:sz w:val="15"/>
          <w:szCs w:val="16"/>
        </w:rPr>
        <w:t>8]</w:t>
      </w:r>
      <w:r w:rsidRPr="00572820">
        <w:rPr>
          <w:rFonts w:hint="eastAsia"/>
          <w:sz w:val="15"/>
          <w:szCs w:val="16"/>
        </w:rPr>
        <w:t xml:space="preserve"> </w:t>
      </w:r>
      <w:r w:rsidRPr="00572820">
        <w:rPr>
          <w:rFonts w:hint="eastAsia"/>
          <w:sz w:val="15"/>
          <w:szCs w:val="16"/>
        </w:rPr>
        <w:t>崔雍，楚小刚，董嘉，等</w:t>
      </w:r>
      <w:r w:rsidRPr="00572820">
        <w:rPr>
          <w:rFonts w:hint="eastAsia"/>
          <w:sz w:val="15"/>
          <w:szCs w:val="16"/>
        </w:rPr>
        <w:t xml:space="preserve"> . </w:t>
      </w:r>
      <w:r w:rsidRPr="00572820">
        <w:rPr>
          <w:rFonts w:hint="eastAsia"/>
          <w:sz w:val="15"/>
          <w:szCs w:val="16"/>
        </w:rPr>
        <w:t>基于神经网络的桩基竖向承载力预测研究［</w:t>
      </w:r>
      <w:r w:rsidRPr="00572820">
        <w:rPr>
          <w:rFonts w:hint="eastAsia"/>
          <w:sz w:val="15"/>
          <w:szCs w:val="16"/>
        </w:rPr>
        <w:t>J</w:t>
      </w:r>
      <w:r w:rsidRPr="00572820">
        <w:rPr>
          <w:rFonts w:hint="eastAsia"/>
          <w:sz w:val="15"/>
          <w:szCs w:val="16"/>
        </w:rPr>
        <w:t>］</w:t>
      </w:r>
      <w:r w:rsidRPr="00572820">
        <w:rPr>
          <w:rFonts w:hint="eastAsia"/>
          <w:sz w:val="15"/>
          <w:szCs w:val="16"/>
        </w:rPr>
        <w:t xml:space="preserve">. </w:t>
      </w:r>
      <w:r w:rsidRPr="00572820">
        <w:rPr>
          <w:rFonts w:hint="eastAsia"/>
          <w:sz w:val="15"/>
          <w:szCs w:val="16"/>
        </w:rPr>
        <w:t>铁道工程学报，</w:t>
      </w:r>
      <w:r w:rsidRPr="00572820">
        <w:rPr>
          <w:rFonts w:hint="eastAsia"/>
          <w:sz w:val="15"/>
          <w:szCs w:val="16"/>
        </w:rPr>
        <w:t>2016</w:t>
      </w:r>
      <w:r w:rsidRPr="00572820">
        <w:rPr>
          <w:rFonts w:hint="eastAsia"/>
          <w:sz w:val="15"/>
          <w:szCs w:val="16"/>
        </w:rPr>
        <w:t>，</w:t>
      </w:r>
      <w:r w:rsidRPr="00572820">
        <w:rPr>
          <w:rFonts w:hint="eastAsia"/>
          <w:sz w:val="15"/>
          <w:szCs w:val="16"/>
        </w:rPr>
        <w:t>33( 4) : 65-69.</w:t>
      </w:r>
    </w:p>
    <w:p w14:paraId="62857CE4"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lastRenderedPageBreak/>
        <w:t>[</w:t>
      </w:r>
      <w:r w:rsidRPr="00572820">
        <w:rPr>
          <w:sz w:val="15"/>
          <w:szCs w:val="16"/>
        </w:rPr>
        <w:t>9]</w:t>
      </w:r>
      <w:r w:rsidRPr="00572820">
        <w:rPr>
          <w:rFonts w:hint="eastAsia"/>
          <w:sz w:val="15"/>
          <w:szCs w:val="16"/>
        </w:rPr>
        <w:t>金长宇，马震岳，张运良，等</w:t>
      </w:r>
      <w:r w:rsidRPr="00572820">
        <w:rPr>
          <w:rFonts w:hint="eastAsia"/>
          <w:sz w:val="15"/>
          <w:szCs w:val="16"/>
        </w:rPr>
        <w:t xml:space="preserve"> . </w:t>
      </w:r>
      <w:r w:rsidRPr="00572820">
        <w:rPr>
          <w:rFonts w:hint="eastAsia"/>
          <w:sz w:val="15"/>
          <w:szCs w:val="16"/>
        </w:rPr>
        <w:t>神经网络在岩体力学参数和地应力场反演中的应用［</w:t>
      </w:r>
      <w:r w:rsidRPr="00572820">
        <w:rPr>
          <w:rFonts w:hint="eastAsia"/>
          <w:sz w:val="15"/>
          <w:szCs w:val="16"/>
        </w:rPr>
        <w:t>J</w:t>
      </w:r>
      <w:r w:rsidRPr="00572820">
        <w:rPr>
          <w:rFonts w:hint="eastAsia"/>
          <w:sz w:val="15"/>
          <w:szCs w:val="16"/>
        </w:rPr>
        <w:t>］</w:t>
      </w:r>
      <w:r w:rsidRPr="00572820">
        <w:rPr>
          <w:rFonts w:hint="eastAsia"/>
          <w:sz w:val="15"/>
          <w:szCs w:val="16"/>
        </w:rPr>
        <w:t xml:space="preserve">. </w:t>
      </w:r>
      <w:r w:rsidRPr="00572820">
        <w:rPr>
          <w:rFonts w:hint="eastAsia"/>
          <w:sz w:val="15"/>
          <w:szCs w:val="16"/>
        </w:rPr>
        <w:t>岩土力学，</w:t>
      </w:r>
      <w:r w:rsidRPr="00572820">
        <w:rPr>
          <w:rFonts w:hint="eastAsia"/>
          <w:sz w:val="15"/>
          <w:szCs w:val="16"/>
        </w:rPr>
        <w:t>2006( 8) : 1263-1266</w:t>
      </w:r>
      <w:r w:rsidRPr="00572820">
        <w:rPr>
          <w:rFonts w:hint="eastAsia"/>
          <w:sz w:val="15"/>
          <w:szCs w:val="16"/>
        </w:rPr>
        <w:t>，</w:t>
      </w:r>
      <w:r w:rsidRPr="00572820">
        <w:rPr>
          <w:rFonts w:hint="eastAsia"/>
          <w:sz w:val="15"/>
          <w:szCs w:val="16"/>
        </w:rPr>
        <w:t>1271.</w:t>
      </w:r>
    </w:p>
    <w:p w14:paraId="36150FB2" w14:textId="77777777" w:rsidR="005F028B" w:rsidRPr="00572820" w:rsidRDefault="005F028B" w:rsidP="005F028B">
      <w:pPr>
        <w:widowControl/>
        <w:spacing w:line="360" w:lineRule="auto"/>
        <w:ind w:firstLineChars="200" w:firstLine="300"/>
        <w:jc w:val="left"/>
        <w:rPr>
          <w:sz w:val="15"/>
          <w:szCs w:val="16"/>
        </w:rPr>
      </w:pPr>
      <w:r w:rsidRPr="00572820">
        <w:rPr>
          <w:rFonts w:hint="eastAsia"/>
          <w:sz w:val="15"/>
          <w:szCs w:val="16"/>
        </w:rPr>
        <w:t>[</w:t>
      </w:r>
      <w:r w:rsidRPr="00572820">
        <w:rPr>
          <w:sz w:val="15"/>
          <w:szCs w:val="16"/>
        </w:rPr>
        <w:t>10]</w:t>
      </w:r>
      <w:r w:rsidRPr="00572820">
        <w:rPr>
          <w:rFonts w:hint="eastAsia"/>
          <w:sz w:val="15"/>
          <w:szCs w:val="16"/>
        </w:rPr>
        <w:t>杨昌民，</w:t>
      </w:r>
      <w:proofErr w:type="gramStart"/>
      <w:r w:rsidRPr="00572820">
        <w:rPr>
          <w:rFonts w:hint="eastAsia"/>
          <w:sz w:val="15"/>
          <w:szCs w:val="16"/>
        </w:rPr>
        <w:t>耿朋飞</w:t>
      </w:r>
      <w:proofErr w:type="gramEnd"/>
      <w:r w:rsidRPr="00572820">
        <w:rPr>
          <w:rFonts w:hint="eastAsia"/>
          <w:sz w:val="15"/>
          <w:szCs w:val="16"/>
        </w:rPr>
        <w:t xml:space="preserve"> . </w:t>
      </w:r>
      <w:r w:rsidRPr="00572820">
        <w:rPr>
          <w:rFonts w:hint="eastAsia"/>
          <w:sz w:val="15"/>
          <w:szCs w:val="16"/>
        </w:rPr>
        <w:t>隧道围岩变形预测的对比研究［</w:t>
      </w:r>
      <w:r w:rsidRPr="00572820">
        <w:rPr>
          <w:rFonts w:hint="eastAsia"/>
          <w:sz w:val="15"/>
          <w:szCs w:val="16"/>
        </w:rPr>
        <w:t>J</w:t>
      </w:r>
      <w:r w:rsidRPr="00572820">
        <w:rPr>
          <w:rFonts w:hint="eastAsia"/>
          <w:sz w:val="15"/>
          <w:szCs w:val="16"/>
        </w:rPr>
        <w:t>］</w:t>
      </w:r>
      <w:r w:rsidRPr="00572820">
        <w:rPr>
          <w:rFonts w:hint="eastAsia"/>
          <w:sz w:val="15"/>
          <w:szCs w:val="16"/>
        </w:rPr>
        <w:t xml:space="preserve">. </w:t>
      </w:r>
      <w:r w:rsidRPr="00572820">
        <w:rPr>
          <w:rFonts w:hint="eastAsia"/>
          <w:sz w:val="15"/>
          <w:szCs w:val="16"/>
        </w:rPr>
        <w:t>现代隧道技术，</w:t>
      </w:r>
      <w:r w:rsidRPr="00572820">
        <w:rPr>
          <w:rFonts w:hint="eastAsia"/>
          <w:sz w:val="15"/>
          <w:szCs w:val="16"/>
        </w:rPr>
        <w:t>2015</w:t>
      </w:r>
      <w:r w:rsidRPr="00572820">
        <w:rPr>
          <w:rFonts w:hint="eastAsia"/>
          <w:sz w:val="15"/>
          <w:szCs w:val="16"/>
        </w:rPr>
        <w:t>，</w:t>
      </w:r>
      <w:r w:rsidRPr="00572820">
        <w:rPr>
          <w:rFonts w:hint="eastAsia"/>
          <w:sz w:val="15"/>
          <w:szCs w:val="16"/>
        </w:rPr>
        <w:t>52( 5) : 67-73.</w:t>
      </w:r>
    </w:p>
    <w:p w14:paraId="6107E379" w14:textId="77777777" w:rsidR="005F028B" w:rsidRPr="00572820" w:rsidRDefault="005F028B" w:rsidP="005F028B">
      <w:pPr>
        <w:widowControl/>
        <w:spacing w:line="360" w:lineRule="auto"/>
        <w:ind w:firstLineChars="200" w:firstLine="300"/>
        <w:jc w:val="left"/>
        <w:rPr>
          <w:sz w:val="15"/>
          <w:szCs w:val="16"/>
        </w:rPr>
      </w:pPr>
      <w:r w:rsidRPr="00572820">
        <w:rPr>
          <w:sz w:val="15"/>
          <w:szCs w:val="16"/>
        </w:rPr>
        <w:t>[11]</w:t>
      </w:r>
      <w:r w:rsidRPr="00572820">
        <w:rPr>
          <w:rFonts w:hint="eastAsia"/>
          <w:sz w:val="15"/>
          <w:szCs w:val="16"/>
        </w:rPr>
        <w:t>宋寿鹏，</w:t>
      </w:r>
      <w:proofErr w:type="gramStart"/>
      <w:r w:rsidRPr="00572820">
        <w:rPr>
          <w:rFonts w:hint="eastAsia"/>
          <w:sz w:val="15"/>
          <w:szCs w:val="16"/>
        </w:rPr>
        <w:t>阙沛文</w:t>
      </w:r>
      <w:proofErr w:type="gramEnd"/>
      <w:r w:rsidRPr="00572820">
        <w:rPr>
          <w:rFonts w:hint="eastAsia"/>
          <w:sz w:val="15"/>
          <w:szCs w:val="16"/>
        </w:rPr>
        <w:t xml:space="preserve"> . </w:t>
      </w:r>
      <w:r w:rsidRPr="00572820">
        <w:rPr>
          <w:rFonts w:hint="eastAsia"/>
          <w:sz w:val="15"/>
          <w:szCs w:val="16"/>
        </w:rPr>
        <w:t>基于归一化</w:t>
      </w:r>
      <w:proofErr w:type="gramStart"/>
      <w:r w:rsidRPr="00572820">
        <w:rPr>
          <w:rFonts w:hint="eastAsia"/>
          <w:sz w:val="15"/>
          <w:szCs w:val="16"/>
        </w:rPr>
        <w:t>尺度计盒维数</w:t>
      </w:r>
      <w:proofErr w:type="gramEnd"/>
      <w:r w:rsidRPr="00572820">
        <w:rPr>
          <w:rFonts w:hint="eastAsia"/>
          <w:sz w:val="15"/>
          <w:szCs w:val="16"/>
        </w:rPr>
        <w:t>的超声波分形特征研究［</w:t>
      </w:r>
      <w:r w:rsidRPr="00572820">
        <w:rPr>
          <w:rFonts w:hint="eastAsia"/>
          <w:sz w:val="15"/>
          <w:szCs w:val="16"/>
        </w:rPr>
        <w:t>J</w:t>
      </w:r>
      <w:r w:rsidRPr="00572820">
        <w:rPr>
          <w:rFonts w:hint="eastAsia"/>
          <w:sz w:val="15"/>
          <w:szCs w:val="16"/>
        </w:rPr>
        <w:t>］</w:t>
      </w:r>
      <w:r w:rsidRPr="00572820">
        <w:rPr>
          <w:rFonts w:hint="eastAsia"/>
          <w:sz w:val="15"/>
          <w:szCs w:val="16"/>
        </w:rPr>
        <w:t xml:space="preserve">. </w:t>
      </w:r>
      <w:r w:rsidRPr="00572820">
        <w:rPr>
          <w:rFonts w:hint="eastAsia"/>
          <w:sz w:val="15"/>
          <w:szCs w:val="16"/>
        </w:rPr>
        <w:t>应用基础与工程科学学报，</w:t>
      </w:r>
      <w:r w:rsidRPr="00572820">
        <w:rPr>
          <w:rFonts w:hint="eastAsia"/>
          <w:sz w:val="15"/>
          <w:szCs w:val="16"/>
        </w:rPr>
        <w:t>2006( 1) : 121-128.</w:t>
      </w:r>
    </w:p>
    <w:p w14:paraId="06AE8190" w14:textId="77777777" w:rsidR="005F028B" w:rsidRPr="00572820" w:rsidRDefault="005F028B" w:rsidP="005F028B">
      <w:pPr>
        <w:widowControl/>
        <w:spacing w:line="360" w:lineRule="auto"/>
        <w:ind w:firstLineChars="200" w:firstLine="300"/>
        <w:jc w:val="left"/>
        <w:rPr>
          <w:sz w:val="15"/>
          <w:szCs w:val="16"/>
        </w:rPr>
      </w:pPr>
      <w:r w:rsidRPr="00572820">
        <w:rPr>
          <w:sz w:val="15"/>
          <w:szCs w:val="16"/>
        </w:rPr>
        <w:t xml:space="preserve">[12] </w:t>
      </w:r>
      <w:r w:rsidRPr="00572820">
        <w:rPr>
          <w:sz w:val="15"/>
          <w:szCs w:val="16"/>
        </w:rPr>
        <w:t>刘明贵，岳向红</w:t>
      </w:r>
      <w:r w:rsidRPr="00572820">
        <w:rPr>
          <w:sz w:val="15"/>
          <w:szCs w:val="16"/>
        </w:rPr>
        <w:t xml:space="preserve">. </w:t>
      </w:r>
      <w:r w:rsidRPr="00572820">
        <w:rPr>
          <w:sz w:val="15"/>
          <w:szCs w:val="16"/>
        </w:rPr>
        <w:t>基于小波神经网络的锚杆锚固质量分析</w:t>
      </w:r>
      <w:r w:rsidRPr="00572820">
        <w:rPr>
          <w:sz w:val="15"/>
          <w:szCs w:val="16"/>
        </w:rPr>
        <w:t xml:space="preserve">[J]. </w:t>
      </w:r>
      <w:r w:rsidRPr="00572820">
        <w:rPr>
          <w:sz w:val="15"/>
          <w:szCs w:val="16"/>
        </w:rPr>
        <w:t>岩石</w:t>
      </w:r>
      <w:r w:rsidRPr="00572820">
        <w:rPr>
          <w:sz w:val="15"/>
          <w:szCs w:val="16"/>
        </w:rPr>
        <w:t xml:space="preserve"> </w:t>
      </w:r>
      <w:r w:rsidRPr="00572820">
        <w:rPr>
          <w:sz w:val="15"/>
          <w:szCs w:val="16"/>
        </w:rPr>
        <w:t>力学与工程学报，</w:t>
      </w:r>
      <w:r w:rsidRPr="00572820">
        <w:rPr>
          <w:sz w:val="15"/>
          <w:szCs w:val="16"/>
        </w:rPr>
        <w:t>2006</w:t>
      </w:r>
      <w:r w:rsidRPr="00572820">
        <w:rPr>
          <w:sz w:val="15"/>
          <w:szCs w:val="16"/>
        </w:rPr>
        <w:t>，</w:t>
      </w:r>
      <w:r w:rsidRPr="00572820">
        <w:rPr>
          <w:sz w:val="15"/>
          <w:szCs w:val="16"/>
        </w:rPr>
        <w:t>25(1)</w:t>
      </w:r>
      <w:r w:rsidRPr="00572820">
        <w:rPr>
          <w:sz w:val="15"/>
          <w:szCs w:val="16"/>
        </w:rPr>
        <w:t>：</w:t>
      </w:r>
      <w:r w:rsidRPr="00572820">
        <w:rPr>
          <w:sz w:val="15"/>
          <w:szCs w:val="16"/>
        </w:rPr>
        <w:t xml:space="preserve">83–87.(LIU </w:t>
      </w:r>
      <w:proofErr w:type="spellStart"/>
      <w:r w:rsidRPr="00572820">
        <w:rPr>
          <w:sz w:val="15"/>
          <w:szCs w:val="16"/>
        </w:rPr>
        <w:t>Minggui</w:t>
      </w:r>
      <w:proofErr w:type="spellEnd"/>
      <w:r w:rsidRPr="00572820">
        <w:rPr>
          <w:sz w:val="15"/>
          <w:szCs w:val="16"/>
        </w:rPr>
        <w:t>，</w:t>
      </w:r>
      <w:r w:rsidRPr="00572820">
        <w:rPr>
          <w:sz w:val="15"/>
          <w:szCs w:val="16"/>
        </w:rPr>
        <w:t xml:space="preserve">YUE </w:t>
      </w:r>
      <w:proofErr w:type="spellStart"/>
      <w:r w:rsidRPr="00572820">
        <w:rPr>
          <w:sz w:val="15"/>
          <w:szCs w:val="16"/>
        </w:rPr>
        <w:t>Xianghong</w:t>
      </w:r>
      <w:proofErr w:type="spellEnd"/>
      <w:r w:rsidRPr="00572820">
        <w:rPr>
          <w:sz w:val="15"/>
          <w:szCs w:val="16"/>
        </w:rPr>
        <w:t>. Analysis of bolt′s anchoring quality based on wavelet neural network[J]. Journal of Rock Mechanics and Engineering</w:t>
      </w:r>
      <w:r w:rsidRPr="00572820">
        <w:rPr>
          <w:sz w:val="15"/>
          <w:szCs w:val="16"/>
        </w:rPr>
        <w:t>，</w:t>
      </w:r>
      <w:r w:rsidRPr="00572820">
        <w:rPr>
          <w:sz w:val="15"/>
          <w:szCs w:val="16"/>
        </w:rPr>
        <w:t>2006</w:t>
      </w:r>
      <w:r w:rsidRPr="00572820">
        <w:rPr>
          <w:sz w:val="15"/>
          <w:szCs w:val="16"/>
        </w:rPr>
        <w:t>，</w:t>
      </w:r>
      <w:r w:rsidRPr="00572820">
        <w:rPr>
          <w:sz w:val="15"/>
          <w:szCs w:val="16"/>
        </w:rPr>
        <w:t xml:space="preserve"> 25(1)</w:t>
      </w:r>
      <w:r w:rsidRPr="00572820">
        <w:rPr>
          <w:sz w:val="15"/>
          <w:szCs w:val="16"/>
        </w:rPr>
        <w:t>：</w:t>
      </w:r>
      <w:r w:rsidRPr="00572820">
        <w:rPr>
          <w:sz w:val="15"/>
          <w:szCs w:val="16"/>
        </w:rPr>
        <w:t>83–87.(in Chinese))</w:t>
      </w:r>
    </w:p>
    <w:p w14:paraId="6FAD144D" w14:textId="77777777" w:rsidR="005F028B" w:rsidRPr="00572820" w:rsidRDefault="005F028B" w:rsidP="005F028B">
      <w:pPr>
        <w:widowControl/>
        <w:spacing w:line="360" w:lineRule="auto"/>
        <w:ind w:firstLineChars="200" w:firstLine="300"/>
        <w:jc w:val="left"/>
        <w:rPr>
          <w:sz w:val="15"/>
          <w:szCs w:val="16"/>
        </w:rPr>
      </w:pPr>
      <w:r w:rsidRPr="00572820">
        <w:rPr>
          <w:sz w:val="15"/>
          <w:szCs w:val="16"/>
        </w:rPr>
        <w:t xml:space="preserve"> [13] PAYA B A</w:t>
      </w:r>
      <w:r w:rsidRPr="00572820">
        <w:rPr>
          <w:sz w:val="15"/>
          <w:szCs w:val="16"/>
        </w:rPr>
        <w:t>，</w:t>
      </w:r>
      <w:r w:rsidRPr="00572820">
        <w:rPr>
          <w:sz w:val="15"/>
          <w:szCs w:val="16"/>
        </w:rPr>
        <w:t xml:space="preserve">ESAT I </w:t>
      </w:r>
      <w:proofErr w:type="spellStart"/>
      <w:r w:rsidRPr="00572820">
        <w:rPr>
          <w:sz w:val="15"/>
          <w:szCs w:val="16"/>
        </w:rPr>
        <w:t>I</w:t>
      </w:r>
      <w:proofErr w:type="spellEnd"/>
      <w:r w:rsidRPr="00572820">
        <w:rPr>
          <w:sz w:val="15"/>
          <w:szCs w:val="16"/>
        </w:rPr>
        <w:t xml:space="preserve">. Artificial neural </w:t>
      </w:r>
      <w:proofErr w:type="gramStart"/>
      <w:r w:rsidRPr="00572820">
        <w:rPr>
          <w:sz w:val="15"/>
          <w:szCs w:val="16"/>
        </w:rPr>
        <w:t>network based</w:t>
      </w:r>
      <w:proofErr w:type="gramEnd"/>
      <w:r w:rsidRPr="00572820">
        <w:rPr>
          <w:sz w:val="15"/>
          <w:szCs w:val="16"/>
        </w:rPr>
        <w:t xml:space="preserve"> fault diagnostics of rotating machinery using wavelet transforms as a preprocessor[J]. Mechanical Systems and Signal Processing</w:t>
      </w:r>
      <w:r w:rsidRPr="00572820">
        <w:rPr>
          <w:sz w:val="15"/>
          <w:szCs w:val="16"/>
        </w:rPr>
        <w:t>，</w:t>
      </w:r>
      <w:r w:rsidRPr="00572820">
        <w:rPr>
          <w:sz w:val="15"/>
          <w:szCs w:val="16"/>
        </w:rPr>
        <w:t>1997</w:t>
      </w:r>
      <w:r w:rsidRPr="00572820">
        <w:rPr>
          <w:sz w:val="15"/>
          <w:szCs w:val="16"/>
        </w:rPr>
        <w:t>，</w:t>
      </w:r>
      <w:r w:rsidRPr="00572820">
        <w:rPr>
          <w:sz w:val="15"/>
          <w:szCs w:val="16"/>
        </w:rPr>
        <w:t>(5)</w:t>
      </w:r>
      <w:r w:rsidRPr="00572820">
        <w:rPr>
          <w:sz w:val="15"/>
          <w:szCs w:val="16"/>
        </w:rPr>
        <w:t>：</w:t>
      </w:r>
      <w:r w:rsidRPr="00572820">
        <w:rPr>
          <w:sz w:val="15"/>
          <w:szCs w:val="16"/>
        </w:rPr>
        <w:t xml:space="preserve">751–765. </w:t>
      </w:r>
    </w:p>
    <w:p w14:paraId="5DF0C781" w14:textId="77777777" w:rsidR="005F028B" w:rsidRPr="00572820" w:rsidRDefault="005F028B" w:rsidP="005F028B">
      <w:pPr>
        <w:widowControl/>
        <w:spacing w:line="360" w:lineRule="auto"/>
        <w:ind w:firstLineChars="200" w:firstLine="300"/>
        <w:jc w:val="left"/>
        <w:rPr>
          <w:sz w:val="15"/>
          <w:szCs w:val="16"/>
        </w:rPr>
      </w:pPr>
      <w:r w:rsidRPr="00572820">
        <w:rPr>
          <w:sz w:val="15"/>
          <w:szCs w:val="16"/>
        </w:rPr>
        <w:t>[14] HONG G S</w:t>
      </w:r>
      <w:r w:rsidRPr="00572820">
        <w:rPr>
          <w:sz w:val="15"/>
          <w:szCs w:val="16"/>
        </w:rPr>
        <w:t>，</w:t>
      </w:r>
      <w:r w:rsidRPr="00572820">
        <w:rPr>
          <w:sz w:val="15"/>
          <w:szCs w:val="16"/>
        </w:rPr>
        <w:t>RAHMAN M</w:t>
      </w:r>
      <w:r w:rsidRPr="00572820">
        <w:rPr>
          <w:sz w:val="15"/>
          <w:szCs w:val="16"/>
        </w:rPr>
        <w:t>，</w:t>
      </w:r>
      <w:r w:rsidRPr="00572820">
        <w:rPr>
          <w:sz w:val="15"/>
          <w:szCs w:val="16"/>
        </w:rPr>
        <w:t>et al. Using neural network for tool condition monitoring based on wavelet decomposition[J]. International Journal of Machine Tools and Manufacture</w:t>
      </w:r>
      <w:r w:rsidRPr="00572820">
        <w:rPr>
          <w:sz w:val="15"/>
          <w:szCs w:val="16"/>
        </w:rPr>
        <w:t>，</w:t>
      </w:r>
      <w:r w:rsidRPr="00572820">
        <w:rPr>
          <w:sz w:val="15"/>
          <w:szCs w:val="16"/>
        </w:rPr>
        <w:t>1996</w:t>
      </w:r>
      <w:r w:rsidRPr="00572820">
        <w:rPr>
          <w:sz w:val="15"/>
          <w:szCs w:val="16"/>
        </w:rPr>
        <w:t>，</w:t>
      </w:r>
      <w:r w:rsidRPr="00572820">
        <w:rPr>
          <w:sz w:val="15"/>
          <w:szCs w:val="16"/>
        </w:rPr>
        <w:t>(5)</w:t>
      </w:r>
      <w:r w:rsidRPr="00572820">
        <w:rPr>
          <w:sz w:val="15"/>
          <w:szCs w:val="16"/>
        </w:rPr>
        <w:t>：</w:t>
      </w:r>
      <w:r w:rsidRPr="00572820">
        <w:rPr>
          <w:sz w:val="15"/>
          <w:szCs w:val="16"/>
        </w:rPr>
        <w:t xml:space="preserve"> 551–566.</w:t>
      </w:r>
    </w:p>
    <w:p w14:paraId="792291AD" w14:textId="77777777" w:rsidR="005F028B" w:rsidRPr="00572820" w:rsidRDefault="005F028B" w:rsidP="005F028B">
      <w:pPr>
        <w:widowControl/>
        <w:spacing w:line="360" w:lineRule="auto"/>
        <w:ind w:firstLineChars="200" w:firstLine="300"/>
        <w:jc w:val="left"/>
        <w:rPr>
          <w:sz w:val="15"/>
          <w:szCs w:val="16"/>
        </w:rPr>
      </w:pPr>
      <w:r w:rsidRPr="00572820">
        <w:rPr>
          <w:sz w:val="15"/>
          <w:szCs w:val="16"/>
        </w:rPr>
        <w:t xml:space="preserve"> [15] MASNATA D</w:t>
      </w:r>
      <w:r w:rsidRPr="00572820">
        <w:rPr>
          <w:sz w:val="15"/>
          <w:szCs w:val="16"/>
        </w:rPr>
        <w:t>，</w:t>
      </w:r>
      <w:r w:rsidRPr="00572820">
        <w:rPr>
          <w:sz w:val="15"/>
          <w:szCs w:val="16"/>
        </w:rPr>
        <w:t>SUNSERI M. Neural network classification of flaws detected by ultrasonic means[J]. NDT and E International</w:t>
      </w:r>
      <w:r w:rsidRPr="00572820">
        <w:rPr>
          <w:sz w:val="15"/>
          <w:szCs w:val="16"/>
        </w:rPr>
        <w:t>，</w:t>
      </w:r>
      <w:r w:rsidRPr="00572820">
        <w:rPr>
          <w:sz w:val="15"/>
          <w:szCs w:val="16"/>
        </w:rPr>
        <w:t>1996</w:t>
      </w:r>
      <w:r w:rsidRPr="00572820">
        <w:rPr>
          <w:sz w:val="15"/>
          <w:szCs w:val="16"/>
        </w:rPr>
        <w:t>，</w:t>
      </w:r>
      <w:r w:rsidRPr="00572820">
        <w:rPr>
          <w:sz w:val="15"/>
          <w:szCs w:val="16"/>
        </w:rPr>
        <w:t xml:space="preserve"> 29(2)</w:t>
      </w:r>
      <w:r w:rsidRPr="00572820">
        <w:rPr>
          <w:sz w:val="15"/>
          <w:szCs w:val="16"/>
        </w:rPr>
        <w:t>：</w:t>
      </w:r>
      <w:r w:rsidRPr="00572820">
        <w:rPr>
          <w:sz w:val="15"/>
          <w:szCs w:val="16"/>
        </w:rPr>
        <w:t>87–93.</w:t>
      </w:r>
    </w:p>
    <w:p w14:paraId="3E3B96AE" w14:textId="77777777" w:rsidR="005F028B" w:rsidRDefault="005F028B" w:rsidP="005F028B"/>
    <w:p w14:paraId="0F105C5E" w14:textId="77777777" w:rsidR="005F028B" w:rsidRPr="00AA456A" w:rsidRDefault="005F028B" w:rsidP="005F028B">
      <w:pPr>
        <w:spacing w:line="300" w:lineRule="auto"/>
        <w:rPr>
          <w:rFonts w:ascii="宋体" w:hAnsi="宋体"/>
          <w:bCs/>
          <w:szCs w:val="21"/>
        </w:rPr>
      </w:pPr>
    </w:p>
    <w:p w14:paraId="01B43CBF" w14:textId="77777777" w:rsidR="005F028B" w:rsidRDefault="005F028B" w:rsidP="005F028B">
      <w:pPr>
        <w:spacing w:line="300" w:lineRule="auto"/>
        <w:rPr>
          <w:rFonts w:asciiTheme="minorEastAsia" w:hAnsiTheme="minorEastAsia"/>
        </w:rPr>
      </w:pPr>
    </w:p>
    <w:p w14:paraId="7A8B2082" w14:textId="77777777" w:rsidR="005F028B" w:rsidRDefault="005F028B" w:rsidP="005F028B">
      <w:pPr>
        <w:spacing w:line="300" w:lineRule="auto"/>
        <w:rPr>
          <w:rFonts w:asciiTheme="minorEastAsia" w:hAnsiTheme="minorEastAsia"/>
        </w:rPr>
      </w:pPr>
    </w:p>
    <w:p w14:paraId="466B131D" w14:textId="77777777" w:rsidR="005F028B" w:rsidRDefault="005F028B" w:rsidP="005F028B">
      <w:pPr>
        <w:spacing w:line="300" w:lineRule="auto"/>
        <w:rPr>
          <w:rFonts w:asciiTheme="minorEastAsia" w:hAnsiTheme="minorEastAsia"/>
        </w:rPr>
      </w:pPr>
    </w:p>
    <w:p w14:paraId="14C92212" w14:textId="77777777" w:rsidR="005F028B" w:rsidRDefault="005F028B" w:rsidP="005F028B">
      <w:pPr>
        <w:spacing w:line="300" w:lineRule="auto"/>
        <w:rPr>
          <w:rFonts w:asciiTheme="minorEastAsia" w:hAnsiTheme="minorEastAsia"/>
        </w:rPr>
      </w:pPr>
    </w:p>
    <w:p w14:paraId="032CBA8D" w14:textId="77777777" w:rsidR="005F028B" w:rsidRDefault="005F028B" w:rsidP="005F028B">
      <w:pPr>
        <w:spacing w:line="300" w:lineRule="auto"/>
        <w:rPr>
          <w:rFonts w:asciiTheme="minorEastAsia" w:hAnsiTheme="minorEastAsia"/>
        </w:rPr>
      </w:pPr>
    </w:p>
    <w:p w14:paraId="65FD5490" w14:textId="77777777" w:rsidR="005F028B" w:rsidRDefault="005F028B" w:rsidP="005F028B">
      <w:pPr>
        <w:spacing w:line="300" w:lineRule="auto"/>
        <w:rPr>
          <w:rFonts w:asciiTheme="minorEastAsia" w:hAnsiTheme="minorEastAsia"/>
        </w:rPr>
      </w:pPr>
    </w:p>
    <w:p w14:paraId="42A21200" w14:textId="77777777" w:rsidR="005F028B" w:rsidRDefault="005F028B" w:rsidP="005F028B">
      <w:pPr>
        <w:spacing w:line="300" w:lineRule="auto"/>
        <w:rPr>
          <w:rFonts w:asciiTheme="minorEastAsia" w:hAnsiTheme="minorEastAsia"/>
        </w:rPr>
      </w:pPr>
    </w:p>
    <w:p w14:paraId="5E9953E1" w14:textId="77777777" w:rsidR="005F028B" w:rsidRPr="00AA249E" w:rsidRDefault="005F028B" w:rsidP="005F028B">
      <w:pPr>
        <w:spacing w:line="300" w:lineRule="auto"/>
        <w:rPr>
          <w:rFonts w:asciiTheme="minorEastAsia" w:hAnsiTheme="minorEastAsia"/>
        </w:rPr>
      </w:pPr>
      <w:r>
        <w:rPr>
          <w:rFonts w:asciiTheme="minorEastAsia" w:hAnsiTheme="minorEastAsia"/>
        </w:rPr>
        <w:t xml:space="preserve">                                                                                                                                                                                                                                                                                                                                                                                                                                                                                                                                                                                                                                                                                                                                                                                                                                                                                                                                                                                                                                                                                                                                                                                                                                                                                                                                                                                                                                                                                                                                                                                                                                                                                                                                                                                                                                                             </w:t>
      </w:r>
    </w:p>
    <w:p w14:paraId="5C70A23F" w14:textId="77777777" w:rsidR="00A85F03" w:rsidRDefault="00A85F03">
      <w:pPr>
        <w:spacing w:line="300" w:lineRule="auto"/>
        <w:ind w:firstLineChars="200" w:firstLine="420"/>
        <w:rPr>
          <w:rFonts w:hint="eastAsia"/>
        </w:rPr>
      </w:pPr>
    </w:p>
    <w:sectPr w:rsidR="00A85F03">
      <w:footerReference w:type="default" r:id="rId36"/>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7" w:author="DELL" w:date="2021-04-06T19:29:00Z" w:initials="D">
    <w:p w14:paraId="1828DD40" w14:textId="77777777" w:rsidR="00A85F03" w:rsidRDefault="00A85F03" w:rsidP="0021675A">
      <w:pPr>
        <w:pStyle w:val="a3"/>
      </w:pPr>
      <w:r>
        <w:rPr>
          <w:rStyle w:val="af2"/>
        </w:rPr>
        <w:annotationRef/>
      </w:r>
      <w:r>
        <w:rPr>
          <w:rFonts w:hint="eastAsia"/>
        </w:rPr>
        <w:t>具体描述下什么，模型。其优势？</w:t>
      </w:r>
    </w:p>
  </w:comment>
  <w:comment w:id="88" w:author="1379323603@qq.com" w:date="2021-04-07T22:29:00Z" w:initials="1">
    <w:p w14:paraId="0CBCBDD8" w14:textId="73539438" w:rsidR="00A85F03" w:rsidRDefault="00A85F03">
      <w:pPr>
        <w:pStyle w:val="a3"/>
      </w:pPr>
      <w:r>
        <w:rPr>
          <w:rStyle w:val="af2"/>
        </w:rPr>
        <w:annotationRef/>
      </w:r>
      <w:r>
        <w:rPr>
          <w:rFonts w:hint="eastAsia"/>
        </w:rPr>
        <w:t>已解决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28DD40" w15:done="0"/>
  <w15:commentEx w15:paraId="0CBCBDD8" w15:paraIdParent="1828DD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8B0AE" w16cex:dateUtc="2021-04-07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28DD40" w16cid:durableId="241734FE"/>
  <w16cid:commentId w16cid:paraId="0CBCBDD8" w16cid:durableId="2418B0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727D0" w14:textId="77777777" w:rsidR="00F17DD1" w:rsidRDefault="00F17DD1">
      <w:r>
        <w:separator/>
      </w:r>
    </w:p>
  </w:endnote>
  <w:endnote w:type="continuationSeparator" w:id="0">
    <w:p w14:paraId="01E4DAAB" w14:textId="77777777" w:rsidR="00F17DD1" w:rsidRDefault="00F17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4950A" w14:textId="77777777" w:rsidR="00A85F03" w:rsidRDefault="00A85F03">
    <w:pPr>
      <w:pStyle w:val="a7"/>
    </w:pPr>
    <w:r>
      <w:rPr>
        <w:noProof/>
      </w:rPr>
      <mc:AlternateContent>
        <mc:Choice Requires="wps">
          <w:drawing>
            <wp:anchor distT="0" distB="0" distL="114300" distR="114300" simplePos="0" relativeHeight="251665408" behindDoc="0" locked="0" layoutInCell="1" allowOverlap="1" wp14:anchorId="025DB828" wp14:editId="606E8A3B">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9E004" w14:textId="77777777" w:rsidR="00A85F03" w:rsidRDefault="00A85F03">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5DB828" id="_x0000_t202" coordsize="21600,21600" o:spt="202" path="m,l,21600r21600,l21600,xe">
              <v:stroke joinstyle="miter"/>
              <v:path gradientshapeok="t" o:connecttype="rect"/>
            </v:shapetype>
            <v:shape id="文本框 17" o:spid="_x0000_s103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14:paraId="0BB9E004" w14:textId="77777777" w:rsidR="00A85F03" w:rsidRDefault="00A85F03">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A8EFB" w14:textId="77777777" w:rsidR="00F17DD1" w:rsidRDefault="00F17DD1">
      <w:r>
        <w:separator/>
      </w:r>
    </w:p>
  </w:footnote>
  <w:footnote w:type="continuationSeparator" w:id="0">
    <w:p w14:paraId="44C14864" w14:textId="77777777" w:rsidR="00F17DD1" w:rsidRDefault="00F17D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1F408"/>
    <w:multiLevelType w:val="singleLevel"/>
    <w:tmpl w:val="9B41F408"/>
    <w:lvl w:ilvl="0">
      <w:start w:val="1"/>
      <w:numFmt w:val="decimal"/>
      <w:lvlText w:val="%1."/>
      <w:lvlJc w:val="left"/>
      <w:pPr>
        <w:tabs>
          <w:tab w:val="left" w:pos="312"/>
        </w:tabs>
      </w:pPr>
    </w:lvl>
  </w:abstractNum>
  <w:abstractNum w:abstractNumId="1" w15:restartNumberingAfterBreak="0">
    <w:nsid w:val="F866BC85"/>
    <w:multiLevelType w:val="singleLevel"/>
    <w:tmpl w:val="F866BC85"/>
    <w:lvl w:ilvl="0">
      <w:start w:val="1"/>
      <w:numFmt w:val="decimal"/>
      <w:lvlText w:val="%1."/>
      <w:lvlJc w:val="left"/>
      <w:pPr>
        <w:tabs>
          <w:tab w:val="left" w:pos="312"/>
        </w:tabs>
      </w:pPr>
    </w:lvl>
  </w:abstractNum>
  <w:abstractNum w:abstractNumId="2" w15:restartNumberingAfterBreak="0">
    <w:nsid w:val="068D7A63"/>
    <w:multiLevelType w:val="hybridMultilevel"/>
    <w:tmpl w:val="D424088E"/>
    <w:lvl w:ilvl="0" w:tplc="A76EBE22">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1558A6"/>
    <w:multiLevelType w:val="hybridMultilevel"/>
    <w:tmpl w:val="B69860FA"/>
    <w:lvl w:ilvl="0" w:tplc="8284A9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074412C"/>
    <w:multiLevelType w:val="hybridMultilevel"/>
    <w:tmpl w:val="2B2CAFDA"/>
    <w:lvl w:ilvl="0" w:tplc="5A04A1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LL">
    <w15:presenceInfo w15:providerId="Windows Live" w15:userId="11e460d211817fb6"/>
  </w15:person>
  <w15:person w15:author="1379323603@qq.com">
    <w15:presenceInfo w15:providerId="Windows Live" w15:userId="d2904a6af72c08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7120"/>
    <w:rsid w:val="00004E22"/>
    <w:rsid w:val="00025A9A"/>
    <w:rsid w:val="0002761B"/>
    <w:rsid w:val="000316E9"/>
    <w:rsid w:val="000748F3"/>
    <w:rsid w:val="00090A4E"/>
    <w:rsid w:val="00093C57"/>
    <w:rsid w:val="000C051D"/>
    <w:rsid w:val="000C11DA"/>
    <w:rsid w:val="000D75C9"/>
    <w:rsid w:val="000E1EDE"/>
    <w:rsid w:val="000E4343"/>
    <w:rsid w:val="0010524C"/>
    <w:rsid w:val="0011051B"/>
    <w:rsid w:val="00111BE8"/>
    <w:rsid w:val="00111D1C"/>
    <w:rsid w:val="00116934"/>
    <w:rsid w:val="00116E08"/>
    <w:rsid w:val="00124295"/>
    <w:rsid w:val="001242F6"/>
    <w:rsid w:val="00147296"/>
    <w:rsid w:val="00157662"/>
    <w:rsid w:val="001A19F3"/>
    <w:rsid w:val="001A2266"/>
    <w:rsid w:val="001A7194"/>
    <w:rsid w:val="001B36AE"/>
    <w:rsid w:val="001C0410"/>
    <w:rsid w:val="001C67A4"/>
    <w:rsid w:val="001C7E64"/>
    <w:rsid w:val="001D2B44"/>
    <w:rsid w:val="00214A87"/>
    <w:rsid w:val="00215DC3"/>
    <w:rsid w:val="0021675A"/>
    <w:rsid w:val="00223A66"/>
    <w:rsid w:val="00223E2A"/>
    <w:rsid w:val="00225EAE"/>
    <w:rsid w:val="0024521B"/>
    <w:rsid w:val="002507CA"/>
    <w:rsid w:val="00253E7E"/>
    <w:rsid w:val="0025729A"/>
    <w:rsid w:val="002640C6"/>
    <w:rsid w:val="00272199"/>
    <w:rsid w:val="00272807"/>
    <w:rsid w:val="0027308C"/>
    <w:rsid w:val="002839B4"/>
    <w:rsid w:val="002C6AAD"/>
    <w:rsid w:val="0030371A"/>
    <w:rsid w:val="0036386F"/>
    <w:rsid w:val="003812B1"/>
    <w:rsid w:val="00397C4E"/>
    <w:rsid w:val="003A4025"/>
    <w:rsid w:val="003C1499"/>
    <w:rsid w:val="003D6568"/>
    <w:rsid w:val="003E6692"/>
    <w:rsid w:val="003F7D2A"/>
    <w:rsid w:val="00411028"/>
    <w:rsid w:val="0041742F"/>
    <w:rsid w:val="0045108D"/>
    <w:rsid w:val="0046134F"/>
    <w:rsid w:val="004827C1"/>
    <w:rsid w:val="004964D5"/>
    <w:rsid w:val="004B0C51"/>
    <w:rsid w:val="004C41C7"/>
    <w:rsid w:val="004D5515"/>
    <w:rsid w:val="004E6198"/>
    <w:rsid w:val="004F333F"/>
    <w:rsid w:val="00505E12"/>
    <w:rsid w:val="005156B3"/>
    <w:rsid w:val="00530DCC"/>
    <w:rsid w:val="00541A3E"/>
    <w:rsid w:val="00541A93"/>
    <w:rsid w:val="0054482B"/>
    <w:rsid w:val="00561507"/>
    <w:rsid w:val="005862C9"/>
    <w:rsid w:val="00587986"/>
    <w:rsid w:val="005D3905"/>
    <w:rsid w:val="005D4069"/>
    <w:rsid w:val="005E7BDB"/>
    <w:rsid w:val="005F028B"/>
    <w:rsid w:val="005F3F81"/>
    <w:rsid w:val="00603A82"/>
    <w:rsid w:val="00620EBD"/>
    <w:rsid w:val="00623B99"/>
    <w:rsid w:val="006345A9"/>
    <w:rsid w:val="006716EA"/>
    <w:rsid w:val="00673358"/>
    <w:rsid w:val="00684E90"/>
    <w:rsid w:val="006A50E8"/>
    <w:rsid w:val="006B457C"/>
    <w:rsid w:val="006C37B9"/>
    <w:rsid w:val="006F4EFC"/>
    <w:rsid w:val="00700C68"/>
    <w:rsid w:val="00711C44"/>
    <w:rsid w:val="00712E01"/>
    <w:rsid w:val="00713D9C"/>
    <w:rsid w:val="007146AB"/>
    <w:rsid w:val="00716237"/>
    <w:rsid w:val="00722413"/>
    <w:rsid w:val="00732A23"/>
    <w:rsid w:val="00732F46"/>
    <w:rsid w:val="00735697"/>
    <w:rsid w:val="00775F06"/>
    <w:rsid w:val="007D5C44"/>
    <w:rsid w:val="007D724B"/>
    <w:rsid w:val="007E0FCD"/>
    <w:rsid w:val="007F216A"/>
    <w:rsid w:val="007F2247"/>
    <w:rsid w:val="008003C6"/>
    <w:rsid w:val="0081494A"/>
    <w:rsid w:val="00841EDF"/>
    <w:rsid w:val="00850CBA"/>
    <w:rsid w:val="008540E1"/>
    <w:rsid w:val="008902D1"/>
    <w:rsid w:val="00896DF9"/>
    <w:rsid w:val="008B1264"/>
    <w:rsid w:val="008C1D5D"/>
    <w:rsid w:val="008C3F03"/>
    <w:rsid w:val="009015C8"/>
    <w:rsid w:val="009223B9"/>
    <w:rsid w:val="009246B4"/>
    <w:rsid w:val="00955A20"/>
    <w:rsid w:val="00961B6A"/>
    <w:rsid w:val="0097404B"/>
    <w:rsid w:val="009814E9"/>
    <w:rsid w:val="00993198"/>
    <w:rsid w:val="00994AEB"/>
    <w:rsid w:val="009A37DC"/>
    <w:rsid w:val="009A7120"/>
    <w:rsid w:val="009A7F52"/>
    <w:rsid w:val="009C05F1"/>
    <w:rsid w:val="009C0B1F"/>
    <w:rsid w:val="009C14A5"/>
    <w:rsid w:val="009E04FE"/>
    <w:rsid w:val="00A01253"/>
    <w:rsid w:val="00A07419"/>
    <w:rsid w:val="00A13DAB"/>
    <w:rsid w:val="00A14015"/>
    <w:rsid w:val="00A15BB3"/>
    <w:rsid w:val="00A276C1"/>
    <w:rsid w:val="00A332F9"/>
    <w:rsid w:val="00A42736"/>
    <w:rsid w:val="00A46724"/>
    <w:rsid w:val="00A53978"/>
    <w:rsid w:val="00A63A0D"/>
    <w:rsid w:val="00A63EF5"/>
    <w:rsid w:val="00A85F03"/>
    <w:rsid w:val="00A903DB"/>
    <w:rsid w:val="00AA1064"/>
    <w:rsid w:val="00AC218F"/>
    <w:rsid w:val="00AD09DC"/>
    <w:rsid w:val="00B20151"/>
    <w:rsid w:val="00B275AC"/>
    <w:rsid w:val="00B33D00"/>
    <w:rsid w:val="00B55319"/>
    <w:rsid w:val="00B56A92"/>
    <w:rsid w:val="00B700C0"/>
    <w:rsid w:val="00B9064E"/>
    <w:rsid w:val="00BA3128"/>
    <w:rsid w:val="00BA6A8C"/>
    <w:rsid w:val="00BB205E"/>
    <w:rsid w:val="00BD1220"/>
    <w:rsid w:val="00BD5522"/>
    <w:rsid w:val="00C25924"/>
    <w:rsid w:val="00C5388A"/>
    <w:rsid w:val="00C67BCD"/>
    <w:rsid w:val="00C71FE6"/>
    <w:rsid w:val="00C82A49"/>
    <w:rsid w:val="00C849F4"/>
    <w:rsid w:val="00CA342D"/>
    <w:rsid w:val="00CD3862"/>
    <w:rsid w:val="00CE21D8"/>
    <w:rsid w:val="00CE3094"/>
    <w:rsid w:val="00CF1653"/>
    <w:rsid w:val="00CF5AA8"/>
    <w:rsid w:val="00D00BEC"/>
    <w:rsid w:val="00D049B7"/>
    <w:rsid w:val="00D1052E"/>
    <w:rsid w:val="00D165C2"/>
    <w:rsid w:val="00D23281"/>
    <w:rsid w:val="00D437B6"/>
    <w:rsid w:val="00D46C8F"/>
    <w:rsid w:val="00D4723F"/>
    <w:rsid w:val="00D55A99"/>
    <w:rsid w:val="00D71225"/>
    <w:rsid w:val="00D94AA9"/>
    <w:rsid w:val="00D95F1A"/>
    <w:rsid w:val="00D969B5"/>
    <w:rsid w:val="00D970D9"/>
    <w:rsid w:val="00DA01D3"/>
    <w:rsid w:val="00DB0489"/>
    <w:rsid w:val="00DB44A8"/>
    <w:rsid w:val="00DD2AAE"/>
    <w:rsid w:val="00DD4991"/>
    <w:rsid w:val="00DD5EE9"/>
    <w:rsid w:val="00DE2F70"/>
    <w:rsid w:val="00DE56E6"/>
    <w:rsid w:val="00E00952"/>
    <w:rsid w:val="00E0543D"/>
    <w:rsid w:val="00E24C5A"/>
    <w:rsid w:val="00E81D2B"/>
    <w:rsid w:val="00E90895"/>
    <w:rsid w:val="00E9218E"/>
    <w:rsid w:val="00E924F1"/>
    <w:rsid w:val="00EA3226"/>
    <w:rsid w:val="00EA65D7"/>
    <w:rsid w:val="00EB1A6E"/>
    <w:rsid w:val="00ED1FD9"/>
    <w:rsid w:val="00EE1AA9"/>
    <w:rsid w:val="00EE1B96"/>
    <w:rsid w:val="00EF1F6A"/>
    <w:rsid w:val="00F112DB"/>
    <w:rsid w:val="00F174B8"/>
    <w:rsid w:val="00F17A81"/>
    <w:rsid w:val="00F17DD1"/>
    <w:rsid w:val="00F2592F"/>
    <w:rsid w:val="00F31844"/>
    <w:rsid w:val="00F41E74"/>
    <w:rsid w:val="00F437B9"/>
    <w:rsid w:val="00F56432"/>
    <w:rsid w:val="00F60DBD"/>
    <w:rsid w:val="00F62464"/>
    <w:rsid w:val="00F632E8"/>
    <w:rsid w:val="00F67EC1"/>
    <w:rsid w:val="00F933EC"/>
    <w:rsid w:val="00F97EF6"/>
    <w:rsid w:val="00FA1E0C"/>
    <w:rsid w:val="00FC1F41"/>
    <w:rsid w:val="00FC321B"/>
    <w:rsid w:val="00FD5BC6"/>
    <w:rsid w:val="00FD69E7"/>
    <w:rsid w:val="00FE1911"/>
    <w:rsid w:val="36C102EA"/>
    <w:rsid w:val="4B6F3C48"/>
    <w:rsid w:val="6BC03A3A"/>
    <w:rsid w:val="7C8A74C9"/>
    <w:rsid w:val="7E561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E23E7A3"/>
  <w15:docId w15:val="{CC102AFC-B6B5-49BA-9797-DED0BD6B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next w:val="a"/>
    <w:link w:val="10"/>
    <w:uiPriority w:val="9"/>
    <w:qFormat/>
    <w:pPr>
      <w:keepNext/>
      <w:keepLines/>
      <w:pBdr>
        <w:bottom w:val="single" w:sz="8" w:space="0" w:color="DBE5F1" w:themeColor="accent1" w:themeTint="33"/>
      </w:pBdr>
      <w:outlineLvl w:val="0"/>
    </w:pPr>
    <w:rPr>
      <w:rFonts w:asciiTheme="majorHAnsi" w:eastAsia="黑体" w:hAnsiTheme="majorHAnsi" w:cstheme="majorBidi"/>
      <w:sz w:val="30"/>
      <w:szCs w:val="36"/>
      <w:lang w:eastAsia="ja-JP"/>
    </w:rPr>
  </w:style>
  <w:style w:type="paragraph" w:styleId="2">
    <w:name w:val="heading 2"/>
    <w:next w:val="a"/>
    <w:link w:val="20"/>
    <w:uiPriority w:val="9"/>
    <w:unhideWhenUsed/>
    <w:qFormat/>
    <w:pPr>
      <w:keepNext/>
      <w:keepLines/>
      <w:spacing w:before="120" w:after="120"/>
      <w:outlineLvl w:val="1"/>
    </w:pPr>
    <w:rPr>
      <w:rFonts w:eastAsia="黑体"/>
      <w:bCs/>
      <w:color w:val="000000" w:themeColor="text1"/>
      <w:sz w:val="28"/>
      <w:szCs w:val="26"/>
      <w:lang w:eastAsia="ja-JP"/>
    </w:rPr>
  </w:style>
  <w:style w:type="paragraph" w:styleId="3">
    <w:name w:val="heading 3"/>
    <w:basedOn w:val="a"/>
    <w:next w:val="a"/>
    <w:link w:val="30"/>
    <w:uiPriority w:val="9"/>
    <w:unhideWhenUsed/>
    <w:qFormat/>
    <w:pPr>
      <w:keepNext/>
      <w:keepLines/>
      <w:spacing w:beforeLines="100" w:before="100" w:afterLines="100" w:after="100" w:line="240" w:lineRule="exact"/>
      <w:jc w:val="left"/>
      <w:outlineLvl w:val="2"/>
    </w:pPr>
    <w:rPr>
      <w:rFonts w:eastAsia="黑体"/>
      <w:bCs/>
      <w:color w:val="000000" w:themeColor="text1"/>
      <w:sz w:val="24"/>
      <w:szCs w:val="32"/>
    </w:rPr>
  </w:style>
  <w:style w:type="paragraph" w:styleId="4">
    <w:name w:val="heading 4"/>
    <w:basedOn w:val="a"/>
    <w:next w:val="a"/>
    <w:link w:val="40"/>
    <w:uiPriority w:val="9"/>
    <w:unhideWhenUsed/>
    <w:qFormat/>
    <w:pPr>
      <w:spacing w:before="280" w:after="290" w:line="300" w:lineRule="auto"/>
      <w:outlineLvl w:val="3"/>
    </w:pPr>
    <w:rPr>
      <w:rFonts w:eastAsia="黑体" w:cstheme="majorBidi"/>
      <w:bCs/>
      <w:szCs w:val="28"/>
    </w:rPr>
  </w:style>
  <w:style w:type="paragraph" w:styleId="5">
    <w:name w:val="heading 5"/>
    <w:basedOn w:val="a"/>
    <w:next w:val="a"/>
    <w:link w:val="50"/>
    <w:uiPriority w:val="9"/>
    <w:unhideWhenUsed/>
    <w:qFormat/>
    <w:pPr>
      <w:spacing w:beforeLines="100" w:before="100" w:afterLines="100" w:after="100" w:line="240" w:lineRule="exact"/>
      <w:jc w:val="left"/>
      <w:outlineLvl w:val="4"/>
    </w:pPr>
    <w:rPr>
      <w:rFonts w:eastAsia="黑体"/>
      <w:bCs/>
      <w:color w:val="000000" w:themeColor="text1"/>
      <w:sz w:val="18"/>
      <w:szCs w:val="28"/>
    </w:rPr>
  </w:style>
  <w:style w:type="paragraph" w:styleId="6">
    <w:name w:val="heading 6"/>
    <w:basedOn w:val="a"/>
    <w:next w:val="a"/>
    <w:uiPriority w:val="9"/>
    <w:unhideWhenUsed/>
    <w:qFormat/>
    <w:pPr>
      <w:keepNext/>
      <w:keepLines/>
      <w:spacing w:beforeLines="100" w:before="100" w:afterLines="100" w:after="100" w:line="240" w:lineRule="exact"/>
      <w:jc w:val="left"/>
      <w:outlineLvl w:val="5"/>
    </w:pPr>
    <w:rPr>
      <w:rFonts w:ascii="Arial" w:eastAsia="黑体" w:hAnsi="Arial"/>
      <w:color w:val="000000" w:themeColor="text1"/>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hAnsiTheme="minorHAnsi"/>
      <w:kern w:val="0"/>
      <w:szCs w:val="22"/>
    </w:rPr>
  </w:style>
  <w:style w:type="paragraph" w:styleId="a5">
    <w:name w:val="Date"/>
    <w:basedOn w:val="a"/>
    <w:next w:val="a"/>
    <w:link w:val="a6"/>
    <w:uiPriority w:val="99"/>
    <w:semiHidden/>
    <w:unhideWhenUsed/>
    <w:pPr>
      <w:ind w:leftChars="2500" w:left="100"/>
    </w:p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ab">
    <w:name w:val="Subtitle"/>
    <w:basedOn w:val="a"/>
    <w:next w:val="a"/>
    <w:link w:val="ac"/>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
    <w:next w:val="a"/>
    <w:link w:val="TOC20"/>
    <w:uiPriority w:val="39"/>
    <w:unhideWhenUsed/>
    <w:pPr>
      <w:tabs>
        <w:tab w:val="right" w:leader="dot" w:pos="8296"/>
      </w:tabs>
      <w:ind w:leftChars="200" w:left="420"/>
      <w:jc w:val="left"/>
    </w:pPr>
    <w:rPr>
      <w:rFonts w:asciiTheme="minorHAnsi" w:hAnsiTheme="minorHAnsi"/>
      <w:bCs/>
    </w:rPr>
  </w:style>
  <w:style w:type="paragraph" w:styleId="ad">
    <w:name w:val="Title"/>
    <w:basedOn w:val="a"/>
    <w:next w:val="a"/>
    <w:link w:val="ae"/>
    <w:uiPriority w:val="10"/>
    <w:qFormat/>
    <w:pPr>
      <w:spacing w:before="240" w:after="60"/>
      <w:jc w:val="left"/>
      <w:outlineLvl w:val="2"/>
    </w:pPr>
    <w:rPr>
      <w:rFonts w:cstheme="majorBidi"/>
      <w:b/>
      <w:bCs/>
      <w:szCs w:val="32"/>
    </w:rPr>
  </w:style>
  <w:style w:type="paragraph" w:styleId="af">
    <w:name w:val="annotation subject"/>
    <w:basedOn w:val="a3"/>
    <w:next w:val="a3"/>
    <w:link w:val="af0"/>
    <w:uiPriority w:val="99"/>
    <w:semiHidden/>
    <w:unhideWhenUsed/>
    <w:rPr>
      <w:b/>
      <w:bCs/>
    </w:rPr>
  </w:style>
  <w:style w:type="character" w:styleId="af1">
    <w:name w:val="Hyperlink"/>
    <w:basedOn w:val="a0"/>
    <w:uiPriority w:val="99"/>
    <w:unhideWhenUsed/>
    <w:rPr>
      <w:color w:val="0000FF" w:themeColor="hyperlink"/>
      <w:u w:val="single"/>
    </w:rPr>
  </w:style>
  <w:style w:type="character" w:styleId="af2">
    <w:name w:val="annotation reference"/>
    <w:basedOn w:val="a0"/>
    <w:uiPriority w:val="99"/>
    <w:semiHidden/>
    <w:unhideWhenUsed/>
    <w:rPr>
      <w:sz w:val="21"/>
      <w:szCs w:val="21"/>
    </w:rPr>
  </w:style>
  <w:style w:type="character" w:customStyle="1" w:styleId="10">
    <w:name w:val="标题 1 字符"/>
    <w:basedOn w:val="a0"/>
    <w:link w:val="1"/>
    <w:uiPriority w:val="9"/>
    <w:rPr>
      <w:rFonts w:asciiTheme="majorHAnsi" w:eastAsia="黑体" w:hAnsiTheme="majorHAnsi" w:cstheme="majorBidi"/>
      <w:kern w:val="0"/>
      <w:sz w:val="30"/>
      <w:szCs w:val="36"/>
      <w:lang w:eastAsia="ja-JP"/>
    </w:rPr>
  </w:style>
  <w:style w:type="character" w:customStyle="1" w:styleId="20">
    <w:name w:val="标题 2 字符"/>
    <w:basedOn w:val="a0"/>
    <w:link w:val="2"/>
    <w:uiPriority w:val="9"/>
    <w:rPr>
      <w:rFonts w:asciiTheme="minorHAnsi" w:eastAsia="黑体" w:hAnsiTheme="minorHAnsi"/>
      <w:bCs/>
      <w:color w:val="000000" w:themeColor="text1"/>
      <w:kern w:val="0"/>
      <w:sz w:val="28"/>
      <w:szCs w:val="26"/>
      <w:lang w:eastAsia="ja-JP"/>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ae">
    <w:name w:val="标题 字符"/>
    <w:basedOn w:val="a0"/>
    <w:link w:val="ad"/>
    <w:uiPriority w:val="10"/>
    <w:rPr>
      <w:rFonts w:ascii="Times New Roman" w:eastAsia="宋体" w:hAnsi="Times New Roman" w:cstheme="majorBidi"/>
      <w:b/>
      <w:bCs/>
      <w:szCs w:val="32"/>
    </w:rPr>
  </w:style>
  <w:style w:type="character" w:customStyle="1" w:styleId="ac">
    <w:name w:val="副标题 字符"/>
    <w:basedOn w:val="a0"/>
    <w:link w:val="ab"/>
    <w:uiPriority w:val="11"/>
    <w:rPr>
      <w:b/>
      <w:bCs/>
      <w:kern w:val="28"/>
      <w:sz w:val="32"/>
      <w:szCs w:val="32"/>
    </w:rPr>
  </w:style>
  <w:style w:type="character" w:customStyle="1" w:styleId="a6">
    <w:name w:val="日期 字符"/>
    <w:basedOn w:val="a0"/>
    <w:link w:val="a5"/>
    <w:uiPriority w:val="99"/>
    <w:semiHidden/>
    <w:rPr>
      <w:rFonts w:ascii="Times New Roman" w:eastAsia="宋体" w:hAnsi="Times New Roman" w:cs="Times New Roman"/>
      <w:szCs w:val="24"/>
    </w:rPr>
  </w:style>
  <w:style w:type="character" w:customStyle="1" w:styleId="a4">
    <w:name w:val="批注文字 字符"/>
    <w:basedOn w:val="a0"/>
    <w:link w:val="a3"/>
    <w:uiPriority w:val="99"/>
    <w:semiHidden/>
    <w:rPr>
      <w:rFonts w:ascii="Times New Roman" w:eastAsia="宋体" w:hAnsi="Times New Roman" w:cs="Times New Roman"/>
      <w:szCs w:val="24"/>
    </w:rPr>
  </w:style>
  <w:style w:type="character" w:customStyle="1" w:styleId="af0">
    <w:name w:val="批注主题 字符"/>
    <w:basedOn w:val="a4"/>
    <w:link w:val="af"/>
    <w:uiPriority w:val="99"/>
    <w:semiHidden/>
    <w:rPr>
      <w:rFonts w:ascii="Times New Roman" w:eastAsia="宋体" w:hAnsi="Times New Roman" w:cs="Times New Roman"/>
      <w:b/>
      <w:bCs/>
      <w:szCs w:val="24"/>
    </w:rPr>
  </w:style>
  <w:style w:type="paragraph" w:customStyle="1" w:styleId="TOC10">
    <w:name w:val="TOC 标题1"/>
    <w:basedOn w:val="1"/>
    <w:next w:val="a"/>
    <w:uiPriority w:val="39"/>
    <w:unhideWhenUsed/>
    <w:qFormat/>
    <w:pPr>
      <w:pBdr>
        <w:bottom w:val="none" w:sz="0" w:space="0" w:color="auto"/>
      </w:pBdr>
      <w:spacing w:before="240" w:line="259" w:lineRule="auto"/>
      <w:outlineLvl w:val="9"/>
    </w:pPr>
    <w:rPr>
      <w:rFonts w:eastAsiaTheme="majorEastAsia"/>
      <w:color w:val="365F91" w:themeColor="accent1" w:themeShade="BF"/>
      <w:sz w:val="32"/>
      <w:szCs w:val="32"/>
      <w:lang w:eastAsia="zh-CN"/>
    </w:rPr>
  </w:style>
  <w:style w:type="character" w:customStyle="1" w:styleId="30">
    <w:name w:val="标题 3 字符"/>
    <w:basedOn w:val="a0"/>
    <w:link w:val="3"/>
    <w:uiPriority w:val="9"/>
    <w:qFormat/>
    <w:rPr>
      <w:rFonts w:ascii="Times New Roman" w:eastAsia="黑体" w:hAnsi="Times New Roman" w:cs="Times New Roman"/>
      <w:bCs/>
      <w:color w:val="000000" w:themeColor="text1"/>
      <w:sz w:val="24"/>
      <w:szCs w:val="32"/>
    </w:rPr>
  </w:style>
  <w:style w:type="character" w:customStyle="1" w:styleId="40">
    <w:name w:val="标题 4 字符"/>
    <w:basedOn w:val="a0"/>
    <w:link w:val="4"/>
    <w:uiPriority w:val="9"/>
    <w:qFormat/>
    <w:rPr>
      <w:rFonts w:ascii="Times New Roman" w:eastAsia="黑体" w:hAnsi="Times New Roman" w:cstheme="majorBidi"/>
      <w:bCs/>
      <w:sz w:val="21"/>
      <w:szCs w:val="28"/>
    </w:rPr>
  </w:style>
  <w:style w:type="character" w:customStyle="1" w:styleId="50">
    <w:name w:val="标题 5 字符"/>
    <w:basedOn w:val="a0"/>
    <w:link w:val="5"/>
    <w:uiPriority w:val="9"/>
    <w:qFormat/>
    <w:rPr>
      <w:rFonts w:ascii="Times New Roman" w:eastAsia="黑体" w:hAnsi="Times New Roman" w:cs="Times New Roman"/>
      <w:bCs/>
      <w:color w:val="000000" w:themeColor="text1"/>
      <w:sz w:val="18"/>
      <w:szCs w:val="28"/>
    </w:rPr>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paragraph" w:customStyle="1" w:styleId="WPSOffice1">
    <w:name w:val="WPSOffice手动目录 1"/>
  </w:style>
  <w:style w:type="character" w:customStyle="1" w:styleId="TOC20">
    <w:name w:val="TOC 2 字符"/>
    <w:link w:val="TOC2"/>
    <w:uiPriority w:val="39"/>
    <w:rPr>
      <w:rFonts w:asciiTheme="minorHAnsi" w:eastAsia="宋体" w:hAnsiTheme="minorHAnsi"/>
      <w:bCs/>
    </w:rPr>
  </w:style>
  <w:style w:type="table" w:styleId="af3">
    <w:name w:val="Grid Table Light"/>
    <w:basedOn w:val="a1"/>
    <w:uiPriority w:val="40"/>
    <w:rsid w:val="0002761B"/>
    <w:rPr>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Unresolved Mention"/>
    <w:basedOn w:val="a0"/>
    <w:uiPriority w:val="99"/>
    <w:semiHidden/>
    <w:unhideWhenUsed/>
    <w:rsid w:val="005F028B"/>
    <w:rPr>
      <w:color w:val="605E5C"/>
      <w:shd w:val="clear" w:color="auto" w:fill="E1DFDD"/>
    </w:rPr>
  </w:style>
  <w:style w:type="character" w:customStyle="1" w:styleId="ts-alignment-element">
    <w:name w:val="ts-alignment-element"/>
    <w:basedOn w:val="a0"/>
    <w:rsid w:val="005F028B"/>
  </w:style>
  <w:style w:type="paragraph" w:styleId="af5">
    <w:name w:val="List Paragraph"/>
    <w:basedOn w:val="a"/>
    <w:uiPriority w:val="34"/>
    <w:qFormat/>
    <w:rsid w:val="005F028B"/>
    <w:pPr>
      <w:spacing w:line="300" w:lineRule="auto"/>
      <w:ind w:firstLineChars="200" w:firstLine="420"/>
    </w:pPr>
    <w:rPr>
      <w:rFonts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png"/><Relationship Id="rId34" Type="http://schemas.microsoft.com/office/2007/relationships/hdphoto" Target="media/hdphoto2.wdp"/><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png"/><Relationship Id="rId32" Type="http://schemas.microsoft.com/office/2007/relationships/hdphoto" Target="media/hdphoto1.wdp"/><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http://www.hfut.edu.cn/ch/html/images/hfut_03.pn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0.emf"/><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0E2D46-5080-4D3C-BFC8-D5C0208D4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44</Pages>
  <Words>5897</Words>
  <Characters>33619</Characters>
  <Application>Microsoft Office Word</Application>
  <DocSecurity>0</DocSecurity>
  <Lines>280</Lines>
  <Paragraphs>78</Paragraphs>
  <ScaleCrop>false</ScaleCrop>
  <Company/>
  <LinksUpToDate>false</LinksUpToDate>
  <CharactersWithSpaces>39438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1379323603@qq.com</dc:creator>
  <cp:lastModifiedBy>1379323603@qq.com</cp:lastModifiedBy>
  <cp:revision>149</cp:revision>
  <dcterms:created xsi:type="dcterms:W3CDTF">2021-03-27T07:33:00Z</dcterms:created>
  <dcterms:modified xsi:type="dcterms:W3CDTF">2021-04-14T05:05:00Z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243EC440BADC40F4A936BEB67AFD88FC</vt:lpwstr>
  </property>
</Properties>
</file>