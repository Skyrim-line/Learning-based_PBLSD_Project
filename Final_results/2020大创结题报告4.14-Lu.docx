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775A78" w14:textId="77777777" w:rsidR="00AC218F" w:rsidRPr="00317CAC" w:rsidRDefault="00AC218F">
      <w:pPr>
        <w:tabs>
          <w:tab w:val="left" w:pos="142"/>
        </w:tabs>
        <w:spacing w:line="300" w:lineRule="auto"/>
        <w:ind w:firstLineChars="200" w:firstLine="560"/>
        <w:rPr>
          <w:rFonts w:eastAsia="Arial Unicode MS"/>
          <w:sz w:val="28"/>
          <w:szCs w:val="28"/>
        </w:rPr>
      </w:pPr>
    </w:p>
    <w:p w14:paraId="78D68794" w14:textId="77777777" w:rsidR="00AC218F" w:rsidRPr="00317CAC" w:rsidRDefault="00850CBA">
      <w:pPr>
        <w:jc w:val="center"/>
        <w:rPr>
          <w:rFonts w:eastAsia="华文行楷"/>
          <w:szCs w:val="21"/>
        </w:rPr>
      </w:pPr>
      <w:r w:rsidRPr="00317CAC">
        <w:rPr>
          <w:rFonts w:eastAsia="微软雅黑"/>
          <w:color w:val="000000"/>
          <w:sz w:val="9"/>
          <w:szCs w:val="9"/>
        </w:rPr>
        <w:fldChar w:fldCharType="begin"/>
      </w:r>
      <w:r w:rsidRPr="00317CAC">
        <w:rPr>
          <w:rFonts w:eastAsia="微软雅黑"/>
          <w:color w:val="000000"/>
          <w:sz w:val="9"/>
          <w:szCs w:val="9"/>
        </w:rPr>
        <w:instrText xml:space="preserve"> INCLUDEPICTURE "http://www.hfut.edu.cn/ch/html/images/hfut_03.png" \* MERGEFORMATINET </w:instrText>
      </w:r>
      <w:r w:rsidRPr="00317CAC">
        <w:rPr>
          <w:rFonts w:eastAsia="微软雅黑"/>
          <w:color w:val="000000"/>
          <w:sz w:val="9"/>
          <w:szCs w:val="9"/>
        </w:rPr>
        <w:fldChar w:fldCharType="separate"/>
      </w:r>
      <w:r w:rsidRPr="00317CAC">
        <w:rPr>
          <w:rFonts w:eastAsia="微软雅黑"/>
          <w:color w:val="000000"/>
          <w:sz w:val="9"/>
          <w:szCs w:val="9"/>
        </w:rPr>
        <w:fldChar w:fldCharType="begin"/>
      </w:r>
      <w:r w:rsidRPr="00317CAC">
        <w:rPr>
          <w:rFonts w:eastAsia="微软雅黑"/>
          <w:color w:val="000000"/>
          <w:sz w:val="9"/>
          <w:szCs w:val="9"/>
        </w:rPr>
        <w:instrText xml:space="preserve"> INCLUDEPICTURE  "http://www.hfut.edu.cn/ch/html/images/hfut_03.png" \* MERGEFORMATINET </w:instrText>
      </w:r>
      <w:r w:rsidRPr="00317CAC">
        <w:rPr>
          <w:rFonts w:eastAsia="微软雅黑"/>
          <w:color w:val="000000"/>
          <w:sz w:val="9"/>
          <w:szCs w:val="9"/>
        </w:rPr>
        <w:fldChar w:fldCharType="separate"/>
      </w:r>
      <w:r w:rsidRPr="00317CAC">
        <w:rPr>
          <w:rFonts w:eastAsia="微软雅黑"/>
          <w:color w:val="000000"/>
          <w:sz w:val="9"/>
          <w:szCs w:val="9"/>
        </w:rPr>
        <w:fldChar w:fldCharType="begin"/>
      </w:r>
      <w:r w:rsidRPr="00317CAC">
        <w:rPr>
          <w:rFonts w:eastAsia="微软雅黑"/>
          <w:color w:val="000000"/>
          <w:sz w:val="9"/>
          <w:szCs w:val="9"/>
        </w:rPr>
        <w:instrText xml:space="preserve"> INCLUDEPICTURE  "http://www.hfut.edu.cn/ch/html/images/hfut_03.png" \* MERGEFORMATINET </w:instrText>
      </w:r>
      <w:r w:rsidRPr="00317CAC">
        <w:rPr>
          <w:rFonts w:eastAsia="微软雅黑"/>
          <w:color w:val="000000"/>
          <w:sz w:val="9"/>
          <w:szCs w:val="9"/>
        </w:rPr>
        <w:fldChar w:fldCharType="separate"/>
      </w:r>
      <w:r w:rsidRPr="00317CAC">
        <w:rPr>
          <w:rFonts w:eastAsia="微软雅黑"/>
          <w:color w:val="000000"/>
          <w:sz w:val="9"/>
          <w:szCs w:val="9"/>
        </w:rPr>
        <w:fldChar w:fldCharType="begin"/>
      </w:r>
      <w:r w:rsidRPr="00317CAC">
        <w:rPr>
          <w:rFonts w:eastAsia="微软雅黑"/>
          <w:color w:val="000000"/>
          <w:sz w:val="9"/>
          <w:szCs w:val="9"/>
        </w:rPr>
        <w:instrText xml:space="preserve"> INCLUDEPICTURE  "http://www.hfut.edu.cn/ch/html/images/hfut_03.png" \* MERGEFORMATINET </w:instrText>
      </w:r>
      <w:r w:rsidRPr="00317CAC">
        <w:rPr>
          <w:rFonts w:eastAsia="微软雅黑"/>
          <w:color w:val="000000"/>
          <w:sz w:val="9"/>
          <w:szCs w:val="9"/>
        </w:rPr>
        <w:fldChar w:fldCharType="separate"/>
      </w:r>
      <w:r w:rsidR="00587986" w:rsidRPr="00317CAC">
        <w:rPr>
          <w:rFonts w:eastAsia="微软雅黑"/>
          <w:color w:val="000000"/>
          <w:sz w:val="9"/>
          <w:szCs w:val="9"/>
        </w:rPr>
        <w:fldChar w:fldCharType="begin"/>
      </w:r>
      <w:r w:rsidR="00587986" w:rsidRPr="00317CAC">
        <w:rPr>
          <w:rFonts w:eastAsia="微软雅黑"/>
          <w:color w:val="000000"/>
          <w:sz w:val="9"/>
          <w:szCs w:val="9"/>
        </w:rPr>
        <w:instrText xml:space="preserve"> INCLUDEPICTURE  "http://www.hfut.edu.cn/ch/html/images/hfut_03.png" \* MERGEFORMATINET </w:instrText>
      </w:r>
      <w:r w:rsidR="00587986" w:rsidRPr="00317CAC">
        <w:rPr>
          <w:rFonts w:eastAsia="微软雅黑"/>
          <w:color w:val="000000"/>
          <w:sz w:val="9"/>
          <w:szCs w:val="9"/>
        </w:rPr>
        <w:fldChar w:fldCharType="separate"/>
      </w:r>
      <w:r w:rsidR="00EE1B96" w:rsidRPr="00317CAC">
        <w:rPr>
          <w:rFonts w:eastAsia="微软雅黑"/>
          <w:color w:val="000000"/>
          <w:sz w:val="9"/>
          <w:szCs w:val="9"/>
        </w:rPr>
        <w:fldChar w:fldCharType="begin"/>
      </w:r>
      <w:r w:rsidR="00EE1B96" w:rsidRPr="00317CAC">
        <w:rPr>
          <w:rFonts w:eastAsia="微软雅黑"/>
          <w:color w:val="000000"/>
          <w:sz w:val="9"/>
          <w:szCs w:val="9"/>
        </w:rPr>
        <w:instrText xml:space="preserve"> INCLUDEPICTURE  "http://www.hfut.edu.cn/ch/html/images/hfut_03.png" \* MERGEFORMATINET </w:instrText>
      </w:r>
      <w:r w:rsidR="00EE1B96" w:rsidRPr="00317CAC">
        <w:rPr>
          <w:rFonts w:eastAsia="微软雅黑"/>
          <w:color w:val="000000"/>
          <w:sz w:val="9"/>
          <w:szCs w:val="9"/>
        </w:rPr>
        <w:fldChar w:fldCharType="separate"/>
      </w:r>
      <w:r w:rsidR="000E1EDE" w:rsidRPr="00317CAC">
        <w:rPr>
          <w:rFonts w:eastAsia="微软雅黑"/>
          <w:color w:val="000000"/>
          <w:sz w:val="9"/>
          <w:szCs w:val="9"/>
        </w:rPr>
        <w:fldChar w:fldCharType="begin"/>
      </w:r>
      <w:r w:rsidR="000E1EDE" w:rsidRPr="00317CAC">
        <w:rPr>
          <w:rFonts w:eastAsia="微软雅黑"/>
          <w:color w:val="000000"/>
          <w:sz w:val="9"/>
          <w:szCs w:val="9"/>
        </w:rPr>
        <w:instrText xml:space="preserve"> INCLUDEPICTURE  "http://www.hfut.edu.cn/ch/html/images/hfut_03.png" \* MERGEFORMATINET </w:instrText>
      </w:r>
      <w:r w:rsidR="000E1EDE" w:rsidRPr="00317CAC">
        <w:rPr>
          <w:rFonts w:eastAsia="微软雅黑"/>
          <w:color w:val="000000"/>
          <w:sz w:val="9"/>
          <w:szCs w:val="9"/>
        </w:rPr>
        <w:fldChar w:fldCharType="separate"/>
      </w:r>
      <w:r w:rsidR="00004E22" w:rsidRPr="00317CAC">
        <w:rPr>
          <w:rFonts w:eastAsia="微软雅黑"/>
          <w:color w:val="000000"/>
          <w:sz w:val="9"/>
          <w:szCs w:val="9"/>
        </w:rPr>
        <w:fldChar w:fldCharType="begin"/>
      </w:r>
      <w:r w:rsidR="00004E22" w:rsidRPr="00317CAC">
        <w:rPr>
          <w:rFonts w:eastAsia="微软雅黑"/>
          <w:color w:val="000000"/>
          <w:sz w:val="9"/>
          <w:szCs w:val="9"/>
        </w:rPr>
        <w:instrText xml:space="preserve"> INCLUDEPICTURE  "http://www.hfut.edu.cn/ch/html/images/hfut_03.png" \* MERGEFORMATINET </w:instrText>
      </w:r>
      <w:r w:rsidR="00004E22" w:rsidRPr="00317CAC">
        <w:rPr>
          <w:rFonts w:eastAsia="微软雅黑"/>
          <w:color w:val="000000"/>
          <w:sz w:val="9"/>
          <w:szCs w:val="9"/>
        </w:rPr>
        <w:fldChar w:fldCharType="separate"/>
      </w:r>
      <w:r w:rsidR="009223B9" w:rsidRPr="00317CAC">
        <w:rPr>
          <w:rFonts w:eastAsia="微软雅黑"/>
          <w:color w:val="000000"/>
          <w:sz w:val="9"/>
          <w:szCs w:val="9"/>
        </w:rPr>
        <w:fldChar w:fldCharType="begin"/>
      </w:r>
      <w:r w:rsidR="009223B9" w:rsidRPr="00317CAC">
        <w:rPr>
          <w:rFonts w:eastAsia="微软雅黑"/>
          <w:color w:val="000000"/>
          <w:sz w:val="9"/>
          <w:szCs w:val="9"/>
        </w:rPr>
        <w:instrText xml:space="preserve"> INCLUDEPICTURE  "http://www.hfut.edu.cn/ch/html/images/hfut_03.png" \* MERGEFORMATINET </w:instrText>
      </w:r>
      <w:r w:rsidR="009223B9" w:rsidRPr="00317CAC">
        <w:rPr>
          <w:rFonts w:eastAsia="微软雅黑"/>
          <w:color w:val="000000"/>
          <w:sz w:val="9"/>
          <w:szCs w:val="9"/>
        </w:rPr>
        <w:fldChar w:fldCharType="separate"/>
      </w:r>
      <w:r w:rsidR="00EA65D7" w:rsidRPr="00317CAC">
        <w:rPr>
          <w:rFonts w:eastAsia="微软雅黑"/>
          <w:color w:val="000000"/>
          <w:sz w:val="9"/>
          <w:szCs w:val="9"/>
        </w:rPr>
        <w:fldChar w:fldCharType="begin"/>
      </w:r>
      <w:r w:rsidR="00EA65D7" w:rsidRPr="00317CAC">
        <w:rPr>
          <w:rFonts w:eastAsia="微软雅黑"/>
          <w:color w:val="000000"/>
          <w:sz w:val="9"/>
          <w:szCs w:val="9"/>
        </w:rPr>
        <w:instrText xml:space="preserve"> INCLUDEPICTURE  "http://www.hfut.edu.cn/ch/html/images/hfut_03.png" \* MERGEFORMATINET </w:instrText>
      </w:r>
      <w:r w:rsidR="00EA65D7" w:rsidRPr="00317CAC">
        <w:rPr>
          <w:rFonts w:eastAsia="微软雅黑"/>
          <w:color w:val="000000"/>
          <w:sz w:val="9"/>
          <w:szCs w:val="9"/>
        </w:rPr>
        <w:fldChar w:fldCharType="separate"/>
      </w:r>
      <w:r w:rsidR="000316E9" w:rsidRPr="00317CAC">
        <w:rPr>
          <w:rFonts w:eastAsia="微软雅黑"/>
          <w:color w:val="000000"/>
          <w:sz w:val="9"/>
          <w:szCs w:val="9"/>
        </w:rPr>
        <w:fldChar w:fldCharType="begin"/>
      </w:r>
      <w:r w:rsidR="000316E9" w:rsidRPr="00317CAC">
        <w:rPr>
          <w:rFonts w:eastAsia="微软雅黑"/>
          <w:color w:val="000000"/>
          <w:sz w:val="9"/>
          <w:szCs w:val="9"/>
        </w:rPr>
        <w:instrText xml:space="preserve"> INCLUDEPICTURE  "http://www.hfut.edu.cn/ch/html/images/hfut_03.png" \* MERGEFORMATINET </w:instrText>
      </w:r>
      <w:r w:rsidR="000316E9" w:rsidRPr="00317CAC">
        <w:rPr>
          <w:rFonts w:eastAsia="微软雅黑"/>
          <w:color w:val="000000"/>
          <w:sz w:val="9"/>
          <w:szCs w:val="9"/>
        </w:rPr>
        <w:fldChar w:fldCharType="separate"/>
      </w:r>
      <w:r w:rsidR="0097404B" w:rsidRPr="00317CAC">
        <w:rPr>
          <w:rFonts w:eastAsia="微软雅黑"/>
          <w:color w:val="000000"/>
          <w:sz w:val="9"/>
          <w:szCs w:val="9"/>
        </w:rPr>
        <w:fldChar w:fldCharType="begin"/>
      </w:r>
      <w:r w:rsidR="0097404B" w:rsidRPr="00317CAC">
        <w:rPr>
          <w:rFonts w:eastAsia="微软雅黑"/>
          <w:color w:val="000000"/>
          <w:sz w:val="9"/>
          <w:szCs w:val="9"/>
        </w:rPr>
        <w:instrText xml:space="preserve"> INCLUDEPICTURE  "http://www.hfut.edu.cn/ch/html/images/hfut_03.png" \* MERGEFORMATINET </w:instrText>
      </w:r>
      <w:r w:rsidR="0097404B" w:rsidRPr="00317CAC">
        <w:rPr>
          <w:rFonts w:eastAsia="微软雅黑"/>
          <w:color w:val="000000"/>
          <w:sz w:val="9"/>
          <w:szCs w:val="9"/>
        </w:rPr>
        <w:fldChar w:fldCharType="separate"/>
      </w:r>
      <w:r w:rsidR="00A85F03" w:rsidRPr="00317CAC">
        <w:rPr>
          <w:rFonts w:eastAsia="微软雅黑"/>
          <w:color w:val="000000"/>
          <w:sz w:val="9"/>
          <w:szCs w:val="9"/>
        </w:rPr>
        <w:fldChar w:fldCharType="begin"/>
      </w:r>
      <w:r w:rsidR="00A85F03" w:rsidRPr="00317CAC">
        <w:rPr>
          <w:rFonts w:eastAsia="微软雅黑"/>
          <w:color w:val="000000"/>
          <w:sz w:val="9"/>
          <w:szCs w:val="9"/>
        </w:rPr>
        <w:instrText xml:space="preserve"> INCLUDEPICTURE  "http://www.hfut.edu.cn/ch/html/images/hfut_03.png" \* MERGEFORMATINET </w:instrText>
      </w:r>
      <w:r w:rsidR="00A85F03" w:rsidRPr="00317CAC">
        <w:rPr>
          <w:rFonts w:eastAsia="微软雅黑"/>
          <w:color w:val="000000"/>
          <w:sz w:val="9"/>
          <w:szCs w:val="9"/>
        </w:rPr>
        <w:fldChar w:fldCharType="separate"/>
      </w:r>
      <w:r w:rsidR="001A4D0B" w:rsidRPr="00317CAC">
        <w:rPr>
          <w:rFonts w:eastAsia="微软雅黑"/>
          <w:color w:val="000000"/>
          <w:sz w:val="9"/>
          <w:szCs w:val="9"/>
        </w:rPr>
        <w:fldChar w:fldCharType="begin"/>
      </w:r>
      <w:r w:rsidR="001A4D0B" w:rsidRPr="00317CAC">
        <w:rPr>
          <w:rFonts w:eastAsia="微软雅黑"/>
          <w:color w:val="000000"/>
          <w:sz w:val="9"/>
          <w:szCs w:val="9"/>
        </w:rPr>
        <w:instrText xml:space="preserve"> INCLUDEPICTURE  "http://www.hfut.edu.cn/ch/html/images/hfut_03.png" \* MERGEFORMATINET </w:instrText>
      </w:r>
      <w:r w:rsidR="001A4D0B" w:rsidRPr="00317CAC">
        <w:rPr>
          <w:rFonts w:eastAsia="微软雅黑"/>
          <w:color w:val="000000"/>
          <w:sz w:val="9"/>
          <w:szCs w:val="9"/>
        </w:rPr>
        <w:fldChar w:fldCharType="separate"/>
      </w:r>
      <w:r w:rsidR="00FE2079">
        <w:rPr>
          <w:rFonts w:eastAsia="微软雅黑"/>
          <w:color w:val="000000"/>
          <w:sz w:val="9"/>
          <w:szCs w:val="9"/>
        </w:rPr>
        <w:fldChar w:fldCharType="begin"/>
      </w:r>
      <w:r w:rsidR="00FE2079">
        <w:rPr>
          <w:rFonts w:eastAsia="微软雅黑"/>
          <w:color w:val="000000"/>
          <w:sz w:val="9"/>
          <w:szCs w:val="9"/>
        </w:rPr>
        <w:instrText xml:space="preserve"> INCLUDEPICTURE  "http://www.hfut.edu.cn/ch/html/images/hfut_03.png" \* MERGEFORMATINET </w:instrText>
      </w:r>
      <w:r w:rsidR="00FE2079">
        <w:rPr>
          <w:rFonts w:eastAsia="微软雅黑"/>
          <w:color w:val="000000"/>
          <w:sz w:val="9"/>
          <w:szCs w:val="9"/>
        </w:rPr>
        <w:fldChar w:fldCharType="separate"/>
      </w:r>
      <w:r w:rsidR="00DD64E7">
        <w:rPr>
          <w:rFonts w:eastAsia="微软雅黑"/>
          <w:color w:val="000000"/>
          <w:sz w:val="9"/>
          <w:szCs w:val="9"/>
        </w:rPr>
        <w:fldChar w:fldCharType="begin"/>
      </w:r>
      <w:r w:rsidR="00DD64E7">
        <w:rPr>
          <w:rFonts w:eastAsia="微软雅黑"/>
          <w:color w:val="000000"/>
          <w:sz w:val="9"/>
          <w:szCs w:val="9"/>
        </w:rPr>
        <w:instrText xml:space="preserve"> INCLUDEPICTURE  "http://www.hfut.edu.cn/ch/html/images/hfut_03.png" \* MERGEFORMATINET </w:instrText>
      </w:r>
      <w:r w:rsidR="00DD64E7">
        <w:rPr>
          <w:rFonts w:eastAsia="微软雅黑"/>
          <w:color w:val="000000"/>
          <w:sz w:val="9"/>
          <w:szCs w:val="9"/>
        </w:rPr>
        <w:fldChar w:fldCharType="separate"/>
      </w:r>
      <w:r w:rsidR="00DD64E7">
        <w:rPr>
          <w:rFonts w:eastAsia="微软雅黑"/>
          <w:color w:val="000000"/>
          <w:sz w:val="9"/>
          <w:szCs w:val="9"/>
        </w:rPr>
        <w:pict w14:anchorId="46D0D4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合肥工业大学" style="width:310.1pt;height:76.85pt">
            <v:imagedata r:id="rId9" r:href="rId10"/>
          </v:shape>
        </w:pict>
      </w:r>
      <w:r w:rsidR="00DD64E7">
        <w:rPr>
          <w:rFonts w:eastAsia="微软雅黑"/>
          <w:color w:val="000000"/>
          <w:sz w:val="9"/>
          <w:szCs w:val="9"/>
        </w:rPr>
        <w:fldChar w:fldCharType="end"/>
      </w:r>
      <w:r w:rsidR="00FE2079">
        <w:rPr>
          <w:rFonts w:eastAsia="微软雅黑"/>
          <w:color w:val="000000"/>
          <w:sz w:val="9"/>
          <w:szCs w:val="9"/>
        </w:rPr>
        <w:fldChar w:fldCharType="end"/>
      </w:r>
      <w:r w:rsidR="001A4D0B" w:rsidRPr="00317CAC">
        <w:rPr>
          <w:rFonts w:eastAsia="微软雅黑"/>
          <w:color w:val="000000"/>
          <w:sz w:val="9"/>
          <w:szCs w:val="9"/>
        </w:rPr>
        <w:fldChar w:fldCharType="end"/>
      </w:r>
      <w:r w:rsidR="00A85F03" w:rsidRPr="00317CAC">
        <w:rPr>
          <w:rFonts w:eastAsia="微软雅黑"/>
          <w:color w:val="000000"/>
          <w:sz w:val="9"/>
          <w:szCs w:val="9"/>
        </w:rPr>
        <w:fldChar w:fldCharType="end"/>
      </w:r>
      <w:r w:rsidR="0097404B" w:rsidRPr="00317CAC">
        <w:rPr>
          <w:rFonts w:eastAsia="微软雅黑"/>
          <w:color w:val="000000"/>
          <w:sz w:val="9"/>
          <w:szCs w:val="9"/>
        </w:rPr>
        <w:fldChar w:fldCharType="end"/>
      </w:r>
      <w:r w:rsidR="000316E9" w:rsidRPr="00317CAC">
        <w:rPr>
          <w:rFonts w:eastAsia="微软雅黑"/>
          <w:color w:val="000000"/>
          <w:sz w:val="9"/>
          <w:szCs w:val="9"/>
        </w:rPr>
        <w:fldChar w:fldCharType="end"/>
      </w:r>
      <w:r w:rsidR="00EA65D7" w:rsidRPr="00317CAC">
        <w:rPr>
          <w:rFonts w:eastAsia="微软雅黑"/>
          <w:color w:val="000000"/>
          <w:sz w:val="9"/>
          <w:szCs w:val="9"/>
        </w:rPr>
        <w:fldChar w:fldCharType="end"/>
      </w:r>
      <w:r w:rsidR="009223B9" w:rsidRPr="00317CAC">
        <w:rPr>
          <w:rFonts w:eastAsia="微软雅黑"/>
          <w:color w:val="000000"/>
          <w:sz w:val="9"/>
          <w:szCs w:val="9"/>
        </w:rPr>
        <w:fldChar w:fldCharType="end"/>
      </w:r>
      <w:r w:rsidR="00004E22" w:rsidRPr="00317CAC">
        <w:rPr>
          <w:rFonts w:eastAsia="微软雅黑"/>
          <w:color w:val="000000"/>
          <w:sz w:val="9"/>
          <w:szCs w:val="9"/>
        </w:rPr>
        <w:fldChar w:fldCharType="end"/>
      </w:r>
      <w:r w:rsidR="000E1EDE" w:rsidRPr="00317CAC">
        <w:rPr>
          <w:rFonts w:eastAsia="微软雅黑"/>
          <w:color w:val="000000"/>
          <w:sz w:val="9"/>
          <w:szCs w:val="9"/>
        </w:rPr>
        <w:fldChar w:fldCharType="end"/>
      </w:r>
      <w:r w:rsidR="00EE1B96" w:rsidRPr="00317CAC">
        <w:rPr>
          <w:rFonts w:eastAsia="微软雅黑"/>
          <w:color w:val="000000"/>
          <w:sz w:val="9"/>
          <w:szCs w:val="9"/>
        </w:rPr>
        <w:fldChar w:fldCharType="end"/>
      </w:r>
      <w:r w:rsidR="00587986" w:rsidRPr="00317CAC">
        <w:rPr>
          <w:rFonts w:eastAsia="微软雅黑"/>
          <w:color w:val="000000"/>
          <w:sz w:val="9"/>
          <w:szCs w:val="9"/>
        </w:rPr>
        <w:fldChar w:fldCharType="end"/>
      </w:r>
      <w:r w:rsidRPr="00317CAC">
        <w:rPr>
          <w:rFonts w:eastAsia="微软雅黑"/>
          <w:color w:val="000000"/>
          <w:sz w:val="9"/>
          <w:szCs w:val="9"/>
        </w:rPr>
        <w:fldChar w:fldCharType="end"/>
      </w:r>
      <w:r w:rsidRPr="00317CAC">
        <w:rPr>
          <w:rFonts w:eastAsia="微软雅黑"/>
          <w:color w:val="000000"/>
          <w:sz w:val="9"/>
          <w:szCs w:val="9"/>
        </w:rPr>
        <w:fldChar w:fldCharType="end"/>
      </w:r>
      <w:r w:rsidRPr="00317CAC">
        <w:rPr>
          <w:rFonts w:eastAsia="微软雅黑"/>
          <w:color w:val="000000"/>
          <w:sz w:val="9"/>
          <w:szCs w:val="9"/>
        </w:rPr>
        <w:fldChar w:fldCharType="end"/>
      </w:r>
      <w:r w:rsidRPr="00317CAC">
        <w:rPr>
          <w:rFonts w:eastAsia="微软雅黑"/>
          <w:color w:val="000000"/>
          <w:sz w:val="9"/>
          <w:szCs w:val="9"/>
        </w:rPr>
        <w:fldChar w:fldCharType="end"/>
      </w:r>
    </w:p>
    <w:p w14:paraId="591C3EBC" w14:textId="77777777" w:rsidR="00AC218F" w:rsidRPr="00317CAC" w:rsidRDefault="00850CBA">
      <w:pPr>
        <w:spacing w:beforeLines="150" w:before="468" w:afterLines="50" w:after="156" w:line="900" w:lineRule="exact"/>
        <w:jc w:val="center"/>
        <w:rPr>
          <w:rFonts w:eastAsia="黑体"/>
          <w:bCs/>
          <w:sz w:val="44"/>
          <w:szCs w:val="21"/>
        </w:rPr>
      </w:pPr>
      <w:r w:rsidRPr="00317CAC">
        <w:rPr>
          <w:rFonts w:eastAsia="黑体"/>
          <w:bCs/>
          <w:spacing w:val="-8"/>
          <w:sz w:val="52"/>
          <w:szCs w:val="52"/>
        </w:rPr>
        <w:t>大学生创新创业训练计划项目</w:t>
      </w:r>
    </w:p>
    <w:p w14:paraId="2B9FA9CF" w14:textId="77777777" w:rsidR="00AC218F" w:rsidRPr="00317CAC" w:rsidRDefault="00850CBA">
      <w:pPr>
        <w:spacing w:beforeLines="100" w:before="312" w:afterLines="50" w:after="156"/>
        <w:jc w:val="center"/>
        <w:rPr>
          <w:rFonts w:eastAsia="黑体"/>
          <w:bCs/>
          <w:sz w:val="40"/>
          <w:szCs w:val="21"/>
        </w:rPr>
      </w:pPr>
      <w:r w:rsidRPr="00317CAC">
        <w:rPr>
          <w:rFonts w:eastAsia="黑体"/>
          <w:bCs/>
          <w:spacing w:val="-8"/>
          <w:sz w:val="52"/>
          <w:szCs w:val="52"/>
        </w:rPr>
        <w:t>结题材料</w:t>
      </w:r>
    </w:p>
    <w:p w14:paraId="2742392D" w14:textId="77777777" w:rsidR="00AC218F" w:rsidRPr="00317CAC" w:rsidRDefault="00850CBA">
      <w:pPr>
        <w:tabs>
          <w:tab w:val="left" w:pos="426"/>
          <w:tab w:val="left" w:pos="851"/>
        </w:tabs>
        <w:spacing w:line="600" w:lineRule="auto"/>
        <w:rPr>
          <w:rFonts w:eastAsia="仿宋"/>
          <w:sz w:val="32"/>
          <w:szCs w:val="32"/>
        </w:rPr>
      </w:pPr>
      <w:r w:rsidRPr="00317CAC">
        <w:rPr>
          <w:rFonts w:eastAsia="仿宋"/>
          <w:sz w:val="32"/>
          <w:szCs w:val="32"/>
        </w:rPr>
        <w:tab/>
      </w:r>
    </w:p>
    <w:p w14:paraId="3298380F" w14:textId="333B3D21" w:rsidR="00AC218F" w:rsidRPr="00317CAC" w:rsidRDefault="00850CBA">
      <w:pPr>
        <w:tabs>
          <w:tab w:val="left" w:pos="426"/>
          <w:tab w:val="left" w:pos="851"/>
        </w:tabs>
        <w:spacing w:line="600" w:lineRule="auto"/>
        <w:rPr>
          <w:rFonts w:eastAsia="仿宋"/>
          <w:sz w:val="28"/>
          <w:szCs w:val="28"/>
        </w:rPr>
      </w:pPr>
      <w:r w:rsidRPr="00317CAC">
        <w:rPr>
          <w:rFonts w:eastAsia="仿宋"/>
          <w:sz w:val="32"/>
          <w:szCs w:val="32"/>
        </w:rPr>
        <w:tab/>
      </w:r>
      <w:r w:rsidRPr="00317CAC">
        <w:rPr>
          <w:rFonts w:eastAsia="仿宋"/>
          <w:spacing w:val="40"/>
          <w:kern w:val="0"/>
          <w:sz w:val="32"/>
          <w:szCs w:val="32"/>
          <w:fitText w:val="1920" w:id="-1808508672"/>
        </w:rPr>
        <w:t>项目级别</w:t>
      </w:r>
      <w:r w:rsidRPr="00317CAC">
        <w:rPr>
          <w:rFonts w:eastAsia="仿宋"/>
          <w:kern w:val="0"/>
          <w:sz w:val="32"/>
          <w:szCs w:val="32"/>
          <w:fitText w:val="1920" w:id="-1808508672"/>
        </w:rPr>
        <w:t>：</w:t>
      </w:r>
      <w:r w:rsidRPr="00317CAC">
        <w:rPr>
          <w:rFonts w:eastAsia="仿宋"/>
          <w:sz w:val="32"/>
          <w:szCs w:val="32"/>
        </w:rPr>
        <w:t xml:space="preserve"> </w:t>
      </w:r>
      <w:r w:rsidRPr="00317CAC">
        <w:rPr>
          <w:sz w:val="32"/>
          <w:szCs w:val="32"/>
          <w:u w:val="thick"/>
        </w:rPr>
        <w:t xml:space="preserve">       □</w:t>
      </w:r>
      <w:r w:rsidRPr="00317CAC">
        <w:rPr>
          <w:sz w:val="32"/>
          <w:szCs w:val="32"/>
          <w:u w:val="thick"/>
        </w:rPr>
        <w:t>国家级</w:t>
      </w:r>
      <w:r w:rsidRPr="00317CAC">
        <w:rPr>
          <w:sz w:val="32"/>
          <w:szCs w:val="32"/>
          <w:u w:val="thick"/>
        </w:rPr>
        <w:t xml:space="preserve">   </w:t>
      </w:r>
      <w:ins w:id="0" w:author="1379323603@qq.com" w:date="2021-04-14T14:43:00Z">
        <w:r w:rsidR="00C07FAF" w:rsidRPr="00317CAC">
          <w:rPr>
            <w:rFonts w:eastAsia="仿宋"/>
          </w:rPr>
          <w:sym w:font="Wingdings 2" w:char="0052"/>
        </w:r>
      </w:ins>
      <w:del w:id="1" w:author="1379323603@qq.com" w:date="2021-04-14T14:43:00Z">
        <w:r w:rsidRPr="00317CAC" w:rsidDel="00C07FAF">
          <w:rPr>
            <w:rFonts w:eastAsia="仿宋"/>
            <w:sz w:val="32"/>
            <w:szCs w:val="32"/>
            <w:u w:val="thick"/>
          </w:rPr>
          <w:delText></w:delText>
        </w:r>
      </w:del>
      <w:r w:rsidRPr="00317CAC">
        <w:rPr>
          <w:sz w:val="32"/>
          <w:szCs w:val="32"/>
          <w:u w:val="thick"/>
        </w:rPr>
        <w:t>省级</w:t>
      </w:r>
      <w:r w:rsidRPr="00317CAC">
        <w:rPr>
          <w:sz w:val="32"/>
          <w:szCs w:val="32"/>
          <w:u w:val="thick"/>
        </w:rPr>
        <w:t xml:space="preserve">   □</w:t>
      </w:r>
      <w:r w:rsidRPr="00317CAC">
        <w:rPr>
          <w:sz w:val="32"/>
          <w:szCs w:val="32"/>
          <w:u w:val="thick"/>
        </w:rPr>
        <w:t>校级</w:t>
      </w:r>
      <w:r w:rsidRPr="00317CAC">
        <w:rPr>
          <w:sz w:val="32"/>
          <w:szCs w:val="32"/>
          <w:u w:val="thick"/>
        </w:rPr>
        <w:t xml:space="preserve">          </w:t>
      </w:r>
    </w:p>
    <w:p w14:paraId="14AB6095" w14:textId="77777777" w:rsidR="00AC218F" w:rsidRPr="00317CAC" w:rsidRDefault="00850CBA">
      <w:pPr>
        <w:spacing w:line="600" w:lineRule="auto"/>
        <w:rPr>
          <w:rFonts w:eastAsia="仿宋"/>
          <w:sz w:val="28"/>
          <w:szCs w:val="28"/>
          <w:u w:val="thick"/>
        </w:rPr>
      </w:pPr>
      <w:r w:rsidRPr="00317CAC">
        <w:rPr>
          <w:rFonts w:eastAsia="仿宋"/>
          <w:sz w:val="32"/>
          <w:szCs w:val="32"/>
        </w:rPr>
        <w:t xml:space="preserve">   </w:t>
      </w:r>
      <w:r w:rsidRPr="00317CAC">
        <w:rPr>
          <w:rFonts w:eastAsia="仿宋"/>
          <w:spacing w:val="40"/>
          <w:kern w:val="0"/>
          <w:sz w:val="32"/>
          <w:szCs w:val="32"/>
          <w:fitText w:val="1920" w:id="-1808508671"/>
        </w:rPr>
        <w:t>项目编号</w:t>
      </w:r>
      <w:r w:rsidRPr="00317CAC">
        <w:rPr>
          <w:rFonts w:eastAsia="仿宋"/>
          <w:kern w:val="0"/>
          <w:sz w:val="32"/>
          <w:szCs w:val="32"/>
          <w:fitText w:val="1920" w:id="-1808508671"/>
        </w:rPr>
        <w:t>：</w:t>
      </w:r>
      <w:r w:rsidRPr="00317CAC">
        <w:rPr>
          <w:rFonts w:eastAsia="仿宋"/>
          <w:sz w:val="28"/>
          <w:szCs w:val="28"/>
          <w:u w:val="thick"/>
        </w:rPr>
        <w:t xml:space="preserve">               </w:t>
      </w:r>
      <w:r w:rsidRPr="00317CAC">
        <w:rPr>
          <w:sz w:val="32"/>
          <w:szCs w:val="32"/>
          <w:u w:val="thick"/>
        </w:rPr>
        <w:t xml:space="preserve">S202010359292 </w:t>
      </w:r>
      <w:r w:rsidRPr="00317CAC">
        <w:rPr>
          <w:rFonts w:eastAsia="仿宋"/>
          <w:sz w:val="28"/>
          <w:szCs w:val="28"/>
          <w:u w:val="thick"/>
        </w:rPr>
        <w:t xml:space="preserve">                  </w:t>
      </w:r>
    </w:p>
    <w:p w14:paraId="0DA4F266" w14:textId="599BD477" w:rsidR="00AC218F" w:rsidRPr="00317CAC" w:rsidRDefault="00850CBA">
      <w:pPr>
        <w:spacing w:line="600" w:lineRule="auto"/>
        <w:ind w:left="2240" w:hangingChars="700" w:hanging="2240"/>
        <w:rPr>
          <w:rFonts w:eastAsia="仿宋"/>
          <w:sz w:val="28"/>
          <w:szCs w:val="28"/>
        </w:rPr>
      </w:pPr>
      <w:r w:rsidRPr="00317CAC">
        <w:rPr>
          <w:rFonts w:eastAsia="仿宋"/>
          <w:sz w:val="32"/>
          <w:szCs w:val="32"/>
        </w:rPr>
        <w:t xml:space="preserve">   </w:t>
      </w:r>
      <w:r w:rsidRPr="00317CAC">
        <w:rPr>
          <w:rFonts w:eastAsia="仿宋"/>
          <w:spacing w:val="40"/>
          <w:kern w:val="0"/>
          <w:sz w:val="32"/>
          <w:szCs w:val="32"/>
          <w:fitText w:val="1920" w:id="-1808508670"/>
        </w:rPr>
        <w:t>项目名称</w:t>
      </w:r>
      <w:r w:rsidRPr="00317CAC">
        <w:rPr>
          <w:rFonts w:eastAsia="仿宋"/>
          <w:kern w:val="0"/>
          <w:sz w:val="32"/>
          <w:szCs w:val="32"/>
          <w:fitText w:val="1920" w:id="-1808508670"/>
        </w:rPr>
        <w:t>：</w:t>
      </w:r>
      <w:r w:rsidRPr="00317CAC">
        <w:rPr>
          <w:rFonts w:eastAsia="仿宋"/>
          <w:sz w:val="28"/>
          <w:szCs w:val="28"/>
          <w:u w:val="thick"/>
        </w:rPr>
        <w:t xml:space="preserve">  </w:t>
      </w:r>
      <w:r w:rsidR="005862C9" w:rsidRPr="00317CAC">
        <w:rPr>
          <w:sz w:val="24"/>
          <w:u w:val="thick"/>
        </w:rPr>
        <w:t>基于机器学习的桩基低应变检测大数据分析及智能评价方法</w:t>
      </w:r>
    </w:p>
    <w:p w14:paraId="0BF3E45C" w14:textId="77777777" w:rsidR="00AC218F" w:rsidRPr="00317CAC" w:rsidRDefault="00850CBA">
      <w:pPr>
        <w:spacing w:line="600" w:lineRule="auto"/>
        <w:rPr>
          <w:rFonts w:eastAsia="仿宋"/>
          <w:sz w:val="28"/>
          <w:szCs w:val="28"/>
        </w:rPr>
      </w:pPr>
      <w:r w:rsidRPr="00317CAC">
        <w:rPr>
          <w:rFonts w:eastAsia="仿宋"/>
          <w:sz w:val="32"/>
          <w:szCs w:val="32"/>
        </w:rPr>
        <w:tab/>
      </w:r>
      <w:r w:rsidRPr="00317CAC">
        <w:rPr>
          <w:rFonts w:eastAsia="仿宋"/>
          <w:sz w:val="32"/>
          <w:szCs w:val="32"/>
        </w:rPr>
        <w:t>项目负责人：</w:t>
      </w:r>
      <w:r w:rsidRPr="00317CAC">
        <w:rPr>
          <w:rFonts w:eastAsia="仿宋"/>
          <w:sz w:val="28"/>
          <w:szCs w:val="28"/>
          <w:u w:val="thick"/>
        </w:rPr>
        <w:t xml:space="preserve">                    </w:t>
      </w:r>
      <w:r w:rsidRPr="00317CAC">
        <w:rPr>
          <w:sz w:val="32"/>
          <w:szCs w:val="32"/>
          <w:u w:val="thick"/>
        </w:rPr>
        <w:t>吴思旻</w:t>
      </w:r>
      <w:r w:rsidRPr="00317CAC">
        <w:rPr>
          <w:rFonts w:eastAsia="仿宋"/>
          <w:sz w:val="28"/>
          <w:szCs w:val="28"/>
          <w:u w:val="thick"/>
        </w:rPr>
        <w:t xml:space="preserve">                      </w:t>
      </w:r>
    </w:p>
    <w:p w14:paraId="268C64D5" w14:textId="77777777" w:rsidR="00AC218F" w:rsidRPr="00317CAC" w:rsidRDefault="00850CBA">
      <w:pPr>
        <w:spacing w:line="600" w:lineRule="auto"/>
        <w:rPr>
          <w:rFonts w:eastAsia="仿宋"/>
          <w:sz w:val="28"/>
          <w:szCs w:val="28"/>
        </w:rPr>
      </w:pPr>
      <w:r w:rsidRPr="00317CAC">
        <w:rPr>
          <w:rFonts w:eastAsia="仿宋"/>
          <w:sz w:val="32"/>
          <w:szCs w:val="32"/>
        </w:rPr>
        <w:t xml:space="preserve">   </w:t>
      </w:r>
      <w:r w:rsidRPr="00317CAC">
        <w:rPr>
          <w:rFonts w:eastAsia="仿宋"/>
          <w:sz w:val="32"/>
          <w:szCs w:val="32"/>
        </w:rPr>
        <w:t>项目组成员：</w:t>
      </w:r>
      <w:r w:rsidRPr="00317CAC">
        <w:rPr>
          <w:rFonts w:eastAsia="仿宋"/>
          <w:sz w:val="28"/>
          <w:szCs w:val="28"/>
          <w:u w:val="thick"/>
        </w:rPr>
        <w:t xml:space="preserve">        </w:t>
      </w:r>
      <w:r w:rsidRPr="00317CAC">
        <w:rPr>
          <w:rFonts w:eastAsia="仿宋"/>
          <w:sz w:val="32"/>
          <w:szCs w:val="32"/>
          <w:u w:val="thick"/>
        </w:rPr>
        <w:t>高腾飞，杨明，娄西宇，陈滋泉</w:t>
      </w:r>
      <w:r w:rsidRPr="00317CAC">
        <w:rPr>
          <w:rFonts w:eastAsia="仿宋"/>
          <w:sz w:val="28"/>
          <w:szCs w:val="28"/>
          <w:u w:val="thick"/>
        </w:rPr>
        <w:t xml:space="preserve">           </w:t>
      </w:r>
      <w:r w:rsidRPr="00317CAC">
        <w:rPr>
          <w:rFonts w:eastAsia="仿宋"/>
          <w:sz w:val="28"/>
          <w:szCs w:val="28"/>
        </w:rPr>
        <w:t xml:space="preserve">            </w:t>
      </w:r>
    </w:p>
    <w:p w14:paraId="7304F6D3" w14:textId="77777777" w:rsidR="00AC218F" w:rsidRPr="00317CAC" w:rsidRDefault="00850CBA">
      <w:pPr>
        <w:spacing w:line="600" w:lineRule="auto"/>
        <w:rPr>
          <w:rFonts w:eastAsia="仿宋"/>
          <w:sz w:val="28"/>
          <w:szCs w:val="28"/>
        </w:rPr>
      </w:pPr>
      <w:r w:rsidRPr="00317CAC">
        <w:rPr>
          <w:rFonts w:eastAsia="仿宋"/>
          <w:sz w:val="32"/>
          <w:szCs w:val="32"/>
        </w:rPr>
        <w:tab/>
      </w:r>
      <w:r w:rsidRPr="00317CAC">
        <w:rPr>
          <w:rFonts w:eastAsia="仿宋"/>
          <w:spacing w:val="40"/>
          <w:kern w:val="0"/>
          <w:sz w:val="32"/>
          <w:szCs w:val="32"/>
          <w:fitText w:val="1920" w:id="-1808508669"/>
        </w:rPr>
        <w:t>起止年月</w:t>
      </w:r>
      <w:r w:rsidRPr="00317CAC">
        <w:rPr>
          <w:rFonts w:eastAsia="仿宋"/>
          <w:kern w:val="0"/>
          <w:sz w:val="32"/>
          <w:szCs w:val="32"/>
          <w:fitText w:val="1920" w:id="-1808508669"/>
        </w:rPr>
        <w:t>：</w:t>
      </w:r>
      <w:r w:rsidRPr="00317CAC">
        <w:rPr>
          <w:rFonts w:eastAsia="仿宋"/>
          <w:sz w:val="32"/>
          <w:szCs w:val="32"/>
        </w:rPr>
        <w:t xml:space="preserve"> </w:t>
      </w:r>
      <w:r w:rsidRPr="00317CAC">
        <w:rPr>
          <w:rFonts w:eastAsia="仿宋"/>
          <w:sz w:val="28"/>
          <w:szCs w:val="28"/>
          <w:u w:val="thick"/>
        </w:rPr>
        <w:t xml:space="preserve">            </w:t>
      </w:r>
      <w:r w:rsidRPr="00317CAC">
        <w:rPr>
          <w:sz w:val="32"/>
          <w:szCs w:val="32"/>
          <w:u w:val="thick"/>
        </w:rPr>
        <w:t>2020.06——2021.05</w:t>
      </w:r>
      <w:r w:rsidRPr="00317CAC">
        <w:rPr>
          <w:rFonts w:eastAsia="仿宋"/>
          <w:sz w:val="28"/>
          <w:szCs w:val="28"/>
          <w:u w:val="thick"/>
        </w:rPr>
        <w:t xml:space="preserve">                 </w:t>
      </w:r>
      <w:r w:rsidRPr="00317CAC">
        <w:rPr>
          <w:rFonts w:eastAsia="仿宋"/>
          <w:sz w:val="28"/>
          <w:szCs w:val="28"/>
        </w:rPr>
        <w:t xml:space="preserve">                  </w:t>
      </w:r>
    </w:p>
    <w:p w14:paraId="207DE661" w14:textId="77777777" w:rsidR="00AC218F" w:rsidRPr="00317CAC" w:rsidRDefault="00850CBA">
      <w:pPr>
        <w:spacing w:line="600" w:lineRule="auto"/>
        <w:rPr>
          <w:rFonts w:eastAsia="仿宋"/>
          <w:sz w:val="28"/>
          <w:szCs w:val="28"/>
        </w:rPr>
      </w:pPr>
      <w:r w:rsidRPr="00317CAC">
        <w:rPr>
          <w:rFonts w:eastAsia="仿宋"/>
          <w:sz w:val="32"/>
          <w:szCs w:val="32"/>
        </w:rPr>
        <w:tab/>
      </w:r>
      <w:r w:rsidRPr="00317CAC">
        <w:rPr>
          <w:rFonts w:eastAsia="仿宋"/>
          <w:spacing w:val="40"/>
          <w:kern w:val="0"/>
          <w:sz w:val="32"/>
          <w:szCs w:val="32"/>
          <w:fitText w:val="1920" w:id="-1808508668"/>
        </w:rPr>
        <w:t>指导教师</w:t>
      </w:r>
      <w:r w:rsidRPr="00317CAC">
        <w:rPr>
          <w:rFonts w:eastAsia="仿宋"/>
          <w:kern w:val="0"/>
          <w:sz w:val="32"/>
          <w:szCs w:val="32"/>
          <w:fitText w:val="1920" w:id="-1808508668"/>
        </w:rPr>
        <w:t>：</w:t>
      </w:r>
      <w:r w:rsidRPr="00317CAC">
        <w:rPr>
          <w:rFonts w:eastAsia="仿宋"/>
          <w:sz w:val="32"/>
          <w:szCs w:val="32"/>
        </w:rPr>
        <w:t xml:space="preserve"> </w:t>
      </w:r>
      <w:r w:rsidRPr="00317CAC">
        <w:rPr>
          <w:rFonts w:eastAsia="仿宋"/>
          <w:sz w:val="28"/>
          <w:szCs w:val="28"/>
          <w:u w:val="thick"/>
        </w:rPr>
        <w:t xml:space="preserve">                  </w:t>
      </w:r>
      <w:r w:rsidRPr="00317CAC">
        <w:rPr>
          <w:sz w:val="32"/>
          <w:szCs w:val="32"/>
          <w:u w:val="thick"/>
        </w:rPr>
        <w:t>卢志堂、</w:t>
      </w:r>
      <w:proofErr w:type="gramStart"/>
      <w:r w:rsidRPr="00317CAC">
        <w:rPr>
          <w:sz w:val="32"/>
          <w:szCs w:val="32"/>
          <w:u w:val="thick"/>
        </w:rPr>
        <w:t>葛粲</w:t>
      </w:r>
      <w:proofErr w:type="gramEnd"/>
      <w:r w:rsidRPr="00317CAC">
        <w:rPr>
          <w:rFonts w:eastAsia="仿宋"/>
          <w:sz w:val="28"/>
          <w:szCs w:val="28"/>
          <w:u w:val="thick"/>
        </w:rPr>
        <w:t xml:space="preserve">                          </w:t>
      </w:r>
      <w:r w:rsidRPr="00317CAC">
        <w:rPr>
          <w:rFonts w:eastAsia="仿宋"/>
          <w:sz w:val="28"/>
          <w:szCs w:val="28"/>
        </w:rPr>
        <w:t xml:space="preserve">                      </w:t>
      </w:r>
    </w:p>
    <w:p w14:paraId="18FBD61B" w14:textId="77777777" w:rsidR="00AC218F" w:rsidRPr="00317CAC" w:rsidRDefault="00850CBA">
      <w:pPr>
        <w:spacing w:line="600" w:lineRule="auto"/>
        <w:rPr>
          <w:rFonts w:eastAsia="仿宋"/>
          <w:b/>
          <w:sz w:val="48"/>
          <w:szCs w:val="48"/>
        </w:rPr>
      </w:pPr>
      <w:r w:rsidRPr="00317CAC">
        <w:rPr>
          <w:rFonts w:eastAsia="仿宋"/>
          <w:sz w:val="32"/>
          <w:szCs w:val="32"/>
        </w:rPr>
        <w:tab/>
      </w:r>
      <w:r w:rsidRPr="00317CAC">
        <w:rPr>
          <w:rFonts w:eastAsia="仿宋"/>
          <w:spacing w:val="40"/>
          <w:kern w:val="0"/>
          <w:sz w:val="32"/>
          <w:szCs w:val="32"/>
          <w:fitText w:val="1920" w:id="-1808508667"/>
        </w:rPr>
        <w:t>所在学院</w:t>
      </w:r>
      <w:r w:rsidRPr="00317CAC">
        <w:rPr>
          <w:rFonts w:eastAsia="仿宋"/>
          <w:kern w:val="0"/>
          <w:sz w:val="32"/>
          <w:szCs w:val="32"/>
          <w:fitText w:val="1920" w:id="-1808508667"/>
        </w:rPr>
        <w:t>：</w:t>
      </w:r>
      <w:r w:rsidRPr="00317CAC">
        <w:rPr>
          <w:rFonts w:eastAsia="仿宋"/>
          <w:sz w:val="32"/>
          <w:szCs w:val="32"/>
        </w:rPr>
        <w:t xml:space="preserve"> </w:t>
      </w:r>
      <w:r w:rsidRPr="00317CAC">
        <w:rPr>
          <w:rFonts w:eastAsia="仿宋"/>
          <w:sz w:val="28"/>
          <w:szCs w:val="28"/>
          <w:u w:val="thick"/>
        </w:rPr>
        <w:t xml:space="preserve">             </w:t>
      </w:r>
      <w:r w:rsidRPr="00317CAC">
        <w:rPr>
          <w:sz w:val="32"/>
          <w:szCs w:val="32"/>
          <w:u w:val="thick"/>
        </w:rPr>
        <w:t>资源与环境工程学院</w:t>
      </w:r>
      <w:r w:rsidRPr="00317CAC">
        <w:rPr>
          <w:rFonts w:eastAsia="仿宋"/>
          <w:sz w:val="28"/>
          <w:szCs w:val="28"/>
          <w:u w:val="thick"/>
        </w:rPr>
        <w:t xml:space="preserve">                </w:t>
      </w:r>
      <w:r w:rsidRPr="00317CAC">
        <w:t xml:space="preserve">            </w:t>
      </w:r>
    </w:p>
    <w:p w14:paraId="10518C7F" w14:textId="77777777" w:rsidR="00AC218F" w:rsidRPr="00317CAC" w:rsidRDefault="00850CBA">
      <w:pPr>
        <w:snapToGrid w:val="0"/>
        <w:spacing w:line="360" w:lineRule="auto"/>
        <w:jc w:val="center"/>
        <w:rPr>
          <w:rFonts w:eastAsia="楷体"/>
          <w:b/>
          <w:w w:val="80"/>
          <w:sz w:val="44"/>
          <w:szCs w:val="44"/>
        </w:rPr>
      </w:pPr>
      <w:r w:rsidRPr="00317CAC">
        <w:rPr>
          <w:rFonts w:eastAsia="楷体"/>
          <w:b/>
          <w:w w:val="80"/>
          <w:sz w:val="44"/>
          <w:szCs w:val="44"/>
        </w:rPr>
        <w:t>创新创业教育中心</w:t>
      </w:r>
    </w:p>
    <w:p w14:paraId="2387B0F1" w14:textId="77777777" w:rsidR="00AC218F" w:rsidRPr="00317CAC" w:rsidRDefault="00AC218F">
      <w:pPr>
        <w:tabs>
          <w:tab w:val="left" w:pos="1913"/>
        </w:tabs>
        <w:adjustRightInd w:val="0"/>
        <w:snapToGrid w:val="0"/>
        <w:spacing w:line="300" w:lineRule="auto"/>
        <w:ind w:firstLineChars="200" w:firstLine="437"/>
        <w:jc w:val="left"/>
        <w:rPr>
          <w:rFonts w:eastAsia="仿宋"/>
          <w:b/>
          <w:w w:val="90"/>
          <w:sz w:val="24"/>
        </w:rPr>
      </w:pPr>
    </w:p>
    <w:p w14:paraId="279BC7FF" w14:textId="77777777" w:rsidR="00AC218F" w:rsidRPr="00317CAC" w:rsidRDefault="00AC218F">
      <w:pPr>
        <w:jc w:val="center"/>
        <w:rPr>
          <w:ins w:id="2" w:author="Conqueror" w:date="2021-04-06T22:03:00Z"/>
          <w:rFonts w:eastAsia="黑体"/>
          <w:sz w:val="32"/>
          <w:szCs w:val="32"/>
        </w:rPr>
        <w:sectPr w:rsidR="00AC218F" w:rsidRPr="00317CAC">
          <w:pgSz w:w="11906" w:h="16838"/>
          <w:pgMar w:top="1440" w:right="1800" w:bottom="1440" w:left="1800" w:header="851" w:footer="992" w:gutter="0"/>
          <w:cols w:space="425"/>
          <w:docGrid w:type="lines" w:linePitch="312"/>
        </w:sectPr>
      </w:pPr>
    </w:p>
    <w:p w14:paraId="1E544F31" w14:textId="77777777" w:rsidR="00AC218F" w:rsidRPr="00317CAC" w:rsidRDefault="00850CBA">
      <w:pPr>
        <w:jc w:val="center"/>
        <w:rPr>
          <w:sz w:val="32"/>
          <w:szCs w:val="32"/>
        </w:rPr>
      </w:pPr>
      <w:bookmarkStart w:id="3" w:name="_Toc13966"/>
      <w:bookmarkStart w:id="4" w:name="_Toc17235"/>
      <w:bookmarkStart w:id="5" w:name="_Toc18799"/>
      <w:bookmarkStart w:id="6" w:name="_Toc31219"/>
      <w:bookmarkStart w:id="7" w:name="_Toc18525"/>
      <w:bookmarkStart w:id="8" w:name="_Toc26544"/>
      <w:bookmarkStart w:id="9" w:name="_Toc14114"/>
      <w:bookmarkStart w:id="10" w:name="_Toc259"/>
      <w:bookmarkStart w:id="11" w:name="_Toc9594"/>
      <w:bookmarkStart w:id="12" w:name="_Toc32353"/>
      <w:r w:rsidRPr="00317CAC">
        <w:rPr>
          <w:sz w:val="32"/>
          <w:szCs w:val="32"/>
        </w:rPr>
        <w:lastRenderedPageBreak/>
        <w:t>目录</w:t>
      </w:r>
    </w:p>
    <w:p w14:paraId="5D316A44" w14:textId="57CA92A6" w:rsidR="00CD686E" w:rsidRDefault="00850CBA">
      <w:pPr>
        <w:pStyle w:val="TOC1"/>
        <w:tabs>
          <w:tab w:val="right" w:leader="dot" w:pos="8296"/>
        </w:tabs>
        <w:rPr>
          <w:ins w:id="13" w:author="DELL" w:date="2021-04-14T13:47:00Z"/>
          <w:rFonts w:asciiTheme="minorHAnsi" w:eastAsiaTheme="minorEastAsia" w:hAnsiTheme="minorHAnsi" w:cstheme="minorBidi"/>
          <w:noProof/>
          <w:szCs w:val="22"/>
        </w:rPr>
      </w:pPr>
      <w:r w:rsidRPr="00317CAC">
        <w:fldChar w:fldCharType="begin"/>
      </w:r>
      <w:r w:rsidRPr="00317CAC">
        <w:instrText xml:space="preserve">TOC \o "1-5" \h \u </w:instrText>
      </w:r>
      <w:r w:rsidRPr="00317CAC">
        <w:fldChar w:fldCharType="separate"/>
      </w:r>
      <w:ins w:id="14" w:author="DELL" w:date="2021-04-14T13:47:00Z">
        <w:r w:rsidR="00CD686E" w:rsidRPr="00D81811">
          <w:rPr>
            <w:rStyle w:val="af1"/>
            <w:noProof/>
          </w:rPr>
          <w:fldChar w:fldCharType="begin"/>
        </w:r>
        <w:r w:rsidR="00CD686E" w:rsidRPr="00D81811">
          <w:rPr>
            <w:rStyle w:val="af1"/>
            <w:noProof/>
          </w:rPr>
          <w:instrText xml:space="preserve"> </w:instrText>
        </w:r>
        <w:r w:rsidR="00CD686E">
          <w:rPr>
            <w:noProof/>
          </w:rPr>
          <w:instrText>HYPERLINK \l "_Toc69300474"</w:instrText>
        </w:r>
        <w:r w:rsidR="00CD686E" w:rsidRPr="00D81811">
          <w:rPr>
            <w:rStyle w:val="af1"/>
            <w:noProof/>
          </w:rPr>
          <w:instrText xml:space="preserve"> </w:instrText>
        </w:r>
        <w:r w:rsidR="00CD686E" w:rsidRPr="00D81811">
          <w:rPr>
            <w:rStyle w:val="af1"/>
            <w:noProof/>
          </w:rPr>
          <w:fldChar w:fldCharType="separate"/>
        </w:r>
        <w:r w:rsidR="00CD686E" w:rsidRPr="00D81811">
          <w:rPr>
            <w:rStyle w:val="af1"/>
            <w:noProof/>
          </w:rPr>
          <w:t>第一章</w:t>
        </w:r>
        <w:r w:rsidR="00CD686E" w:rsidRPr="00D81811">
          <w:rPr>
            <w:rStyle w:val="af1"/>
            <w:noProof/>
          </w:rPr>
          <w:t xml:space="preserve"> </w:t>
        </w:r>
        <w:r w:rsidR="00CD686E" w:rsidRPr="00D81811">
          <w:rPr>
            <w:rStyle w:val="af1"/>
            <w:noProof/>
          </w:rPr>
          <w:t>项目结题申请表</w:t>
        </w:r>
        <w:r w:rsidR="00CD686E">
          <w:rPr>
            <w:noProof/>
          </w:rPr>
          <w:tab/>
        </w:r>
        <w:r w:rsidR="00CD686E">
          <w:rPr>
            <w:noProof/>
          </w:rPr>
          <w:fldChar w:fldCharType="begin"/>
        </w:r>
        <w:r w:rsidR="00CD686E">
          <w:rPr>
            <w:noProof/>
          </w:rPr>
          <w:instrText xml:space="preserve"> PAGEREF _Toc69300474 \h </w:instrText>
        </w:r>
      </w:ins>
      <w:r w:rsidR="00CD686E">
        <w:rPr>
          <w:noProof/>
        </w:rPr>
      </w:r>
      <w:r w:rsidR="00CD686E">
        <w:rPr>
          <w:noProof/>
        </w:rPr>
        <w:fldChar w:fldCharType="separate"/>
      </w:r>
      <w:ins w:id="15" w:author="DELL" w:date="2021-04-14T13:47:00Z">
        <w:r w:rsidR="00CD686E">
          <w:rPr>
            <w:noProof/>
          </w:rPr>
          <w:t>2</w:t>
        </w:r>
        <w:r w:rsidR="00CD686E">
          <w:rPr>
            <w:noProof/>
          </w:rPr>
          <w:fldChar w:fldCharType="end"/>
        </w:r>
        <w:r w:rsidR="00CD686E" w:rsidRPr="00D81811">
          <w:rPr>
            <w:rStyle w:val="af1"/>
            <w:noProof/>
          </w:rPr>
          <w:fldChar w:fldCharType="end"/>
        </w:r>
      </w:ins>
    </w:p>
    <w:p w14:paraId="4BC6A950" w14:textId="6EB799B8" w:rsidR="00CD686E" w:rsidRDefault="00CD686E">
      <w:pPr>
        <w:pStyle w:val="TOC1"/>
        <w:tabs>
          <w:tab w:val="right" w:leader="dot" w:pos="8296"/>
        </w:tabs>
        <w:rPr>
          <w:ins w:id="16" w:author="DELL" w:date="2021-04-14T13:47:00Z"/>
          <w:rFonts w:asciiTheme="minorHAnsi" w:eastAsiaTheme="minorEastAsia" w:hAnsiTheme="minorHAnsi" w:cstheme="minorBidi"/>
          <w:noProof/>
          <w:szCs w:val="22"/>
        </w:rPr>
      </w:pPr>
      <w:ins w:id="17" w:author="DELL" w:date="2021-04-14T13:47:00Z">
        <w:r w:rsidRPr="00D81811">
          <w:rPr>
            <w:rStyle w:val="af1"/>
            <w:noProof/>
          </w:rPr>
          <w:fldChar w:fldCharType="begin"/>
        </w:r>
        <w:r w:rsidRPr="00D81811">
          <w:rPr>
            <w:rStyle w:val="af1"/>
            <w:noProof/>
          </w:rPr>
          <w:instrText xml:space="preserve"> </w:instrText>
        </w:r>
        <w:r>
          <w:rPr>
            <w:noProof/>
          </w:rPr>
          <w:instrText>HYPERLINK \l "_Toc69300475"</w:instrText>
        </w:r>
        <w:r w:rsidRPr="00D81811">
          <w:rPr>
            <w:rStyle w:val="af1"/>
            <w:noProof/>
          </w:rPr>
          <w:instrText xml:space="preserve"> </w:instrText>
        </w:r>
        <w:r w:rsidRPr="00D81811">
          <w:rPr>
            <w:rStyle w:val="af1"/>
            <w:noProof/>
          </w:rPr>
          <w:fldChar w:fldCharType="separate"/>
        </w:r>
        <w:r w:rsidRPr="00D81811">
          <w:rPr>
            <w:rStyle w:val="af1"/>
            <w:noProof/>
          </w:rPr>
          <w:t>第二章</w:t>
        </w:r>
        <w:r w:rsidRPr="00D81811">
          <w:rPr>
            <w:rStyle w:val="af1"/>
            <w:noProof/>
          </w:rPr>
          <w:t xml:space="preserve"> </w:t>
        </w:r>
        <w:r w:rsidRPr="00D81811">
          <w:rPr>
            <w:rStyle w:val="af1"/>
            <w:noProof/>
          </w:rPr>
          <w:t>项目研究总报告</w:t>
        </w:r>
        <w:r>
          <w:rPr>
            <w:noProof/>
          </w:rPr>
          <w:tab/>
        </w:r>
        <w:r>
          <w:rPr>
            <w:noProof/>
          </w:rPr>
          <w:fldChar w:fldCharType="begin"/>
        </w:r>
        <w:r>
          <w:rPr>
            <w:noProof/>
          </w:rPr>
          <w:instrText xml:space="preserve"> PAGEREF _Toc69300475 \h </w:instrText>
        </w:r>
      </w:ins>
      <w:r>
        <w:rPr>
          <w:noProof/>
        </w:rPr>
      </w:r>
      <w:r>
        <w:rPr>
          <w:noProof/>
        </w:rPr>
        <w:fldChar w:fldCharType="separate"/>
      </w:r>
      <w:ins w:id="18" w:author="DELL" w:date="2021-04-14T13:47:00Z">
        <w:r>
          <w:rPr>
            <w:noProof/>
          </w:rPr>
          <w:t>4</w:t>
        </w:r>
        <w:r>
          <w:rPr>
            <w:noProof/>
          </w:rPr>
          <w:fldChar w:fldCharType="end"/>
        </w:r>
        <w:r w:rsidRPr="00D81811">
          <w:rPr>
            <w:rStyle w:val="af1"/>
            <w:noProof/>
          </w:rPr>
          <w:fldChar w:fldCharType="end"/>
        </w:r>
      </w:ins>
    </w:p>
    <w:p w14:paraId="1F5A5082" w14:textId="0A719ED7" w:rsidR="00CD686E" w:rsidRDefault="00CD686E">
      <w:pPr>
        <w:pStyle w:val="TOC2"/>
        <w:rPr>
          <w:ins w:id="19" w:author="DELL" w:date="2021-04-14T13:47:00Z"/>
          <w:rFonts w:eastAsiaTheme="minorEastAsia" w:cstheme="minorBidi"/>
          <w:bCs w:val="0"/>
          <w:noProof/>
          <w:szCs w:val="22"/>
        </w:rPr>
      </w:pPr>
      <w:ins w:id="20" w:author="DELL" w:date="2021-04-14T13:47:00Z">
        <w:r w:rsidRPr="00D81811">
          <w:rPr>
            <w:rStyle w:val="af1"/>
            <w:noProof/>
          </w:rPr>
          <w:fldChar w:fldCharType="begin"/>
        </w:r>
        <w:r w:rsidRPr="00D81811">
          <w:rPr>
            <w:rStyle w:val="af1"/>
            <w:noProof/>
          </w:rPr>
          <w:instrText xml:space="preserve"> </w:instrText>
        </w:r>
        <w:r>
          <w:rPr>
            <w:noProof/>
          </w:rPr>
          <w:instrText>HYPERLINK \l "_Toc69300476"</w:instrText>
        </w:r>
        <w:r w:rsidRPr="00D81811">
          <w:rPr>
            <w:rStyle w:val="af1"/>
            <w:noProof/>
          </w:rPr>
          <w:instrText xml:space="preserve"> </w:instrText>
        </w:r>
        <w:r w:rsidRPr="00D81811">
          <w:rPr>
            <w:rStyle w:val="af1"/>
            <w:noProof/>
          </w:rPr>
          <w:fldChar w:fldCharType="separate"/>
        </w:r>
        <w:r w:rsidRPr="00D81811">
          <w:rPr>
            <w:rStyle w:val="af1"/>
            <w:rFonts w:ascii="Times New Roman" w:hAnsi="Times New Roman"/>
            <w:noProof/>
          </w:rPr>
          <w:t>1</w:t>
        </w:r>
        <w:r w:rsidRPr="00D81811">
          <w:rPr>
            <w:rStyle w:val="af1"/>
            <w:rFonts w:ascii="Times New Roman" w:hAnsi="Times New Roman"/>
            <w:noProof/>
          </w:rPr>
          <w:t>、项目概述</w:t>
        </w:r>
        <w:r>
          <w:rPr>
            <w:noProof/>
          </w:rPr>
          <w:tab/>
        </w:r>
        <w:r>
          <w:rPr>
            <w:noProof/>
          </w:rPr>
          <w:fldChar w:fldCharType="begin"/>
        </w:r>
        <w:r>
          <w:rPr>
            <w:noProof/>
          </w:rPr>
          <w:instrText xml:space="preserve"> PAGEREF _Toc69300476 \h </w:instrText>
        </w:r>
      </w:ins>
      <w:r>
        <w:rPr>
          <w:noProof/>
        </w:rPr>
      </w:r>
      <w:r>
        <w:rPr>
          <w:noProof/>
        </w:rPr>
        <w:fldChar w:fldCharType="separate"/>
      </w:r>
      <w:ins w:id="21" w:author="DELL" w:date="2021-04-14T13:47:00Z">
        <w:r>
          <w:rPr>
            <w:noProof/>
          </w:rPr>
          <w:t>5</w:t>
        </w:r>
        <w:r>
          <w:rPr>
            <w:noProof/>
          </w:rPr>
          <w:fldChar w:fldCharType="end"/>
        </w:r>
        <w:r w:rsidRPr="00D81811">
          <w:rPr>
            <w:rStyle w:val="af1"/>
            <w:noProof/>
          </w:rPr>
          <w:fldChar w:fldCharType="end"/>
        </w:r>
      </w:ins>
    </w:p>
    <w:p w14:paraId="66CF5B06" w14:textId="562AD4DB" w:rsidR="00CD686E" w:rsidRDefault="00CD686E">
      <w:pPr>
        <w:pStyle w:val="TOC3"/>
        <w:tabs>
          <w:tab w:val="right" w:leader="dot" w:pos="8296"/>
        </w:tabs>
        <w:rPr>
          <w:ins w:id="22" w:author="DELL" w:date="2021-04-14T13:47:00Z"/>
          <w:rFonts w:eastAsiaTheme="minorEastAsia" w:cstheme="minorBidi"/>
          <w:noProof/>
          <w:kern w:val="2"/>
        </w:rPr>
      </w:pPr>
      <w:ins w:id="23" w:author="DELL" w:date="2021-04-14T13:47:00Z">
        <w:r w:rsidRPr="00D81811">
          <w:rPr>
            <w:rStyle w:val="af1"/>
            <w:noProof/>
          </w:rPr>
          <w:fldChar w:fldCharType="begin"/>
        </w:r>
        <w:r w:rsidRPr="00D81811">
          <w:rPr>
            <w:rStyle w:val="af1"/>
            <w:noProof/>
          </w:rPr>
          <w:instrText xml:space="preserve"> </w:instrText>
        </w:r>
        <w:r>
          <w:rPr>
            <w:noProof/>
          </w:rPr>
          <w:instrText>HYPERLINK \l "_Toc69300477"</w:instrText>
        </w:r>
        <w:r w:rsidRPr="00D81811">
          <w:rPr>
            <w:rStyle w:val="af1"/>
            <w:noProof/>
          </w:rPr>
          <w:instrText xml:space="preserve"> </w:instrText>
        </w:r>
        <w:r w:rsidRPr="00D81811">
          <w:rPr>
            <w:rStyle w:val="af1"/>
            <w:noProof/>
          </w:rPr>
          <w:fldChar w:fldCharType="separate"/>
        </w:r>
        <w:r w:rsidRPr="00D81811">
          <w:rPr>
            <w:rStyle w:val="af1"/>
            <w:noProof/>
          </w:rPr>
          <w:t>1.1.</w:t>
        </w:r>
        <w:r w:rsidRPr="00D81811">
          <w:rPr>
            <w:rStyle w:val="af1"/>
            <w:noProof/>
          </w:rPr>
          <w:t>研究背景</w:t>
        </w:r>
        <w:r>
          <w:rPr>
            <w:noProof/>
          </w:rPr>
          <w:tab/>
        </w:r>
        <w:r>
          <w:rPr>
            <w:noProof/>
          </w:rPr>
          <w:fldChar w:fldCharType="begin"/>
        </w:r>
        <w:r>
          <w:rPr>
            <w:noProof/>
          </w:rPr>
          <w:instrText xml:space="preserve"> PAGEREF _Toc69300477 \h </w:instrText>
        </w:r>
      </w:ins>
      <w:r>
        <w:rPr>
          <w:noProof/>
        </w:rPr>
      </w:r>
      <w:r>
        <w:rPr>
          <w:noProof/>
        </w:rPr>
        <w:fldChar w:fldCharType="separate"/>
      </w:r>
      <w:ins w:id="24" w:author="DELL" w:date="2021-04-14T13:47:00Z">
        <w:r>
          <w:rPr>
            <w:noProof/>
          </w:rPr>
          <w:t>5</w:t>
        </w:r>
        <w:r>
          <w:rPr>
            <w:noProof/>
          </w:rPr>
          <w:fldChar w:fldCharType="end"/>
        </w:r>
        <w:r w:rsidRPr="00D81811">
          <w:rPr>
            <w:rStyle w:val="af1"/>
            <w:noProof/>
          </w:rPr>
          <w:fldChar w:fldCharType="end"/>
        </w:r>
      </w:ins>
    </w:p>
    <w:p w14:paraId="3BE3E02E" w14:textId="0577A067" w:rsidR="00CD686E" w:rsidRDefault="00CD686E">
      <w:pPr>
        <w:pStyle w:val="TOC3"/>
        <w:tabs>
          <w:tab w:val="right" w:leader="dot" w:pos="8296"/>
        </w:tabs>
        <w:rPr>
          <w:ins w:id="25" w:author="DELL" w:date="2021-04-14T13:47:00Z"/>
          <w:rFonts w:eastAsiaTheme="minorEastAsia" w:cstheme="minorBidi"/>
          <w:noProof/>
          <w:kern w:val="2"/>
        </w:rPr>
      </w:pPr>
      <w:ins w:id="26" w:author="DELL" w:date="2021-04-14T13:47:00Z">
        <w:r w:rsidRPr="00D81811">
          <w:rPr>
            <w:rStyle w:val="af1"/>
            <w:noProof/>
          </w:rPr>
          <w:fldChar w:fldCharType="begin"/>
        </w:r>
        <w:r w:rsidRPr="00D81811">
          <w:rPr>
            <w:rStyle w:val="af1"/>
            <w:noProof/>
          </w:rPr>
          <w:instrText xml:space="preserve"> </w:instrText>
        </w:r>
        <w:r>
          <w:rPr>
            <w:noProof/>
          </w:rPr>
          <w:instrText>HYPERLINK \l "_Toc69300478"</w:instrText>
        </w:r>
        <w:r w:rsidRPr="00D81811">
          <w:rPr>
            <w:rStyle w:val="af1"/>
            <w:noProof/>
          </w:rPr>
          <w:instrText xml:space="preserve"> </w:instrText>
        </w:r>
        <w:r w:rsidRPr="00D81811">
          <w:rPr>
            <w:rStyle w:val="af1"/>
            <w:noProof/>
          </w:rPr>
          <w:fldChar w:fldCharType="separate"/>
        </w:r>
        <w:r w:rsidRPr="00D81811">
          <w:rPr>
            <w:rStyle w:val="af1"/>
            <w:noProof/>
          </w:rPr>
          <w:t>1.2.</w:t>
        </w:r>
        <w:r w:rsidRPr="00D81811">
          <w:rPr>
            <w:rStyle w:val="af1"/>
            <w:noProof/>
          </w:rPr>
          <w:t>研究内容</w:t>
        </w:r>
        <w:r>
          <w:rPr>
            <w:noProof/>
          </w:rPr>
          <w:tab/>
        </w:r>
        <w:r>
          <w:rPr>
            <w:noProof/>
          </w:rPr>
          <w:fldChar w:fldCharType="begin"/>
        </w:r>
        <w:r>
          <w:rPr>
            <w:noProof/>
          </w:rPr>
          <w:instrText xml:space="preserve"> PAGEREF _Toc69300478 \h </w:instrText>
        </w:r>
      </w:ins>
      <w:r>
        <w:rPr>
          <w:noProof/>
        </w:rPr>
      </w:r>
      <w:r>
        <w:rPr>
          <w:noProof/>
        </w:rPr>
        <w:fldChar w:fldCharType="separate"/>
      </w:r>
      <w:ins w:id="27" w:author="DELL" w:date="2021-04-14T13:47:00Z">
        <w:r>
          <w:rPr>
            <w:noProof/>
          </w:rPr>
          <w:t>5</w:t>
        </w:r>
        <w:r>
          <w:rPr>
            <w:noProof/>
          </w:rPr>
          <w:fldChar w:fldCharType="end"/>
        </w:r>
        <w:r w:rsidRPr="00D81811">
          <w:rPr>
            <w:rStyle w:val="af1"/>
            <w:noProof/>
          </w:rPr>
          <w:fldChar w:fldCharType="end"/>
        </w:r>
      </w:ins>
    </w:p>
    <w:p w14:paraId="301C06E0" w14:textId="33D99406" w:rsidR="00CD686E" w:rsidRDefault="00CD686E">
      <w:pPr>
        <w:pStyle w:val="TOC3"/>
        <w:tabs>
          <w:tab w:val="right" w:leader="dot" w:pos="8296"/>
        </w:tabs>
        <w:rPr>
          <w:ins w:id="28" w:author="DELL" w:date="2021-04-14T13:47:00Z"/>
          <w:rFonts w:eastAsiaTheme="minorEastAsia" w:cstheme="minorBidi"/>
          <w:noProof/>
          <w:kern w:val="2"/>
        </w:rPr>
      </w:pPr>
      <w:ins w:id="29" w:author="DELL" w:date="2021-04-14T13:47:00Z">
        <w:r w:rsidRPr="00D81811">
          <w:rPr>
            <w:rStyle w:val="af1"/>
            <w:noProof/>
          </w:rPr>
          <w:fldChar w:fldCharType="begin"/>
        </w:r>
        <w:r w:rsidRPr="00D81811">
          <w:rPr>
            <w:rStyle w:val="af1"/>
            <w:noProof/>
          </w:rPr>
          <w:instrText xml:space="preserve"> </w:instrText>
        </w:r>
        <w:r>
          <w:rPr>
            <w:noProof/>
          </w:rPr>
          <w:instrText>HYPERLINK \l "_Toc69300479"</w:instrText>
        </w:r>
        <w:r w:rsidRPr="00D81811">
          <w:rPr>
            <w:rStyle w:val="af1"/>
            <w:noProof/>
          </w:rPr>
          <w:instrText xml:space="preserve"> </w:instrText>
        </w:r>
        <w:r w:rsidRPr="00D81811">
          <w:rPr>
            <w:rStyle w:val="af1"/>
            <w:noProof/>
          </w:rPr>
          <w:fldChar w:fldCharType="separate"/>
        </w:r>
        <w:r w:rsidRPr="00D81811">
          <w:rPr>
            <w:rStyle w:val="af1"/>
            <w:noProof/>
          </w:rPr>
          <w:t>1.3.</w:t>
        </w:r>
        <w:r w:rsidRPr="00D81811">
          <w:rPr>
            <w:rStyle w:val="af1"/>
            <w:noProof/>
          </w:rPr>
          <w:t>实验方案</w:t>
        </w:r>
        <w:r>
          <w:rPr>
            <w:noProof/>
          </w:rPr>
          <w:tab/>
        </w:r>
        <w:r>
          <w:rPr>
            <w:noProof/>
          </w:rPr>
          <w:fldChar w:fldCharType="begin"/>
        </w:r>
        <w:r>
          <w:rPr>
            <w:noProof/>
          </w:rPr>
          <w:instrText xml:space="preserve"> PAGEREF _Toc69300479 \h </w:instrText>
        </w:r>
      </w:ins>
      <w:r>
        <w:rPr>
          <w:noProof/>
        </w:rPr>
      </w:r>
      <w:r>
        <w:rPr>
          <w:noProof/>
        </w:rPr>
        <w:fldChar w:fldCharType="separate"/>
      </w:r>
      <w:ins w:id="30" w:author="DELL" w:date="2021-04-14T13:47:00Z">
        <w:r>
          <w:rPr>
            <w:noProof/>
          </w:rPr>
          <w:t>5</w:t>
        </w:r>
        <w:r>
          <w:rPr>
            <w:noProof/>
          </w:rPr>
          <w:fldChar w:fldCharType="end"/>
        </w:r>
        <w:r w:rsidRPr="00D81811">
          <w:rPr>
            <w:rStyle w:val="af1"/>
            <w:noProof/>
          </w:rPr>
          <w:fldChar w:fldCharType="end"/>
        </w:r>
      </w:ins>
    </w:p>
    <w:p w14:paraId="3E4081C3" w14:textId="05686612" w:rsidR="00CD686E" w:rsidRDefault="00CD686E">
      <w:pPr>
        <w:pStyle w:val="TOC4"/>
        <w:tabs>
          <w:tab w:val="right" w:leader="dot" w:pos="8296"/>
        </w:tabs>
        <w:rPr>
          <w:ins w:id="31" w:author="DELL" w:date="2021-04-14T13:47:00Z"/>
          <w:rFonts w:asciiTheme="minorHAnsi" w:eastAsiaTheme="minorEastAsia" w:hAnsiTheme="minorHAnsi" w:cstheme="minorBidi"/>
          <w:noProof/>
          <w:szCs w:val="22"/>
        </w:rPr>
      </w:pPr>
      <w:ins w:id="32" w:author="DELL" w:date="2021-04-14T13:47:00Z">
        <w:r w:rsidRPr="00D81811">
          <w:rPr>
            <w:rStyle w:val="af1"/>
            <w:noProof/>
          </w:rPr>
          <w:fldChar w:fldCharType="begin"/>
        </w:r>
        <w:r w:rsidRPr="00D81811">
          <w:rPr>
            <w:rStyle w:val="af1"/>
            <w:noProof/>
          </w:rPr>
          <w:instrText xml:space="preserve"> </w:instrText>
        </w:r>
        <w:r>
          <w:rPr>
            <w:noProof/>
          </w:rPr>
          <w:instrText>HYPERLINK \l "_Toc69300480"</w:instrText>
        </w:r>
        <w:r w:rsidRPr="00D81811">
          <w:rPr>
            <w:rStyle w:val="af1"/>
            <w:noProof/>
          </w:rPr>
          <w:instrText xml:space="preserve"> </w:instrText>
        </w:r>
        <w:r w:rsidRPr="00D81811">
          <w:rPr>
            <w:rStyle w:val="af1"/>
            <w:noProof/>
          </w:rPr>
          <w:fldChar w:fldCharType="separate"/>
        </w:r>
        <w:r w:rsidRPr="00D81811">
          <w:rPr>
            <w:rStyle w:val="af1"/>
            <w:noProof/>
          </w:rPr>
          <w:t>1.3.1</w:t>
        </w:r>
        <w:r w:rsidRPr="00D81811">
          <w:rPr>
            <w:rStyle w:val="af1"/>
            <w:noProof/>
          </w:rPr>
          <w:t>反射波检测完整性分类</w:t>
        </w:r>
        <w:r>
          <w:rPr>
            <w:noProof/>
          </w:rPr>
          <w:tab/>
        </w:r>
        <w:r>
          <w:rPr>
            <w:noProof/>
          </w:rPr>
          <w:fldChar w:fldCharType="begin"/>
        </w:r>
        <w:r>
          <w:rPr>
            <w:noProof/>
          </w:rPr>
          <w:instrText xml:space="preserve"> PAGEREF _Toc69300480 \h </w:instrText>
        </w:r>
      </w:ins>
      <w:r>
        <w:rPr>
          <w:noProof/>
        </w:rPr>
      </w:r>
      <w:r>
        <w:rPr>
          <w:noProof/>
        </w:rPr>
        <w:fldChar w:fldCharType="separate"/>
      </w:r>
      <w:ins w:id="33" w:author="DELL" w:date="2021-04-14T13:47:00Z">
        <w:r>
          <w:rPr>
            <w:noProof/>
          </w:rPr>
          <w:t>5</w:t>
        </w:r>
        <w:r>
          <w:rPr>
            <w:noProof/>
          </w:rPr>
          <w:fldChar w:fldCharType="end"/>
        </w:r>
        <w:r w:rsidRPr="00D81811">
          <w:rPr>
            <w:rStyle w:val="af1"/>
            <w:noProof/>
          </w:rPr>
          <w:fldChar w:fldCharType="end"/>
        </w:r>
      </w:ins>
    </w:p>
    <w:p w14:paraId="4BBEED22" w14:textId="2FC40F66" w:rsidR="00CD686E" w:rsidRDefault="00CD686E">
      <w:pPr>
        <w:pStyle w:val="TOC4"/>
        <w:tabs>
          <w:tab w:val="right" w:leader="dot" w:pos="8296"/>
        </w:tabs>
        <w:rPr>
          <w:ins w:id="34" w:author="DELL" w:date="2021-04-14T13:47:00Z"/>
          <w:rFonts w:asciiTheme="minorHAnsi" w:eastAsiaTheme="minorEastAsia" w:hAnsiTheme="minorHAnsi" w:cstheme="minorBidi"/>
          <w:noProof/>
          <w:szCs w:val="22"/>
        </w:rPr>
      </w:pPr>
      <w:ins w:id="35" w:author="DELL" w:date="2021-04-14T13:47:00Z">
        <w:r w:rsidRPr="00D81811">
          <w:rPr>
            <w:rStyle w:val="af1"/>
            <w:noProof/>
          </w:rPr>
          <w:fldChar w:fldCharType="begin"/>
        </w:r>
        <w:r w:rsidRPr="00D81811">
          <w:rPr>
            <w:rStyle w:val="af1"/>
            <w:noProof/>
          </w:rPr>
          <w:instrText xml:space="preserve"> </w:instrText>
        </w:r>
        <w:r>
          <w:rPr>
            <w:noProof/>
          </w:rPr>
          <w:instrText>HYPERLINK \l "_Toc69300481"</w:instrText>
        </w:r>
        <w:r w:rsidRPr="00D81811">
          <w:rPr>
            <w:rStyle w:val="af1"/>
            <w:noProof/>
          </w:rPr>
          <w:instrText xml:space="preserve"> </w:instrText>
        </w:r>
        <w:r w:rsidRPr="00D81811">
          <w:rPr>
            <w:rStyle w:val="af1"/>
            <w:noProof/>
          </w:rPr>
          <w:fldChar w:fldCharType="separate"/>
        </w:r>
        <w:r w:rsidRPr="00D81811">
          <w:rPr>
            <w:rStyle w:val="af1"/>
            <w:noProof/>
          </w:rPr>
          <w:t>1.3.2</w:t>
        </w:r>
        <w:r w:rsidRPr="00D81811">
          <w:rPr>
            <w:rStyle w:val="af1"/>
            <w:noProof/>
          </w:rPr>
          <w:t>数据处理</w:t>
        </w:r>
        <w:r>
          <w:rPr>
            <w:noProof/>
          </w:rPr>
          <w:tab/>
        </w:r>
        <w:r>
          <w:rPr>
            <w:noProof/>
          </w:rPr>
          <w:fldChar w:fldCharType="begin"/>
        </w:r>
        <w:r>
          <w:rPr>
            <w:noProof/>
          </w:rPr>
          <w:instrText xml:space="preserve"> PAGEREF _Toc69300481 \h </w:instrText>
        </w:r>
      </w:ins>
      <w:r>
        <w:rPr>
          <w:noProof/>
        </w:rPr>
      </w:r>
      <w:r>
        <w:rPr>
          <w:noProof/>
        </w:rPr>
        <w:fldChar w:fldCharType="separate"/>
      </w:r>
      <w:ins w:id="36" w:author="DELL" w:date="2021-04-14T13:47:00Z">
        <w:r>
          <w:rPr>
            <w:noProof/>
          </w:rPr>
          <w:t>7</w:t>
        </w:r>
        <w:r>
          <w:rPr>
            <w:noProof/>
          </w:rPr>
          <w:fldChar w:fldCharType="end"/>
        </w:r>
        <w:r w:rsidRPr="00D81811">
          <w:rPr>
            <w:rStyle w:val="af1"/>
            <w:noProof/>
          </w:rPr>
          <w:fldChar w:fldCharType="end"/>
        </w:r>
      </w:ins>
    </w:p>
    <w:p w14:paraId="769BFC47" w14:textId="1D33D867" w:rsidR="00CD686E" w:rsidRDefault="00CD686E">
      <w:pPr>
        <w:pStyle w:val="TOC4"/>
        <w:tabs>
          <w:tab w:val="right" w:leader="dot" w:pos="8296"/>
        </w:tabs>
        <w:rPr>
          <w:ins w:id="37" w:author="DELL" w:date="2021-04-14T13:47:00Z"/>
          <w:rFonts w:asciiTheme="minorHAnsi" w:eastAsiaTheme="minorEastAsia" w:hAnsiTheme="minorHAnsi" w:cstheme="minorBidi"/>
          <w:noProof/>
          <w:szCs w:val="22"/>
        </w:rPr>
      </w:pPr>
      <w:ins w:id="38" w:author="DELL" w:date="2021-04-14T13:47:00Z">
        <w:r w:rsidRPr="00D81811">
          <w:rPr>
            <w:rStyle w:val="af1"/>
            <w:noProof/>
          </w:rPr>
          <w:fldChar w:fldCharType="begin"/>
        </w:r>
        <w:r w:rsidRPr="00D81811">
          <w:rPr>
            <w:rStyle w:val="af1"/>
            <w:noProof/>
          </w:rPr>
          <w:instrText xml:space="preserve"> </w:instrText>
        </w:r>
        <w:r>
          <w:rPr>
            <w:noProof/>
          </w:rPr>
          <w:instrText>HYPERLINK \l "_Toc69300482"</w:instrText>
        </w:r>
        <w:r w:rsidRPr="00D81811">
          <w:rPr>
            <w:rStyle w:val="af1"/>
            <w:noProof/>
          </w:rPr>
          <w:instrText xml:space="preserve"> </w:instrText>
        </w:r>
        <w:r w:rsidRPr="00D81811">
          <w:rPr>
            <w:rStyle w:val="af1"/>
            <w:noProof/>
          </w:rPr>
          <w:fldChar w:fldCharType="separate"/>
        </w:r>
        <w:r w:rsidRPr="00D81811">
          <w:rPr>
            <w:rStyle w:val="af1"/>
            <w:noProof/>
          </w:rPr>
          <w:t>1.3.4</w:t>
        </w:r>
        <w:r w:rsidRPr="00D81811">
          <w:rPr>
            <w:rStyle w:val="af1"/>
            <w:noProof/>
          </w:rPr>
          <w:t>人工标注检测曲线</w:t>
        </w:r>
        <w:r>
          <w:rPr>
            <w:noProof/>
          </w:rPr>
          <w:tab/>
        </w:r>
        <w:r>
          <w:rPr>
            <w:noProof/>
          </w:rPr>
          <w:fldChar w:fldCharType="begin"/>
        </w:r>
        <w:r>
          <w:rPr>
            <w:noProof/>
          </w:rPr>
          <w:instrText xml:space="preserve"> PAGEREF _Toc69300482 \h </w:instrText>
        </w:r>
      </w:ins>
      <w:r>
        <w:rPr>
          <w:noProof/>
        </w:rPr>
      </w:r>
      <w:r>
        <w:rPr>
          <w:noProof/>
        </w:rPr>
        <w:fldChar w:fldCharType="separate"/>
      </w:r>
      <w:ins w:id="39" w:author="DELL" w:date="2021-04-14T13:47:00Z">
        <w:r>
          <w:rPr>
            <w:noProof/>
          </w:rPr>
          <w:t>8</w:t>
        </w:r>
        <w:r>
          <w:rPr>
            <w:noProof/>
          </w:rPr>
          <w:fldChar w:fldCharType="end"/>
        </w:r>
        <w:r w:rsidRPr="00D81811">
          <w:rPr>
            <w:rStyle w:val="af1"/>
            <w:noProof/>
          </w:rPr>
          <w:fldChar w:fldCharType="end"/>
        </w:r>
      </w:ins>
    </w:p>
    <w:p w14:paraId="592A2235" w14:textId="6FBF698A" w:rsidR="00CD686E" w:rsidRDefault="00CD686E">
      <w:pPr>
        <w:pStyle w:val="TOC4"/>
        <w:tabs>
          <w:tab w:val="right" w:leader="dot" w:pos="8296"/>
        </w:tabs>
        <w:rPr>
          <w:ins w:id="40" w:author="DELL" w:date="2021-04-14T13:47:00Z"/>
          <w:rFonts w:asciiTheme="minorHAnsi" w:eastAsiaTheme="minorEastAsia" w:hAnsiTheme="minorHAnsi" w:cstheme="minorBidi"/>
          <w:noProof/>
          <w:szCs w:val="22"/>
        </w:rPr>
      </w:pPr>
      <w:ins w:id="41" w:author="DELL" w:date="2021-04-14T13:47:00Z">
        <w:r w:rsidRPr="00D81811">
          <w:rPr>
            <w:rStyle w:val="af1"/>
            <w:noProof/>
          </w:rPr>
          <w:fldChar w:fldCharType="begin"/>
        </w:r>
        <w:r w:rsidRPr="00D81811">
          <w:rPr>
            <w:rStyle w:val="af1"/>
            <w:noProof/>
          </w:rPr>
          <w:instrText xml:space="preserve"> </w:instrText>
        </w:r>
        <w:r>
          <w:rPr>
            <w:noProof/>
          </w:rPr>
          <w:instrText>HYPERLINK \l "_Toc69300483"</w:instrText>
        </w:r>
        <w:r w:rsidRPr="00D81811">
          <w:rPr>
            <w:rStyle w:val="af1"/>
            <w:noProof/>
          </w:rPr>
          <w:instrText xml:space="preserve"> </w:instrText>
        </w:r>
        <w:r w:rsidRPr="00D81811">
          <w:rPr>
            <w:rStyle w:val="af1"/>
            <w:noProof/>
          </w:rPr>
          <w:fldChar w:fldCharType="separate"/>
        </w:r>
        <w:r w:rsidRPr="00D81811">
          <w:rPr>
            <w:rStyle w:val="af1"/>
            <w:noProof/>
          </w:rPr>
          <w:t>1.3.5</w:t>
        </w:r>
        <w:r w:rsidRPr="00D81811">
          <w:rPr>
            <w:rStyle w:val="af1"/>
            <w:noProof/>
          </w:rPr>
          <w:t>中期神经网络搭建</w:t>
        </w:r>
        <w:r>
          <w:rPr>
            <w:noProof/>
          </w:rPr>
          <w:tab/>
        </w:r>
        <w:r>
          <w:rPr>
            <w:noProof/>
          </w:rPr>
          <w:fldChar w:fldCharType="begin"/>
        </w:r>
        <w:r>
          <w:rPr>
            <w:noProof/>
          </w:rPr>
          <w:instrText xml:space="preserve"> PAGEREF _Toc69300483 \h </w:instrText>
        </w:r>
      </w:ins>
      <w:r>
        <w:rPr>
          <w:noProof/>
        </w:rPr>
      </w:r>
      <w:r>
        <w:rPr>
          <w:noProof/>
        </w:rPr>
        <w:fldChar w:fldCharType="separate"/>
      </w:r>
      <w:ins w:id="42" w:author="DELL" w:date="2021-04-14T13:47:00Z">
        <w:r>
          <w:rPr>
            <w:noProof/>
          </w:rPr>
          <w:t>9</w:t>
        </w:r>
        <w:r>
          <w:rPr>
            <w:noProof/>
          </w:rPr>
          <w:fldChar w:fldCharType="end"/>
        </w:r>
        <w:r w:rsidRPr="00D81811">
          <w:rPr>
            <w:rStyle w:val="af1"/>
            <w:noProof/>
          </w:rPr>
          <w:fldChar w:fldCharType="end"/>
        </w:r>
      </w:ins>
    </w:p>
    <w:p w14:paraId="406F332E" w14:textId="4D9670D9" w:rsidR="00CD686E" w:rsidRDefault="00CD686E">
      <w:pPr>
        <w:pStyle w:val="TOC5"/>
        <w:tabs>
          <w:tab w:val="right" w:leader="dot" w:pos="8296"/>
        </w:tabs>
        <w:rPr>
          <w:ins w:id="43" w:author="DELL" w:date="2021-04-14T13:47:00Z"/>
          <w:rFonts w:asciiTheme="minorHAnsi" w:eastAsiaTheme="minorEastAsia" w:hAnsiTheme="minorHAnsi" w:cstheme="minorBidi"/>
          <w:noProof/>
          <w:szCs w:val="22"/>
        </w:rPr>
      </w:pPr>
      <w:ins w:id="44" w:author="DELL" w:date="2021-04-14T13:47:00Z">
        <w:r w:rsidRPr="00D81811">
          <w:rPr>
            <w:rStyle w:val="af1"/>
            <w:noProof/>
          </w:rPr>
          <w:fldChar w:fldCharType="begin"/>
        </w:r>
        <w:r w:rsidRPr="00D81811">
          <w:rPr>
            <w:rStyle w:val="af1"/>
            <w:noProof/>
          </w:rPr>
          <w:instrText xml:space="preserve"> </w:instrText>
        </w:r>
        <w:r>
          <w:rPr>
            <w:noProof/>
          </w:rPr>
          <w:instrText>HYPERLINK \l "_Toc69300484"</w:instrText>
        </w:r>
        <w:r w:rsidRPr="00D81811">
          <w:rPr>
            <w:rStyle w:val="af1"/>
            <w:noProof/>
          </w:rPr>
          <w:instrText xml:space="preserve"> </w:instrText>
        </w:r>
        <w:r w:rsidRPr="00D81811">
          <w:rPr>
            <w:rStyle w:val="af1"/>
            <w:noProof/>
          </w:rPr>
          <w:fldChar w:fldCharType="separate"/>
        </w:r>
        <w:r w:rsidRPr="00D81811">
          <w:rPr>
            <w:rStyle w:val="af1"/>
            <w:noProof/>
          </w:rPr>
          <w:t>1.3.5.1</w:t>
        </w:r>
        <w:r w:rsidRPr="00D81811">
          <w:rPr>
            <w:rStyle w:val="af1"/>
            <w:noProof/>
          </w:rPr>
          <w:t>统计汇总数据</w:t>
        </w:r>
        <w:r>
          <w:rPr>
            <w:noProof/>
          </w:rPr>
          <w:tab/>
        </w:r>
        <w:r>
          <w:rPr>
            <w:noProof/>
          </w:rPr>
          <w:fldChar w:fldCharType="begin"/>
        </w:r>
        <w:r>
          <w:rPr>
            <w:noProof/>
          </w:rPr>
          <w:instrText xml:space="preserve"> PAGEREF _Toc69300484 \h </w:instrText>
        </w:r>
      </w:ins>
      <w:r>
        <w:rPr>
          <w:noProof/>
        </w:rPr>
      </w:r>
      <w:r>
        <w:rPr>
          <w:noProof/>
        </w:rPr>
        <w:fldChar w:fldCharType="separate"/>
      </w:r>
      <w:ins w:id="45" w:author="DELL" w:date="2021-04-14T13:47:00Z">
        <w:r>
          <w:rPr>
            <w:noProof/>
          </w:rPr>
          <w:t>10</w:t>
        </w:r>
        <w:r>
          <w:rPr>
            <w:noProof/>
          </w:rPr>
          <w:fldChar w:fldCharType="end"/>
        </w:r>
        <w:r w:rsidRPr="00D81811">
          <w:rPr>
            <w:rStyle w:val="af1"/>
            <w:noProof/>
          </w:rPr>
          <w:fldChar w:fldCharType="end"/>
        </w:r>
      </w:ins>
    </w:p>
    <w:p w14:paraId="050B4315" w14:textId="0F87146C" w:rsidR="00CD686E" w:rsidRDefault="00CD686E">
      <w:pPr>
        <w:pStyle w:val="TOC5"/>
        <w:tabs>
          <w:tab w:val="right" w:leader="dot" w:pos="8296"/>
        </w:tabs>
        <w:rPr>
          <w:ins w:id="46" w:author="DELL" w:date="2021-04-14T13:47:00Z"/>
          <w:rFonts w:asciiTheme="minorHAnsi" w:eastAsiaTheme="minorEastAsia" w:hAnsiTheme="minorHAnsi" w:cstheme="minorBidi"/>
          <w:noProof/>
          <w:szCs w:val="22"/>
        </w:rPr>
      </w:pPr>
      <w:ins w:id="47" w:author="DELL" w:date="2021-04-14T13:47:00Z">
        <w:r w:rsidRPr="00D81811">
          <w:rPr>
            <w:rStyle w:val="af1"/>
            <w:noProof/>
          </w:rPr>
          <w:fldChar w:fldCharType="begin"/>
        </w:r>
        <w:r w:rsidRPr="00D81811">
          <w:rPr>
            <w:rStyle w:val="af1"/>
            <w:noProof/>
          </w:rPr>
          <w:instrText xml:space="preserve"> </w:instrText>
        </w:r>
        <w:r>
          <w:rPr>
            <w:noProof/>
          </w:rPr>
          <w:instrText>HYPERLINK \l "_Toc69300485"</w:instrText>
        </w:r>
        <w:r w:rsidRPr="00D81811">
          <w:rPr>
            <w:rStyle w:val="af1"/>
            <w:noProof/>
          </w:rPr>
          <w:instrText xml:space="preserve"> </w:instrText>
        </w:r>
        <w:r w:rsidRPr="00D81811">
          <w:rPr>
            <w:rStyle w:val="af1"/>
            <w:noProof/>
          </w:rPr>
          <w:fldChar w:fldCharType="separate"/>
        </w:r>
        <w:r w:rsidRPr="00D81811">
          <w:rPr>
            <w:rStyle w:val="af1"/>
            <w:noProof/>
          </w:rPr>
          <w:t xml:space="preserve">1.3.5.2 </w:t>
        </w:r>
        <w:r w:rsidRPr="00D81811">
          <w:rPr>
            <w:rStyle w:val="af1"/>
            <w:noProof/>
          </w:rPr>
          <w:t>将数据转化为神经网络训练的数据</w:t>
        </w:r>
        <w:r>
          <w:rPr>
            <w:noProof/>
          </w:rPr>
          <w:tab/>
        </w:r>
        <w:r>
          <w:rPr>
            <w:noProof/>
          </w:rPr>
          <w:fldChar w:fldCharType="begin"/>
        </w:r>
        <w:r>
          <w:rPr>
            <w:noProof/>
          </w:rPr>
          <w:instrText xml:space="preserve"> PAGEREF _Toc69300485 \h </w:instrText>
        </w:r>
      </w:ins>
      <w:r>
        <w:rPr>
          <w:noProof/>
        </w:rPr>
      </w:r>
      <w:r>
        <w:rPr>
          <w:noProof/>
        </w:rPr>
        <w:fldChar w:fldCharType="separate"/>
      </w:r>
      <w:ins w:id="48" w:author="DELL" w:date="2021-04-14T13:47:00Z">
        <w:r>
          <w:rPr>
            <w:noProof/>
          </w:rPr>
          <w:t>10</w:t>
        </w:r>
        <w:r>
          <w:rPr>
            <w:noProof/>
          </w:rPr>
          <w:fldChar w:fldCharType="end"/>
        </w:r>
        <w:r w:rsidRPr="00D81811">
          <w:rPr>
            <w:rStyle w:val="af1"/>
            <w:noProof/>
          </w:rPr>
          <w:fldChar w:fldCharType="end"/>
        </w:r>
      </w:ins>
    </w:p>
    <w:p w14:paraId="1C19282A" w14:textId="46AAE9B6" w:rsidR="00CD686E" w:rsidRDefault="00CD686E">
      <w:pPr>
        <w:pStyle w:val="TOC5"/>
        <w:tabs>
          <w:tab w:val="right" w:leader="dot" w:pos="8296"/>
        </w:tabs>
        <w:rPr>
          <w:ins w:id="49" w:author="DELL" w:date="2021-04-14T13:47:00Z"/>
          <w:rFonts w:asciiTheme="minorHAnsi" w:eastAsiaTheme="minorEastAsia" w:hAnsiTheme="minorHAnsi" w:cstheme="minorBidi"/>
          <w:noProof/>
          <w:szCs w:val="22"/>
        </w:rPr>
      </w:pPr>
      <w:ins w:id="50" w:author="DELL" w:date="2021-04-14T13:47:00Z">
        <w:r w:rsidRPr="00D81811">
          <w:rPr>
            <w:rStyle w:val="af1"/>
            <w:noProof/>
          </w:rPr>
          <w:fldChar w:fldCharType="begin"/>
        </w:r>
        <w:r w:rsidRPr="00D81811">
          <w:rPr>
            <w:rStyle w:val="af1"/>
            <w:noProof/>
          </w:rPr>
          <w:instrText xml:space="preserve"> </w:instrText>
        </w:r>
        <w:r>
          <w:rPr>
            <w:noProof/>
          </w:rPr>
          <w:instrText>HYPERLINK \l "_Toc69300486"</w:instrText>
        </w:r>
        <w:r w:rsidRPr="00D81811">
          <w:rPr>
            <w:rStyle w:val="af1"/>
            <w:noProof/>
          </w:rPr>
          <w:instrText xml:space="preserve"> </w:instrText>
        </w:r>
        <w:r w:rsidRPr="00D81811">
          <w:rPr>
            <w:rStyle w:val="af1"/>
            <w:noProof/>
          </w:rPr>
          <w:fldChar w:fldCharType="separate"/>
        </w:r>
        <w:r w:rsidRPr="00D81811">
          <w:rPr>
            <w:rStyle w:val="af1"/>
            <w:noProof/>
          </w:rPr>
          <w:t>1.3.5.3LSTM</w:t>
        </w:r>
        <w:r w:rsidRPr="00D81811">
          <w:rPr>
            <w:rStyle w:val="af1"/>
            <w:noProof/>
          </w:rPr>
          <w:t>网络构架</w:t>
        </w:r>
        <w:r>
          <w:rPr>
            <w:noProof/>
          </w:rPr>
          <w:tab/>
        </w:r>
        <w:r>
          <w:rPr>
            <w:noProof/>
          </w:rPr>
          <w:fldChar w:fldCharType="begin"/>
        </w:r>
        <w:r>
          <w:rPr>
            <w:noProof/>
          </w:rPr>
          <w:instrText xml:space="preserve"> PAGEREF _Toc69300486 \h </w:instrText>
        </w:r>
      </w:ins>
      <w:r>
        <w:rPr>
          <w:noProof/>
        </w:rPr>
      </w:r>
      <w:r>
        <w:rPr>
          <w:noProof/>
        </w:rPr>
        <w:fldChar w:fldCharType="separate"/>
      </w:r>
      <w:ins w:id="51" w:author="DELL" w:date="2021-04-14T13:47:00Z">
        <w:r>
          <w:rPr>
            <w:noProof/>
          </w:rPr>
          <w:t>10</w:t>
        </w:r>
        <w:r>
          <w:rPr>
            <w:noProof/>
          </w:rPr>
          <w:fldChar w:fldCharType="end"/>
        </w:r>
        <w:r w:rsidRPr="00D81811">
          <w:rPr>
            <w:rStyle w:val="af1"/>
            <w:noProof/>
          </w:rPr>
          <w:fldChar w:fldCharType="end"/>
        </w:r>
      </w:ins>
    </w:p>
    <w:p w14:paraId="0C269B31" w14:textId="514C6437" w:rsidR="00CD686E" w:rsidRDefault="00CD686E">
      <w:pPr>
        <w:pStyle w:val="TOC5"/>
        <w:tabs>
          <w:tab w:val="right" w:leader="dot" w:pos="8296"/>
        </w:tabs>
        <w:rPr>
          <w:ins w:id="52" w:author="DELL" w:date="2021-04-14T13:47:00Z"/>
          <w:rFonts w:asciiTheme="minorHAnsi" w:eastAsiaTheme="minorEastAsia" w:hAnsiTheme="minorHAnsi" w:cstheme="minorBidi"/>
          <w:noProof/>
          <w:szCs w:val="22"/>
        </w:rPr>
      </w:pPr>
      <w:ins w:id="53" w:author="DELL" w:date="2021-04-14T13:47:00Z">
        <w:r w:rsidRPr="00D81811">
          <w:rPr>
            <w:rStyle w:val="af1"/>
            <w:noProof/>
          </w:rPr>
          <w:fldChar w:fldCharType="begin"/>
        </w:r>
        <w:r w:rsidRPr="00D81811">
          <w:rPr>
            <w:rStyle w:val="af1"/>
            <w:noProof/>
          </w:rPr>
          <w:instrText xml:space="preserve"> </w:instrText>
        </w:r>
        <w:r>
          <w:rPr>
            <w:noProof/>
          </w:rPr>
          <w:instrText>HYPERLINK \l "_Toc69300487"</w:instrText>
        </w:r>
        <w:r w:rsidRPr="00D81811">
          <w:rPr>
            <w:rStyle w:val="af1"/>
            <w:noProof/>
          </w:rPr>
          <w:instrText xml:space="preserve"> </w:instrText>
        </w:r>
        <w:r w:rsidRPr="00D81811">
          <w:rPr>
            <w:rStyle w:val="af1"/>
            <w:noProof/>
          </w:rPr>
          <w:fldChar w:fldCharType="separate"/>
        </w:r>
        <w:r w:rsidRPr="00D81811">
          <w:rPr>
            <w:rStyle w:val="af1"/>
            <w:noProof/>
          </w:rPr>
          <w:t xml:space="preserve">1.3.5.4 </w:t>
        </w:r>
        <w:r w:rsidRPr="00D81811">
          <w:rPr>
            <w:rStyle w:val="af1"/>
            <w:noProof/>
          </w:rPr>
          <w:t>训练</w:t>
        </w:r>
        <w:r w:rsidRPr="00D81811">
          <w:rPr>
            <w:rStyle w:val="af1"/>
            <w:noProof/>
          </w:rPr>
          <w:t>LSTM</w:t>
        </w:r>
        <w:r w:rsidRPr="00D81811">
          <w:rPr>
            <w:rStyle w:val="af1"/>
            <w:noProof/>
          </w:rPr>
          <w:t>网络</w:t>
        </w:r>
        <w:r>
          <w:rPr>
            <w:noProof/>
          </w:rPr>
          <w:tab/>
        </w:r>
        <w:r>
          <w:rPr>
            <w:noProof/>
          </w:rPr>
          <w:fldChar w:fldCharType="begin"/>
        </w:r>
        <w:r>
          <w:rPr>
            <w:noProof/>
          </w:rPr>
          <w:instrText xml:space="preserve"> PAGEREF _Toc69300487 \h </w:instrText>
        </w:r>
      </w:ins>
      <w:r>
        <w:rPr>
          <w:noProof/>
        </w:rPr>
      </w:r>
      <w:r>
        <w:rPr>
          <w:noProof/>
        </w:rPr>
        <w:fldChar w:fldCharType="separate"/>
      </w:r>
      <w:ins w:id="54" w:author="DELL" w:date="2021-04-14T13:47:00Z">
        <w:r>
          <w:rPr>
            <w:noProof/>
          </w:rPr>
          <w:t>11</w:t>
        </w:r>
        <w:r>
          <w:rPr>
            <w:noProof/>
          </w:rPr>
          <w:fldChar w:fldCharType="end"/>
        </w:r>
        <w:r w:rsidRPr="00D81811">
          <w:rPr>
            <w:rStyle w:val="af1"/>
            <w:noProof/>
          </w:rPr>
          <w:fldChar w:fldCharType="end"/>
        </w:r>
      </w:ins>
    </w:p>
    <w:p w14:paraId="401C68AA" w14:textId="397542BC" w:rsidR="00CD686E" w:rsidRDefault="00CD686E">
      <w:pPr>
        <w:pStyle w:val="TOC4"/>
        <w:tabs>
          <w:tab w:val="right" w:leader="dot" w:pos="8296"/>
        </w:tabs>
        <w:rPr>
          <w:ins w:id="55" w:author="DELL" w:date="2021-04-14T13:47:00Z"/>
          <w:rFonts w:asciiTheme="minorHAnsi" w:eastAsiaTheme="minorEastAsia" w:hAnsiTheme="minorHAnsi" w:cstheme="minorBidi"/>
          <w:noProof/>
          <w:szCs w:val="22"/>
        </w:rPr>
      </w:pPr>
      <w:ins w:id="56" w:author="DELL" w:date="2021-04-14T13:47:00Z">
        <w:r w:rsidRPr="00D81811">
          <w:rPr>
            <w:rStyle w:val="af1"/>
            <w:noProof/>
          </w:rPr>
          <w:fldChar w:fldCharType="begin"/>
        </w:r>
        <w:r w:rsidRPr="00D81811">
          <w:rPr>
            <w:rStyle w:val="af1"/>
            <w:noProof/>
          </w:rPr>
          <w:instrText xml:space="preserve"> </w:instrText>
        </w:r>
        <w:r>
          <w:rPr>
            <w:noProof/>
          </w:rPr>
          <w:instrText>HYPERLINK \l "_Toc69300488"</w:instrText>
        </w:r>
        <w:r w:rsidRPr="00D81811">
          <w:rPr>
            <w:rStyle w:val="af1"/>
            <w:noProof/>
          </w:rPr>
          <w:instrText xml:space="preserve"> </w:instrText>
        </w:r>
        <w:r w:rsidRPr="00D81811">
          <w:rPr>
            <w:rStyle w:val="af1"/>
            <w:noProof/>
          </w:rPr>
          <w:fldChar w:fldCharType="separate"/>
        </w:r>
        <w:r w:rsidRPr="00D81811">
          <w:rPr>
            <w:rStyle w:val="af1"/>
            <w:noProof/>
          </w:rPr>
          <w:t xml:space="preserve">1.3.6 </w:t>
        </w:r>
        <w:r w:rsidRPr="00D81811">
          <w:rPr>
            <w:rStyle w:val="af1"/>
            <w:noProof/>
          </w:rPr>
          <w:t>数据扩充和验证</w:t>
        </w:r>
        <w:r>
          <w:rPr>
            <w:noProof/>
          </w:rPr>
          <w:tab/>
        </w:r>
        <w:r>
          <w:rPr>
            <w:noProof/>
          </w:rPr>
          <w:fldChar w:fldCharType="begin"/>
        </w:r>
        <w:r>
          <w:rPr>
            <w:noProof/>
          </w:rPr>
          <w:instrText xml:space="preserve"> PAGEREF _Toc69300488 \h </w:instrText>
        </w:r>
      </w:ins>
      <w:r>
        <w:rPr>
          <w:noProof/>
        </w:rPr>
      </w:r>
      <w:r>
        <w:rPr>
          <w:noProof/>
        </w:rPr>
        <w:fldChar w:fldCharType="separate"/>
      </w:r>
      <w:ins w:id="57" w:author="DELL" w:date="2021-04-14T13:47:00Z">
        <w:r>
          <w:rPr>
            <w:noProof/>
          </w:rPr>
          <w:t>12</w:t>
        </w:r>
        <w:r>
          <w:rPr>
            <w:noProof/>
          </w:rPr>
          <w:fldChar w:fldCharType="end"/>
        </w:r>
        <w:r w:rsidRPr="00D81811">
          <w:rPr>
            <w:rStyle w:val="af1"/>
            <w:noProof/>
          </w:rPr>
          <w:fldChar w:fldCharType="end"/>
        </w:r>
      </w:ins>
    </w:p>
    <w:p w14:paraId="1CE80EA3" w14:textId="4AC94FB1" w:rsidR="00CD686E" w:rsidRDefault="00CD686E">
      <w:pPr>
        <w:pStyle w:val="TOC4"/>
        <w:tabs>
          <w:tab w:val="right" w:leader="dot" w:pos="8296"/>
        </w:tabs>
        <w:rPr>
          <w:ins w:id="58" w:author="DELL" w:date="2021-04-14T13:47:00Z"/>
          <w:rFonts w:asciiTheme="minorHAnsi" w:eastAsiaTheme="minorEastAsia" w:hAnsiTheme="minorHAnsi" w:cstheme="minorBidi"/>
          <w:noProof/>
          <w:szCs w:val="22"/>
        </w:rPr>
      </w:pPr>
      <w:ins w:id="59" w:author="DELL" w:date="2021-04-14T13:47:00Z">
        <w:r w:rsidRPr="00D81811">
          <w:rPr>
            <w:rStyle w:val="af1"/>
            <w:noProof/>
          </w:rPr>
          <w:fldChar w:fldCharType="begin"/>
        </w:r>
        <w:r w:rsidRPr="00D81811">
          <w:rPr>
            <w:rStyle w:val="af1"/>
            <w:noProof/>
          </w:rPr>
          <w:instrText xml:space="preserve"> </w:instrText>
        </w:r>
        <w:r>
          <w:rPr>
            <w:noProof/>
          </w:rPr>
          <w:instrText>HYPERLINK \l "_Toc69300489"</w:instrText>
        </w:r>
        <w:r w:rsidRPr="00D81811">
          <w:rPr>
            <w:rStyle w:val="af1"/>
            <w:noProof/>
          </w:rPr>
          <w:instrText xml:space="preserve"> </w:instrText>
        </w:r>
        <w:r w:rsidRPr="00D81811">
          <w:rPr>
            <w:rStyle w:val="af1"/>
            <w:noProof/>
          </w:rPr>
          <w:fldChar w:fldCharType="separate"/>
        </w:r>
        <w:r w:rsidRPr="00D81811">
          <w:rPr>
            <w:rStyle w:val="af1"/>
            <w:noProof/>
          </w:rPr>
          <w:t>1.3.7</w:t>
        </w:r>
        <w:r w:rsidRPr="00D81811">
          <w:rPr>
            <w:rStyle w:val="af1"/>
            <w:noProof/>
          </w:rPr>
          <w:t>验证结果</w:t>
        </w:r>
        <w:r>
          <w:rPr>
            <w:noProof/>
          </w:rPr>
          <w:tab/>
        </w:r>
        <w:r>
          <w:rPr>
            <w:noProof/>
          </w:rPr>
          <w:fldChar w:fldCharType="begin"/>
        </w:r>
        <w:r>
          <w:rPr>
            <w:noProof/>
          </w:rPr>
          <w:instrText xml:space="preserve"> PAGEREF _Toc69300489 \h </w:instrText>
        </w:r>
      </w:ins>
      <w:r>
        <w:rPr>
          <w:noProof/>
        </w:rPr>
      </w:r>
      <w:r>
        <w:rPr>
          <w:noProof/>
        </w:rPr>
        <w:fldChar w:fldCharType="separate"/>
      </w:r>
      <w:ins w:id="60" w:author="DELL" w:date="2021-04-14T13:47:00Z">
        <w:r>
          <w:rPr>
            <w:noProof/>
          </w:rPr>
          <w:t>14</w:t>
        </w:r>
        <w:r>
          <w:rPr>
            <w:noProof/>
          </w:rPr>
          <w:fldChar w:fldCharType="end"/>
        </w:r>
        <w:r w:rsidRPr="00D81811">
          <w:rPr>
            <w:rStyle w:val="af1"/>
            <w:noProof/>
          </w:rPr>
          <w:fldChar w:fldCharType="end"/>
        </w:r>
      </w:ins>
    </w:p>
    <w:p w14:paraId="0D8644A1" w14:textId="7E70FE25" w:rsidR="00CD686E" w:rsidRDefault="00CD686E">
      <w:pPr>
        <w:pStyle w:val="TOC3"/>
        <w:tabs>
          <w:tab w:val="right" w:leader="dot" w:pos="8296"/>
        </w:tabs>
        <w:rPr>
          <w:ins w:id="61" w:author="DELL" w:date="2021-04-14T13:47:00Z"/>
          <w:rFonts w:eastAsiaTheme="minorEastAsia" w:cstheme="minorBidi"/>
          <w:noProof/>
          <w:kern w:val="2"/>
        </w:rPr>
      </w:pPr>
      <w:ins w:id="62" w:author="DELL" w:date="2021-04-14T13:47:00Z">
        <w:r w:rsidRPr="00D81811">
          <w:rPr>
            <w:rStyle w:val="af1"/>
            <w:noProof/>
          </w:rPr>
          <w:fldChar w:fldCharType="begin"/>
        </w:r>
        <w:r w:rsidRPr="00D81811">
          <w:rPr>
            <w:rStyle w:val="af1"/>
            <w:noProof/>
          </w:rPr>
          <w:instrText xml:space="preserve"> </w:instrText>
        </w:r>
        <w:r>
          <w:rPr>
            <w:noProof/>
          </w:rPr>
          <w:instrText>HYPERLINK \l "_Toc69300490"</w:instrText>
        </w:r>
        <w:r w:rsidRPr="00D81811">
          <w:rPr>
            <w:rStyle w:val="af1"/>
            <w:noProof/>
          </w:rPr>
          <w:instrText xml:space="preserve"> </w:instrText>
        </w:r>
        <w:r w:rsidRPr="00D81811">
          <w:rPr>
            <w:rStyle w:val="af1"/>
            <w:noProof/>
          </w:rPr>
          <w:fldChar w:fldCharType="separate"/>
        </w:r>
        <w:r w:rsidRPr="00D81811">
          <w:rPr>
            <w:rStyle w:val="af1"/>
            <w:noProof/>
          </w:rPr>
          <w:t>1.4.</w:t>
        </w:r>
        <w:r w:rsidRPr="00D81811">
          <w:rPr>
            <w:rStyle w:val="af1"/>
            <w:noProof/>
          </w:rPr>
          <w:t>创新点</w:t>
        </w:r>
        <w:r>
          <w:rPr>
            <w:noProof/>
          </w:rPr>
          <w:tab/>
        </w:r>
        <w:r>
          <w:rPr>
            <w:noProof/>
          </w:rPr>
          <w:fldChar w:fldCharType="begin"/>
        </w:r>
        <w:r>
          <w:rPr>
            <w:noProof/>
          </w:rPr>
          <w:instrText xml:space="preserve"> PAGEREF _Toc69300490 \h </w:instrText>
        </w:r>
      </w:ins>
      <w:r>
        <w:rPr>
          <w:noProof/>
        </w:rPr>
      </w:r>
      <w:r>
        <w:rPr>
          <w:noProof/>
        </w:rPr>
        <w:fldChar w:fldCharType="separate"/>
      </w:r>
      <w:ins w:id="63" w:author="DELL" w:date="2021-04-14T13:47:00Z">
        <w:r>
          <w:rPr>
            <w:noProof/>
          </w:rPr>
          <w:t>15</w:t>
        </w:r>
        <w:r>
          <w:rPr>
            <w:noProof/>
          </w:rPr>
          <w:fldChar w:fldCharType="end"/>
        </w:r>
        <w:r w:rsidRPr="00D81811">
          <w:rPr>
            <w:rStyle w:val="af1"/>
            <w:noProof/>
          </w:rPr>
          <w:fldChar w:fldCharType="end"/>
        </w:r>
      </w:ins>
    </w:p>
    <w:p w14:paraId="73039DEA" w14:textId="78883375" w:rsidR="00CD686E" w:rsidRDefault="00CD686E">
      <w:pPr>
        <w:pStyle w:val="TOC2"/>
        <w:rPr>
          <w:ins w:id="64" w:author="DELL" w:date="2021-04-14T13:47:00Z"/>
          <w:rFonts w:eastAsiaTheme="minorEastAsia" w:cstheme="minorBidi"/>
          <w:bCs w:val="0"/>
          <w:noProof/>
          <w:szCs w:val="22"/>
        </w:rPr>
      </w:pPr>
      <w:ins w:id="65" w:author="DELL" w:date="2021-04-14T13:47:00Z">
        <w:r w:rsidRPr="00D81811">
          <w:rPr>
            <w:rStyle w:val="af1"/>
            <w:noProof/>
          </w:rPr>
          <w:fldChar w:fldCharType="begin"/>
        </w:r>
        <w:r w:rsidRPr="00D81811">
          <w:rPr>
            <w:rStyle w:val="af1"/>
            <w:noProof/>
          </w:rPr>
          <w:instrText xml:space="preserve"> </w:instrText>
        </w:r>
        <w:r>
          <w:rPr>
            <w:noProof/>
          </w:rPr>
          <w:instrText>HYPERLINK \l "_Toc69300491"</w:instrText>
        </w:r>
        <w:r w:rsidRPr="00D81811">
          <w:rPr>
            <w:rStyle w:val="af1"/>
            <w:noProof/>
          </w:rPr>
          <w:instrText xml:space="preserve"> </w:instrText>
        </w:r>
        <w:r w:rsidRPr="00D81811">
          <w:rPr>
            <w:rStyle w:val="af1"/>
            <w:noProof/>
          </w:rPr>
          <w:fldChar w:fldCharType="separate"/>
        </w:r>
        <w:r w:rsidRPr="00D81811">
          <w:rPr>
            <w:rStyle w:val="af1"/>
            <w:rFonts w:ascii="Times New Roman" w:hAnsi="Times New Roman"/>
            <w:noProof/>
          </w:rPr>
          <w:t>2</w:t>
        </w:r>
        <w:r w:rsidRPr="00D81811">
          <w:rPr>
            <w:rStyle w:val="af1"/>
            <w:rFonts w:ascii="Times New Roman" w:hAnsi="Times New Roman"/>
            <w:noProof/>
          </w:rPr>
          <w:t>、项目经费的使用情况</w:t>
        </w:r>
        <w:r>
          <w:rPr>
            <w:noProof/>
          </w:rPr>
          <w:tab/>
        </w:r>
        <w:r>
          <w:rPr>
            <w:noProof/>
          </w:rPr>
          <w:fldChar w:fldCharType="begin"/>
        </w:r>
        <w:r>
          <w:rPr>
            <w:noProof/>
          </w:rPr>
          <w:instrText xml:space="preserve"> PAGEREF _Toc69300491 \h </w:instrText>
        </w:r>
      </w:ins>
      <w:r>
        <w:rPr>
          <w:noProof/>
        </w:rPr>
      </w:r>
      <w:r>
        <w:rPr>
          <w:noProof/>
        </w:rPr>
        <w:fldChar w:fldCharType="separate"/>
      </w:r>
      <w:ins w:id="66" w:author="DELL" w:date="2021-04-14T13:47:00Z">
        <w:r>
          <w:rPr>
            <w:noProof/>
          </w:rPr>
          <w:t>16</w:t>
        </w:r>
        <w:r>
          <w:rPr>
            <w:noProof/>
          </w:rPr>
          <w:fldChar w:fldCharType="end"/>
        </w:r>
        <w:r w:rsidRPr="00D81811">
          <w:rPr>
            <w:rStyle w:val="af1"/>
            <w:noProof/>
          </w:rPr>
          <w:fldChar w:fldCharType="end"/>
        </w:r>
      </w:ins>
    </w:p>
    <w:p w14:paraId="6CCE1A82" w14:textId="76B3EFFB" w:rsidR="00CD686E" w:rsidRDefault="00CD686E">
      <w:pPr>
        <w:pStyle w:val="TOC2"/>
        <w:rPr>
          <w:ins w:id="67" w:author="DELL" w:date="2021-04-14T13:47:00Z"/>
          <w:rFonts w:eastAsiaTheme="minorEastAsia" w:cstheme="minorBidi"/>
          <w:bCs w:val="0"/>
          <w:noProof/>
          <w:szCs w:val="22"/>
        </w:rPr>
      </w:pPr>
      <w:ins w:id="68" w:author="DELL" w:date="2021-04-14T13:47:00Z">
        <w:r w:rsidRPr="00D81811">
          <w:rPr>
            <w:rStyle w:val="af1"/>
            <w:noProof/>
          </w:rPr>
          <w:fldChar w:fldCharType="begin"/>
        </w:r>
        <w:r w:rsidRPr="00D81811">
          <w:rPr>
            <w:rStyle w:val="af1"/>
            <w:noProof/>
          </w:rPr>
          <w:instrText xml:space="preserve"> </w:instrText>
        </w:r>
        <w:r>
          <w:rPr>
            <w:noProof/>
          </w:rPr>
          <w:instrText>HYPERLINK \l "_Toc69300492"</w:instrText>
        </w:r>
        <w:r w:rsidRPr="00D81811">
          <w:rPr>
            <w:rStyle w:val="af1"/>
            <w:noProof/>
          </w:rPr>
          <w:instrText xml:space="preserve"> </w:instrText>
        </w:r>
        <w:r w:rsidRPr="00D81811">
          <w:rPr>
            <w:rStyle w:val="af1"/>
            <w:noProof/>
          </w:rPr>
          <w:fldChar w:fldCharType="separate"/>
        </w:r>
        <w:r w:rsidRPr="00D81811">
          <w:rPr>
            <w:rStyle w:val="af1"/>
            <w:rFonts w:ascii="Times New Roman" w:hAnsi="Times New Roman"/>
            <w:noProof/>
          </w:rPr>
          <w:t>3</w:t>
        </w:r>
        <w:r w:rsidRPr="00D81811">
          <w:rPr>
            <w:rStyle w:val="af1"/>
            <w:rFonts w:ascii="Times New Roman" w:hAnsi="Times New Roman"/>
            <w:noProof/>
          </w:rPr>
          <w:t>、项目研究实践情况</w:t>
        </w:r>
        <w:r>
          <w:rPr>
            <w:noProof/>
          </w:rPr>
          <w:tab/>
        </w:r>
        <w:r>
          <w:rPr>
            <w:noProof/>
          </w:rPr>
          <w:fldChar w:fldCharType="begin"/>
        </w:r>
        <w:r>
          <w:rPr>
            <w:noProof/>
          </w:rPr>
          <w:instrText xml:space="preserve"> PAGEREF _Toc69300492 \h </w:instrText>
        </w:r>
      </w:ins>
      <w:r>
        <w:rPr>
          <w:noProof/>
        </w:rPr>
      </w:r>
      <w:r>
        <w:rPr>
          <w:noProof/>
        </w:rPr>
        <w:fldChar w:fldCharType="separate"/>
      </w:r>
      <w:ins w:id="69" w:author="DELL" w:date="2021-04-14T13:47:00Z">
        <w:r>
          <w:rPr>
            <w:noProof/>
          </w:rPr>
          <w:t>16</w:t>
        </w:r>
        <w:r>
          <w:rPr>
            <w:noProof/>
          </w:rPr>
          <w:fldChar w:fldCharType="end"/>
        </w:r>
        <w:r w:rsidRPr="00D81811">
          <w:rPr>
            <w:rStyle w:val="af1"/>
            <w:noProof/>
          </w:rPr>
          <w:fldChar w:fldCharType="end"/>
        </w:r>
      </w:ins>
    </w:p>
    <w:p w14:paraId="39DBDAD9" w14:textId="36B3BB6E" w:rsidR="00CD686E" w:rsidRDefault="00CD686E">
      <w:pPr>
        <w:pStyle w:val="TOC2"/>
        <w:rPr>
          <w:ins w:id="70" w:author="DELL" w:date="2021-04-14T13:47:00Z"/>
          <w:rFonts w:eastAsiaTheme="minorEastAsia" w:cstheme="minorBidi"/>
          <w:bCs w:val="0"/>
          <w:noProof/>
          <w:szCs w:val="22"/>
        </w:rPr>
      </w:pPr>
      <w:ins w:id="71" w:author="DELL" w:date="2021-04-14T13:47:00Z">
        <w:r w:rsidRPr="00D81811">
          <w:rPr>
            <w:rStyle w:val="af1"/>
            <w:noProof/>
          </w:rPr>
          <w:fldChar w:fldCharType="begin"/>
        </w:r>
        <w:r w:rsidRPr="00D81811">
          <w:rPr>
            <w:rStyle w:val="af1"/>
            <w:noProof/>
          </w:rPr>
          <w:instrText xml:space="preserve"> </w:instrText>
        </w:r>
        <w:r>
          <w:rPr>
            <w:noProof/>
          </w:rPr>
          <w:instrText>HYPERLINK \l "_Toc69300493"</w:instrText>
        </w:r>
        <w:r w:rsidRPr="00D81811">
          <w:rPr>
            <w:rStyle w:val="af1"/>
            <w:noProof/>
          </w:rPr>
          <w:instrText xml:space="preserve"> </w:instrText>
        </w:r>
        <w:r w:rsidRPr="00D81811">
          <w:rPr>
            <w:rStyle w:val="af1"/>
            <w:noProof/>
          </w:rPr>
          <w:fldChar w:fldCharType="separate"/>
        </w:r>
        <w:r w:rsidRPr="00D81811">
          <w:rPr>
            <w:rStyle w:val="af1"/>
            <w:rFonts w:ascii="Times New Roman" w:hAnsi="Times New Roman"/>
            <w:noProof/>
          </w:rPr>
          <w:t>4</w:t>
        </w:r>
        <w:r w:rsidRPr="00D81811">
          <w:rPr>
            <w:rStyle w:val="af1"/>
            <w:rFonts w:ascii="Times New Roman" w:hAnsi="Times New Roman"/>
            <w:noProof/>
          </w:rPr>
          <w:t>、主要成果</w:t>
        </w:r>
        <w:r>
          <w:rPr>
            <w:noProof/>
          </w:rPr>
          <w:tab/>
        </w:r>
        <w:r>
          <w:rPr>
            <w:noProof/>
          </w:rPr>
          <w:fldChar w:fldCharType="begin"/>
        </w:r>
        <w:r>
          <w:rPr>
            <w:noProof/>
          </w:rPr>
          <w:instrText xml:space="preserve"> PAGEREF _Toc69300493 \h </w:instrText>
        </w:r>
      </w:ins>
      <w:r>
        <w:rPr>
          <w:noProof/>
        </w:rPr>
      </w:r>
      <w:r>
        <w:rPr>
          <w:noProof/>
        </w:rPr>
        <w:fldChar w:fldCharType="separate"/>
      </w:r>
      <w:ins w:id="72" w:author="DELL" w:date="2021-04-14T13:47:00Z">
        <w:r>
          <w:rPr>
            <w:noProof/>
          </w:rPr>
          <w:t>17</w:t>
        </w:r>
        <w:r>
          <w:rPr>
            <w:noProof/>
          </w:rPr>
          <w:fldChar w:fldCharType="end"/>
        </w:r>
        <w:r w:rsidRPr="00D81811">
          <w:rPr>
            <w:rStyle w:val="af1"/>
            <w:noProof/>
          </w:rPr>
          <w:fldChar w:fldCharType="end"/>
        </w:r>
      </w:ins>
    </w:p>
    <w:p w14:paraId="426786C8" w14:textId="0BC0D02D" w:rsidR="00CD686E" w:rsidRDefault="00CD686E">
      <w:pPr>
        <w:pStyle w:val="TOC3"/>
        <w:tabs>
          <w:tab w:val="right" w:leader="dot" w:pos="8296"/>
        </w:tabs>
        <w:rPr>
          <w:ins w:id="73" w:author="DELL" w:date="2021-04-14T13:47:00Z"/>
          <w:rFonts w:eastAsiaTheme="minorEastAsia" w:cstheme="minorBidi"/>
          <w:noProof/>
          <w:kern w:val="2"/>
        </w:rPr>
      </w:pPr>
      <w:ins w:id="74" w:author="DELL" w:date="2021-04-14T13:47:00Z">
        <w:r w:rsidRPr="00D81811">
          <w:rPr>
            <w:rStyle w:val="af1"/>
            <w:noProof/>
          </w:rPr>
          <w:fldChar w:fldCharType="begin"/>
        </w:r>
        <w:r w:rsidRPr="00D81811">
          <w:rPr>
            <w:rStyle w:val="af1"/>
            <w:noProof/>
          </w:rPr>
          <w:instrText xml:space="preserve"> </w:instrText>
        </w:r>
        <w:r>
          <w:rPr>
            <w:noProof/>
          </w:rPr>
          <w:instrText>HYPERLINK \l "_Toc69300494"</w:instrText>
        </w:r>
        <w:r w:rsidRPr="00D81811">
          <w:rPr>
            <w:rStyle w:val="af1"/>
            <w:noProof/>
          </w:rPr>
          <w:instrText xml:space="preserve"> </w:instrText>
        </w:r>
        <w:r w:rsidRPr="00D81811">
          <w:rPr>
            <w:rStyle w:val="af1"/>
            <w:noProof/>
          </w:rPr>
          <w:fldChar w:fldCharType="separate"/>
        </w:r>
        <w:r w:rsidRPr="00D81811">
          <w:rPr>
            <w:rStyle w:val="af1"/>
            <w:noProof/>
          </w:rPr>
          <w:t>4.1.</w:t>
        </w:r>
        <w:r w:rsidRPr="00D81811">
          <w:rPr>
            <w:rStyle w:val="af1"/>
            <w:noProof/>
          </w:rPr>
          <w:t>实地低应变检测模拟</w:t>
        </w:r>
        <w:r>
          <w:rPr>
            <w:noProof/>
          </w:rPr>
          <w:tab/>
        </w:r>
        <w:r>
          <w:rPr>
            <w:noProof/>
          </w:rPr>
          <w:fldChar w:fldCharType="begin"/>
        </w:r>
        <w:r>
          <w:rPr>
            <w:noProof/>
          </w:rPr>
          <w:instrText xml:space="preserve"> PAGEREF _Toc69300494 \h </w:instrText>
        </w:r>
      </w:ins>
      <w:r>
        <w:rPr>
          <w:noProof/>
        </w:rPr>
      </w:r>
      <w:r>
        <w:rPr>
          <w:noProof/>
        </w:rPr>
        <w:fldChar w:fldCharType="separate"/>
      </w:r>
      <w:ins w:id="75" w:author="DELL" w:date="2021-04-14T13:47:00Z">
        <w:r>
          <w:rPr>
            <w:noProof/>
          </w:rPr>
          <w:t>17</w:t>
        </w:r>
        <w:r>
          <w:rPr>
            <w:noProof/>
          </w:rPr>
          <w:fldChar w:fldCharType="end"/>
        </w:r>
        <w:r w:rsidRPr="00D81811">
          <w:rPr>
            <w:rStyle w:val="af1"/>
            <w:noProof/>
          </w:rPr>
          <w:fldChar w:fldCharType="end"/>
        </w:r>
      </w:ins>
    </w:p>
    <w:p w14:paraId="18AA793B" w14:textId="3E9EF244" w:rsidR="00CD686E" w:rsidRDefault="00CD686E">
      <w:pPr>
        <w:pStyle w:val="TOC3"/>
        <w:tabs>
          <w:tab w:val="right" w:leader="dot" w:pos="8296"/>
        </w:tabs>
        <w:rPr>
          <w:ins w:id="76" w:author="DELL" w:date="2021-04-14T13:47:00Z"/>
          <w:rFonts w:eastAsiaTheme="minorEastAsia" w:cstheme="minorBidi"/>
          <w:noProof/>
          <w:kern w:val="2"/>
        </w:rPr>
      </w:pPr>
      <w:ins w:id="77" w:author="DELL" w:date="2021-04-14T13:47:00Z">
        <w:r w:rsidRPr="00D81811">
          <w:rPr>
            <w:rStyle w:val="af1"/>
            <w:noProof/>
          </w:rPr>
          <w:fldChar w:fldCharType="begin"/>
        </w:r>
        <w:r w:rsidRPr="00D81811">
          <w:rPr>
            <w:rStyle w:val="af1"/>
            <w:noProof/>
          </w:rPr>
          <w:instrText xml:space="preserve"> </w:instrText>
        </w:r>
        <w:r>
          <w:rPr>
            <w:noProof/>
          </w:rPr>
          <w:instrText>HYPERLINK \l "_Toc69300495"</w:instrText>
        </w:r>
        <w:r w:rsidRPr="00D81811">
          <w:rPr>
            <w:rStyle w:val="af1"/>
            <w:noProof/>
          </w:rPr>
          <w:instrText xml:space="preserve"> </w:instrText>
        </w:r>
        <w:r w:rsidRPr="00D81811">
          <w:rPr>
            <w:rStyle w:val="af1"/>
            <w:noProof/>
          </w:rPr>
          <w:fldChar w:fldCharType="separate"/>
        </w:r>
        <w:r w:rsidRPr="00D81811">
          <w:rPr>
            <w:rStyle w:val="af1"/>
            <w:noProof/>
          </w:rPr>
          <w:t>4.2.</w:t>
        </w:r>
        <w:r w:rsidRPr="00D81811">
          <w:rPr>
            <w:rStyle w:val="af1"/>
            <w:noProof/>
          </w:rPr>
          <w:t>验证桩基础检测深度学习缺陷等级识别方法有效性</w:t>
        </w:r>
        <w:r>
          <w:rPr>
            <w:noProof/>
          </w:rPr>
          <w:tab/>
        </w:r>
        <w:r>
          <w:rPr>
            <w:noProof/>
          </w:rPr>
          <w:fldChar w:fldCharType="begin"/>
        </w:r>
        <w:r>
          <w:rPr>
            <w:noProof/>
          </w:rPr>
          <w:instrText xml:space="preserve"> PAGEREF _Toc69300495 \h </w:instrText>
        </w:r>
      </w:ins>
      <w:r>
        <w:rPr>
          <w:noProof/>
        </w:rPr>
      </w:r>
      <w:r>
        <w:rPr>
          <w:noProof/>
        </w:rPr>
        <w:fldChar w:fldCharType="separate"/>
      </w:r>
      <w:ins w:id="78" w:author="DELL" w:date="2021-04-14T13:47:00Z">
        <w:r>
          <w:rPr>
            <w:noProof/>
          </w:rPr>
          <w:t>18</w:t>
        </w:r>
        <w:r>
          <w:rPr>
            <w:noProof/>
          </w:rPr>
          <w:fldChar w:fldCharType="end"/>
        </w:r>
        <w:r w:rsidRPr="00D81811">
          <w:rPr>
            <w:rStyle w:val="af1"/>
            <w:noProof/>
          </w:rPr>
          <w:fldChar w:fldCharType="end"/>
        </w:r>
      </w:ins>
    </w:p>
    <w:p w14:paraId="5EF9865A" w14:textId="52DAE5A5" w:rsidR="00CD686E" w:rsidRDefault="00CD686E">
      <w:pPr>
        <w:pStyle w:val="TOC3"/>
        <w:tabs>
          <w:tab w:val="right" w:leader="dot" w:pos="8296"/>
        </w:tabs>
        <w:rPr>
          <w:ins w:id="79" w:author="DELL" w:date="2021-04-14T13:47:00Z"/>
          <w:rFonts w:eastAsiaTheme="minorEastAsia" w:cstheme="minorBidi"/>
          <w:noProof/>
          <w:kern w:val="2"/>
        </w:rPr>
      </w:pPr>
      <w:ins w:id="80" w:author="DELL" w:date="2021-04-14T13:47:00Z">
        <w:r w:rsidRPr="00D81811">
          <w:rPr>
            <w:rStyle w:val="af1"/>
            <w:noProof/>
          </w:rPr>
          <w:fldChar w:fldCharType="begin"/>
        </w:r>
        <w:r w:rsidRPr="00D81811">
          <w:rPr>
            <w:rStyle w:val="af1"/>
            <w:noProof/>
          </w:rPr>
          <w:instrText xml:space="preserve"> </w:instrText>
        </w:r>
        <w:r>
          <w:rPr>
            <w:noProof/>
          </w:rPr>
          <w:instrText>HYPERLINK \l "_Toc69300496"</w:instrText>
        </w:r>
        <w:r w:rsidRPr="00D81811">
          <w:rPr>
            <w:rStyle w:val="af1"/>
            <w:noProof/>
          </w:rPr>
          <w:instrText xml:space="preserve"> </w:instrText>
        </w:r>
        <w:r w:rsidRPr="00D81811">
          <w:rPr>
            <w:rStyle w:val="af1"/>
            <w:noProof/>
          </w:rPr>
          <w:fldChar w:fldCharType="separate"/>
        </w:r>
        <w:r w:rsidRPr="00D81811">
          <w:rPr>
            <w:rStyle w:val="af1"/>
            <w:noProof/>
          </w:rPr>
          <w:t xml:space="preserve">4.3 </w:t>
        </w:r>
        <w:r w:rsidRPr="00D81811">
          <w:rPr>
            <w:rStyle w:val="af1"/>
            <w:noProof/>
          </w:rPr>
          <w:t>编写了基于</w:t>
        </w:r>
        <w:r w:rsidRPr="00D81811">
          <w:rPr>
            <w:rStyle w:val="af1"/>
            <w:noProof/>
          </w:rPr>
          <w:t>MATLAB</w:t>
        </w:r>
        <w:r w:rsidRPr="00D81811">
          <w:rPr>
            <w:rStyle w:val="af1"/>
            <w:noProof/>
          </w:rPr>
          <w:t>的</w:t>
        </w:r>
        <w:r w:rsidRPr="00D81811">
          <w:rPr>
            <w:rStyle w:val="af1"/>
            <w:noProof/>
          </w:rPr>
          <w:t>APP</w:t>
        </w:r>
        <w:r>
          <w:rPr>
            <w:noProof/>
          </w:rPr>
          <w:tab/>
        </w:r>
        <w:r>
          <w:rPr>
            <w:noProof/>
          </w:rPr>
          <w:fldChar w:fldCharType="begin"/>
        </w:r>
        <w:r>
          <w:rPr>
            <w:noProof/>
          </w:rPr>
          <w:instrText xml:space="preserve"> PAGEREF _Toc69300496 \h </w:instrText>
        </w:r>
      </w:ins>
      <w:r>
        <w:rPr>
          <w:noProof/>
        </w:rPr>
      </w:r>
      <w:r>
        <w:rPr>
          <w:noProof/>
        </w:rPr>
        <w:fldChar w:fldCharType="separate"/>
      </w:r>
      <w:ins w:id="81" w:author="DELL" w:date="2021-04-14T13:47:00Z">
        <w:r>
          <w:rPr>
            <w:noProof/>
          </w:rPr>
          <w:t>19</w:t>
        </w:r>
        <w:r>
          <w:rPr>
            <w:noProof/>
          </w:rPr>
          <w:fldChar w:fldCharType="end"/>
        </w:r>
        <w:r w:rsidRPr="00D81811">
          <w:rPr>
            <w:rStyle w:val="af1"/>
            <w:noProof/>
          </w:rPr>
          <w:fldChar w:fldCharType="end"/>
        </w:r>
      </w:ins>
    </w:p>
    <w:p w14:paraId="25A41432" w14:textId="36ACC37A" w:rsidR="00CD686E" w:rsidRDefault="00CD686E">
      <w:pPr>
        <w:pStyle w:val="TOC3"/>
        <w:tabs>
          <w:tab w:val="right" w:leader="dot" w:pos="8296"/>
        </w:tabs>
        <w:rPr>
          <w:ins w:id="82" w:author="DELL" w:date="2021-04-14T13:47:00Z"/>
          <w:rFonts w:eastAsiaTheme="minorEastAsia" w:cstheme="minorBidi"/>
          <w:noProof/>
          <w:kern w:val="2"/>
        </w:rPr>
      </w:pPr>
      <w:ins w:id="83" w:author="DELL" w:date="2021-04-14T13:47:00Z">
        <w:r w:rsidRPr="00D81811">
          <w:rPr>
            <w:rStyle w:val="af1"/>
            <w:noProof/>
          </w:rPr>
          <w:fldChar w:fldCharType="begin"/>
        </w:r>
        <w:r w:rsidRPr="00D81811">
          <w:rPr>
            <w:rStyle w:val="af1"/>
            <w:noProof/>
          </w:rPr>
          <w:instrText xml:space="preserve"> </w:instrText>
        </w:r>
        <w:r>
          <w:rPr>
            <w:noProof/>
          </w:rPr>
          <w:instrText>HYPERLINK \l "_Toc69300497"</w:instrText>
        </w:r>
        <w:r w:rsidRPr="00D81811">
          <w:rPr>
            <w:rStyle w:val="af1"/>
            <w:noProof/>
          </w:rPr>
          <w:instrText xml:space="preserve"> </w:instrText>
        </w:r>
        <w:r w:rsidRPr="00D81811">
          <w:rPr>
            <w:rStyle w:val="af1"/>
            <w:noProof/>
          </w:rPr>
          <w:fldChar w:fldCharType="separate"/>
        </w:r>
        <w:r w:rsidRPr="00D81811">
          <w:rPr>
            <w:rStyle w:val="af1"/>
            <w:noProof/>
          </w:rPr>
          <w:t xml:space="preserve">4.4 </w:t>
        </w:r>
        <w:r w:rsidRPr="00D81811">
          <w:rPr>
            <w:rStyle w:val="af1"/>
            <w:noProof/>
          </w:rPr>
          <w:t>撰写了一篇研究论文</w:t>
        </w:r>
        <w:r>
          <w:rPr>
            <w:noProof/>
          </w:rPr>
          <w:tab/>
        </w:r>
        <w:r>
          <w:rPr>
            <w:noProof/>
          </w:rPr>
          <w:fldChar w:fldCharType="begin"/>
        </w:r>
        <w:r>
          <w:rPr>
            <w:noProof/>
          </w:rPr>
          <w:instrText xml:space="preserve"> PAGEREF _Toc69300497 \h </w:instrText>
        </w:r>
      </w:ins>
      <w:r>
        <w:rPr>
          <w:noProof/>
        </w:rPr>
      </w:r>
      <w:r>
        <w:rPr>
          <w:noProof/>
        </w:rPr>
        <w:fldChar w:fldCharType="separate"/>
      </w:r>
      <w:ins w:id="84" w:author="DELL" w:date="2021-04-14T13:47:00Z">
        <w:r>
          <w:rPr>
            <w:noProof/>
          </w:rPr>
          <w:t>19</w:t>
        </w:r>
        <w:r>
          <w:rPr>
            <w:noProof/>
          </w:rPr>
          <w:fldChar w:fldCharType="end"/>
        </w:r>
        <w:r w:rsidRPr="00D81811">
          <w:rPr>
            <w:rStyle w:val="af1"/>
            <w:noProof/>
          </w:rPr>
          <w:fldChar w:fldCharType="end"/>
        </w:r>
      </w:ins>
    </w:p>
    <w:p w14:paraId="22A7926A" w14:textId="1404B64D" w:rsidR="00CD686E" w:rsidRDefault="00CD686E">
      <w:pPr>
        <w:pStyle w:val="TOC2"/>
        <w:rPr>
          <w:ins w:id="85" w:author="DELL" w:date="2021-04-14T13:47:00Z"/>
          <w:rFonts w:eastAsiaTheme="minorEastAsia" w:cstheme="minorBidi"/>
          <w:bCs w:val="0"/>
          <w:noProof/>
          <w:szCs w:val="22"/>
        </w:rPr>
      </w:pPr>
      <w:ins w:id="86" w:author="DELL" w:date="2021-04-14T13:47:00Z">
        <w:r w:rsidRPr="00D81811">
          <w:rPr>
            <w:rStyle w:val="af1"/>
            <w:noProof/>
          </w:rPr>
          <w:fldChar w:fldCharType="begin"/>
        </w:r>
        <w:r w:rsidRPr="00D81811">
          <w:rPr>
            <w:rStyle w:val="af1"/>
            <w:noProof/>
          </w:rPr>
          <w:instrText xml:space="preserve"> </w:instrText>
        </w:r>
        <w:r>
          <w:rPr>
            <w:noProof/>
          </w:rPr>
          <w:instrText>HYPERLINK \l "_Toc69300498"</w:instrText>
        </w:r>
        <w:r w:rsidRPr="00D81811">
          <w:rPr>
            <w:rStyle w:val="af1"/>
            <w:noProof/>
          </w:rPr>
          <w:instrText xml:space="preserve"> </w:instrText>
        </w:r>
        <w:r w:rsidRPr="00D81811">
          <w:rPr>
            <w:rStyle w:val="af1"/>
            <w:noProof/>
          </w:rPr>
          <w:fldChar w:fldCharType="separate"/>
        </w:r>
        <w:r w:rsidRPr="00D81811">
          <w:rPr>
            <w:rStyle w:val="af1"/>
            <w:rFonts w:ascii="Times New Roman" w:hAnsi="Times New Roman"/>
            <w:noProof/>
          </w:rPr>
          <w:t>5</w:t>
        </w:r>
        <w:r w:rsidRPr="00D81811">
          <w:rPr>
            <w:rStyle w:val="af1"/>
            <w:rFonts w:ascii="Times New Roman" w:hAnsi="Times New Roman"/>
            <w:noProof/>
          </w:rPr>
          <w:t>、收获和体会</w:t>
        </w:r>
        <w:r>
          <w:rPr>
            <w:noProof/>
          </w:rPr>
          <w:tab/>
        </w:r>
        <w:r>
          <w:rPr>
            <w:noProof/>
          </w:rPr>
          <w:fldChar w:fldCharType="begin"/>
        </w:r>
        <w:r>
          <w:rPr>
            <w:noProof/>
          </w:rPr>
          <w:instrText xml:space="preserve"> PAGEREF _Toc69300498 \h </w:instrText>
        </w:r>
      </w:ins>
      <w:r>
        <w:rPr>
          <w:noProof/>
        </w:rPr>
      </w:r>
      <w:r>
        <w:rPr>
          <w:noProof/>
        </w:rPr>
        <w:fldChar w:fldCharType="separate"/>
      </w:r>
      <w:ins w:id="87" w:author="DELL" w:date="2021-04-14T13:47:00Z">
        <w:r>
          <w:rPr>
            <w:noProof/>
          </w:rPr>
          <w:t>19</w:t>
        </w:r>
        <w:r>
          <w:rPr>
            <w:noProof/>
          </w:rPr>
          <w:fldChar w:fldCharType="end"/>
        </w:r>
        <w:r w:rsidRPr="00D81811">
          <w:rPr>
            <w:rStyle w:val="af1"/>
            <w:noProof/>
          </w:rPr>
          <w:fldChar w:fldCharType="end"/>
        </w:r>
      </w:ins>
    </w:p>
    <w:p w14:paraId="11A8B498" w14:textId="10461531" w:rsidR="00CD686E" w:rsidRDefault="00CD686E">
      <w:pPr>
        <w:pStyle w:val="TOC2"/>
        <w:rPr>
          <w:ins w:id="88" w:author="DELL" w:date="2021-04-14T13:47:00Z"/>
          <w:rFonts w:eastAsiaTheme="minorEastAsia" w:cstheme="minorBidi"/>
          <w:bCs w:val="0"/>
          <w:noProof/>
          <w:szCs w:val="22"/>
        </w:rPr>
      </w:pPr>
      <w:ins w:id="89" w:author="DELL" w:date="2021-04-14T13:47:00Z">
        <w:r w:rsidRPr="00D81811">
          <w:rPr>
            <w:rStyle w:val="af1"/>
            <w:noProof/>
          </w:rPr>
          <w:fldChar w:fldCharType="begin"/>
        </w:r>
        <w:r w:rsidRPr="00D81811">
          <w:rPr>
            <w:rStyle w:val="af1"/>
            <w:noProof/>
          </w:rPr>
          <w:instrText xml:space="preserve"> </w:instrText>
        </w:r>
        <w:r>
          <w:rPr>
            <w:noProof/>
          </w:rPr>
          <w:instrText>HYPERLINK \l "_Toc69300499"</w:instrText>
        </w:r>
        <w:r w:rsidRPr="00D81811">
          <w:rPr>
            <w:rStyle w:val="af1"/>
            <w:noProof/>
          </w:rPr>
          <w:instrText xml:space="preserve"> </w:instrText>
        </w:r>
        <w:r w:rsidRPr="00D81811">
          <w:rPr>
            <w:rStyle w:val="af1"/>
            <w:noProof/>
          </w:rPr>
          <w:fldChar w:fldCharType="separate"/>
        </w:r>
        <w:r w:rsidRPr="00D81811">
          <w:rPr>
            <w:rStyle w:val="af1"/>
            <w:rFonts w:ascii="Times New Roman" w:hAnsi="Times New Roman"/>
            <w:noProof/>
          </w:rPr>
          <w:t>6</w:t>
        </w:r>
        <w:r w:rsidRPr="00D81811">
          <w:rPr>
            <w:rStyle w:val="af1"/>
            <w:rFonts w:ascii="Times New Roman" w:hAnsi="Times New Roman"/>
            <w:noProof/>
          </w:rPr>
          <w:t>、研究困难、问题和建议</w:t>
        </w:r>
        <w:r>
          <w:rPr>
            <w:noProof/>
          </w:rPr>
          <w:tab/>
        </w:r>
        <w:r>
          <w:rPr>
            <w:noProof/>
          </w:rPr>
          <w:fldChar w:fldCharType="begin"/>
        </w:r>
        <w:r>
          <w:rPr>
            <w:noProof/>
          </w:rPr>
          <w:instrText xml:space="preserve"> PAGEREF _Toc69300499 \h </w:instrText>
        </w:r>
      </w:ins>
      <w:r>
        <w:rPr>
          <w:noProof/>
        </w:rPr>
      </w:r>
      <w:r>
        <w:rPr>
          <w:noProof/>
        </w:rPr>
        <w:fldChar w:fldCharType="separate"/>
      </w:r>
      <w:ins w:id="90" w:author="DELL" w:date="2021-04-14T13:47:00Z">
        <w:r>
          <w:rPr>
            <w:noProof/>
          </w:rPr>
          <w:t>20</w:t>
        </w:r>
        <w:r>
          <w:rPr>
            <w:noProof/>
          </w:rPr>
          <w:fldChar w:fldCharType="end"/>
        </w:r>
        <w:r w:rsidRPr="00D81811">
          <w:rPr>
            <w:rStyle w:val="af1"/>
            <w:noProof/>
          </w:rPr>
          <w:fldChar w:fldCharType="end"/>
        </w:r>
      </w:ins>
    </w:p>
    <w:p w14:paraId="1024D4A8" w14:textId="12E913F4" w:rsidR="00CD686E" w:rsidRDefault="00CD686E">
      <w:pPr>
        <w:pStyle w:val="TOC3"/>
        <w:tabs>
          <w:tab w:val="right" w:leader="dot" w:pos="8296"/>
        </w:tabs>
        <w:rPr>
          <w:ins w:id="91" w:author="DELL" w:date="2021-04-14T13:47:00Z"/>
          <w:rFonts w:eastAsiaTheme="minorEastAsia" w:cstheme="minorBidi"/>
          <w:noProof/>
          <w:kern w:val="2"/>
        </w:rPr>
      </w:pPr>
      <w:ins w:id="92" w:author="DELL" w:date="2021-04-14T13:47:00Z">
        <w:r w:rsidRPr="00D81811">
          <w:rPr>
            <w:rStyle w:val="af1"/>
            <w:noProof/>
          </w:rPr>
          <w:fldChar w:fldCharType="begin"/>
        </w:r>
        <w:r w:rsidRPr="00D81811">
          <w:rPr>
            <w:rStyle w:val="af1"/>
            <w:noProof/>
          </w:rPr>
          <w:instrText xml:space="preserve"> </w:instrText>
        </w:r>
        <w:r>
          <w:rPr>
            <w:noProof/>
          </w:rPr>
          <w:instrText>HYPERLINK \l "_Toc69300500"</w:instrText>
        </w:r>
        <w:r w:rsidRPr="00D81811">
          <w:rPr>
            <w:rStyle w:val="af1"/>
            <w:noProof/>
          </w:rPr>
          <w:instrText xml:space="preserve"> </w:instrText>
        </w:r>
        <w:r w:rsidRPr="00D81811">
          <w:rPr>
            <w:rStyle w:val="af1"/>
            <w:noProof/>
          </w:rPr>
          <w:fldChar w:fldCharType="separate"/>
        </w:r>
        <w:r w:rsidRPr="00D81811">
          <w:rPr>
            <w:rStyle w:val="af1"/>
            <w:noProof/>
          </w:rPr>
          <w:t>6.1</w:t>
        </w:r>
        <w:r w:rsidRPr="00D81811">
          <w:rPr>
            <w:rStyle w:val="af1"/>
            <w:noProof/>
          </w:rPr>
          <w:t>困难：</w:t>
        </w:r>
        <w:r>
          <w:rPr>
            <w:noProof/>
          </w:rPr>
          <w:tab/>
        </w:r>
        <w:r>
          <w:rPr>
            <w:noProof/>
          </w:rPr>
          <w:fldChar w:fldCharType="begin"/>
        </w:r>
        <w:r>
          <w:rPr>
            <w:noProof/>
          </w:rPr>
          <w:instrText xml:space="preserve"> PAGEREF _Toc69300500 \h </w:instrText>
        </w:r>
      </w:ins>
      <w:r>
        <w:rPr>
          <w:noProof/>
        </w:rPr>
      </w:r>
      <w:r>
        <w:rPr>
          <w:noProof/>
        </w:rPr>
        <w:fldChar w:fldCharType="separate"/>
      </w:r>
      <w:ins w:id="93" w:author="DELL" w:date="2021-04-14T13:47:00Z">
        <w:r>
          <w:rPr>
            <w:noProof/>
          </w:rPr>
          <w:t>20</w:t>
        </w:r>
        <w:r>
          <w:rPr>
            <w:noProof/>
          </w:rPr>
          <w:fldChar w:fldCharType="end"/>
        </w:r>
        <w:r w:rsidRPr="00D81811">
          <w:rPr>
            <w:rStyle w:val="af1"/>
            <w:noProof/>
          </w:rPr>
          <w:fldChar w:fldCharType="end"/>
        </w:r>
      </w:ins>
    </w:p>
    <w:p w14:paraId="6FFEF5AA" w14:textId="360156E0" w:rsidR="00CD686E" w:rsidRDefault="00CD686E">
      <w:pPr>
        <w:pStyle w:val="TOC3"/>
        <w:tabs>
          <w:tab w:val="right" w:leader="dot" w:pos="8296"/>
        </w:tabs>
        <w:rPr>
          <w:ins w:id="94" w:author="DELL" w:date="2021-04-14T13:47:00Z"/>
          <w:rFonts w:eastAsiaTheme="minorEastAsia" w:cstheme="minorBidi"/>
          <w:noProof/>
          <w:kern w:val="2"/>
        </w:rPr>
      </w:pPr>
      <w:ins w:id="95" w:author="DELL" w:date="2021-04-14T13:47:00Z">
        <w:r w:rsidRPr="00D81811">
          <w:rPr>
            <w:rStyle w:val="af1"/>
            <w:noProof/>
          </w:rPr>
          <w:fldChar w:fldCharType="begin"/>
        </w:r>
        <w:r w:rsidRPr="00D81811">
          <w:rPr>
            <w:rStyle w:val="af1"/>
            <w:noProof/>
          </w:rPr>
          <w:instrText xml:space="preserve"> </w:instrText>
        </w:r>
        <w:r>
          <w:rPr>
            <w:noProof/>
          </w:rPr>
          <w:instrText>HYPERLINK \l "_Toc69300501"</w:instrText>
        </w:r>
        <w:r w:rsidRPr="00D81811">
          <w:rPr>
            <w:rStyle w:val="af1"/>
            <w:noProof/>
          </w:rPr>
          <w:instrText xml:space="preserve"> </w:instrText>
        </w:r>
        <w:r w:rsidRPr="00D81811">
          <w:rPr>
            <w:rStyle w:val="af1"/>
            <w:noProof/>
          </w:rPr>
          <w:fldChar w:fldCharType="separate"/>
        </w:r>
        <w:r w:rsidRPr="00D81811">
          <w:rPr>
            <w:rStyle w:val="af1"/>
            <w:noProof/>
          </w:rPr>
          <w:t>6.2</w:t>
        </w:r>
        <w:r w:rsidRPr="00D81811">
          <w:rPr>
            <w:rStyle w:val="af1"/>
            <w:noProof/>
          </w:rPr>
          <w:t>建议：</w:t>
        </w:r>
        <w:r>
          <w:rPr>
            <w:noProof/>
          </w:rPr>
          <w:tab/>
        </w:r>
        <w:r>
          <w:rPr>
            <w:noProof/>
          </w:rPr>
          <w:fldChar w:fldCharType="begin"/>
        </w:r>
        <w:r>
          <w:rPr>
            <w:noProof/>
          </w:rPr>
          <w:instrText xml:space="preserve"> PAGEREF _Toc69300501 \h </w:instrText>
        </w:r>
      </w:ins>
      <w:r>
        <w:rPr>
          <w:noProof/>
        </w:rPr>
      </w:r>
      <w:r>
        <w:rPr>
          <w:noProof/>
        </w:rPr>
        <w:fldChar w:fldCharType="separate"/>
      </w:r>
      <w:ins w:id="96" w:author="DELL" w:date="2021-04-14T13:47:00Z">
        <w:r>
          <w:rPr>
            <w:noProof/>
          </w:rPr>
          <w:t>21</w:t>
        </w:r>
        <w:r>
          <w:rPr>
            <w:noProof/>
          </w:rPr>
          <w:fldChar w:fldCharType="end"/>
        </w:r>
        <w:r w:rsidRPr="00D81811">
          <w:rPr>
            <w:rStyle w:val="af1"/>
            <w:noProof/>
          </w:rPr>
          <w:fldChar w:fldCharType="end"/>
        </w:r>
      </w:ins>
    </w:p>
    <w:p w14:paraId="23236349" w14:textId="2730EA1D" w:rsidR="00CD686E" w:rsidRDefault="00CD686E">
      <w:pPr>
        <w:pStyle w:val="TOC2"/>
        <w:rPr>
          <w:ins w:id="97" w:author="DELL" w:date="2021-04-14T13:47:00Z"/>
          <w:rFonts w:eastAsiaTheme="minorEastAsia" w:cstheme="minorBidi"/>
          <w:bCs w:val="0"/>
          <w:noProof/>
          <w:szCs w:val="22"/>
        </w:rPr>
      </w:pPr>
      <w:ins w:id="98" w:author="DELL" w:date="2021-04-14T13:47:00Z">
        <w:r w:rsidRPr="00D81811">
          <w:rPr>
            <w:rStyle w:val="af1"/>
            <w:noProof/>
          </w:rPr>
          <w:fldChar w:fldCharType="begin"/>
        </w:r>
        <w:r w:rsidRPr="00D81811">
          <w:rPr>
            <w:rStyle w:val="af1"/>
            <w:noProof/>
          </w:rPr>
          <w:instrText xml:space="preserve"> </w:instrText>
        </w:r>
        <w:r>
          <w:rPr>
            <w:noProof/>
          </w:rPr>
          <w:instrText>HYPERLINK \l "_Toc69300502"</w:instrText>
        </w:r>
        <w:r w:rsidRPr="00D81811">
          <w:rPr>
            <w:rStyle w:val="af1"/>
            <w:noProof/>
          </w:rPr>
          <w:instrText xml:space="preserve"> </w:instrText>
        </w:r>
        <w:r w:rsidRPr="00D81811">
          <w:rPr>
            <w:rStyle w:val="af1"/>
            <w:noProof/>
          </w:rPr>
          <w:fldChar w:fldCharType="separate"/>
        </w:r>
        <w:r w:rsidRPr="00D81811">
          <w:rPr>
            <w:rStyle w:val="af1"/>
            <w:rFonts w:ascii="Times New Roman" w:hAnsi="Times New Roman"/>
            <w:noProof/>
          </w:rPr>
          <w:t>7</w:t>
        </w:r>
        <w:r w:rsidRPr="00D81811">
          <w:rPr>
            <w:rStyle w:val="af1"/>
            <w:rFonts w:ascii="Times New Roman" w:hAnsi="Times New Roman"/>
            <w:noProof/>
          </w:rPr>
          <w:t>、待深入研究的问题</w:t>
        </w:r>
        <w:r>
          <w:rPr>
            <w:noProof/>
          </w:rPr>
          <w:tab/>
        </w:r>
        <w:r>
          <w:rPr>
            <w:noProof/>
          </w:rPr>
          <w:fldChar w:fldCharType="begin"/>
        </w:r>
        <w:r>
          <w:rPr>
            <w:noProof/>
          </w:rPr>
          <w:instrText xml:space="preserve"> PAGEREF _Toc69300502 \h </w:instrText>
        </w:r>
      </w:ins>
      <w:r>
        <w:rPr>
          <w:noProof/>
        </w:rPr>
      </w:r>
      <w:r>
        <w:rPr>
          <w:noProof/>
        </w:rPr>
        <w:fldChar w:fldCharType="separate"/>
      </w:r>
      <w:ins w:id="99" w:author="DELL" w:date="2021-04-14T13:47:00Z">
        <w:r>
          <w:rPr>
            <w:noProof/>
          </w:rPr>
          <w:t>21</w:t>
        </w:r>
        <w:r>
          <w:rPr>
            <w:noProof/>
          </w:rPr>
          <w:fldChar w:fldCharType="end"/>
        </w:r>
        <w:r w:rsidRPr="00D81811">
          <w:rPr>
            <w:rStyle w:val="af1"/>
            <w:noProof/>
          </w:rPr>
          <w:fldChar w:fldCharType="end"/>
        </w:r>
      </w:ins>
    </w:p>
    <w:p w14:paraId="1FA4A9FC" w14:textId="57F4A06F" w:rsidR="00CD686E" w:rsidRDefault="00CD686E">
      <w:pPr>
        <w:pStyle w:val="TOC3"/>
        <w:tabs>
          <w:tab w:val="right" w:leader="dot" w:pos="8296"/>
        </w:tabs>
        <w:rPr>
          <w:ins w:id="100" w:author="DELL" w:date="2021-04-14T13:47:00Z"/>
          <w:rFonts w:eastAsiaTheme="minorEastAsia" w:cstheme="minorBidi"/>
          <w:noProof/>
          <w:kern w:val="2"/>
        </w:rPr>
      </w:pPr>
      <w:ins w:id="101" w:author="DELL" w:date="2021-04-14T13:47:00Z">
        <w:r w:rsidRPr="00D81811">
          <w:rPr>
            <w:rStyle w:val="af1"/>
            <w:noProof/>
          </w:rPr>
          <w:fldChar w:fldCharType="begin"/>
        </w:r>
        <w:r w:rsidRPr="00D81811">
          <w:rPr>
            <w:rStyle w:val="af1"/>
            <w:noProof/>
          </w:rPr>
          <w:instrText xml:space="preserve"> </w:instrText>
        </w:r>
        <w:r>
          <w:rPr>
            <w:noProof/>
          </w:rPr>
          <w:instrText>HYPERLINK \l "_Toc69300503"</w:instrText>
        </w:r>
        <w:r w:rsidRPr="00D81811">
          <w:rPr>
            <w:rStyle w:val="af1"/>
            <w:noProof/>
          </w:rPr>
          <w:instrText xml:space="preserve"> </w:instrText>
        </w:r>
        <w:r w:rsidRPr="00D81811">
          <w:rPr>
            <w:rStyle w:val="af1"/>
            <w:noProof/>
          </w:rPr>
          <w:fldChar w:fldCharType="separate"/>
        </w:r>
        <w:r w:rsidRPr="00D81811">
          <w:rPr>
            <w:rStyle w:val="af1"/>
            <w:noProof/>
          </w:rPr>
          <w:t>7.1</w:t>
        </w:r>
        <w:r w:rsidRPr="00D81811">
          <w:rPr>
            <w:rStyle w:val="af1"/>
            <w:noProof/>
          </w:rPr>
          <w:t>训练精确度</w:t>
        </w:r>
        <w:r>
          <w:rPr>
            <w:noProof/>
          </w:rPr>
          <w:tab/>
        </w:r>
        <w:r>
          <w:rPr>
            <w:noProof/>
          </w:rPr>
          <w:fldChar w:fldCharType="begin"/>
        </w:r>
        <w:r>
          <w:rPr>
            <w:noProof/>
          </w:rPr>
          <w:instrText xml:space="preserve"> PAGEREF _Toc69300503 \h </w:instrText>
        </w:r>
      </w:ins>
      <w:r>
        <w:rPr>
          <w:noProof/>
        </w:rPr>
      </w:r>
      <w:r>
        <w:rPr>
          <w:noProof/>
        </w:rPr>
        <w:fldChar w:fldCharType="separate"/>
      </w:r>
      <w:ins w:id="102" w:author="DELL" w:date="2021-04-14T13:47:00Z">
        <w:r>
          <w:rPr>
            <w:noProof/>
          </w:rPr>
          <w:t>21</w:t>
        </w:r>
        <w:r>
          <w:rPr>
            <w:noProof/>
          </w:rPr>
          <w:fldChar w:fldCharType="end"/>
        </w:r>
        <w:r w:rsidRPr="00D81811">
          <w:rPr>
            <w:rStyle w:val="af1"/>
            <w:noProof/>
          </w:rPr>
          <w:fldChar w:fldCharType="end"/>
        </w:r>
      </w:ins>
    </w:p>
    <w:p w14:paraId="0B19E072" w14:textId="1F4CA841" w:rsidR="00CD686E" w:rsidRDefault="00CD686E">
      <w:pPr>
        <w:pStyle w:val="TOC3"/>
        <w:tabs>
          <w:tab w:val="right" w:leader="dot" w:pos="8296"/>
        </w:tabs>
        <w:rPr>
          <w:ins w:id="103" w:author="DELL" w:date="2021-04-14T13:47:00Z"/>
          <w:rFonts w:eastAsiaTheme="minorEastAsia" w:cstheme="minorBidi"/>
          <w:noProof/>
          <w:kern w:val="2"/>
        </w:rPr>
      </w:pPr>
      <w:ins w:id="104" w:author="DELL" w:date="2021-04-14T13:47:00Z">
        <w:r w:rsidRPr="00D81811">
          <w:rPr>
            <w:rStyle w:val="af1"/>
            <w:noProof/>
          </w:rPr>
          <w:fldChar w:fldCharType="begin"/>
        </w:r>
        <w:r w:rsidRPr="00D81811">
          <w:rPr>
            <w:rStyle w:val="af1"/>
            <w:noProof/>
          </w:rPr>
          <w:instrText xml:space="preserve"> </w:instrText>
        </w:r>
        <w:r>
          <w:rPr>
            <w:noProof/>
          </w:rPr>
          <w:instrText>HYPERLINK \l "_Toc69300504"</w:instrText>
        </w:r>
        <w:r w:rsidRPr="00D81811">
          <w:rPr>
            <w:rStyle w:val="af1"/>
            <w:noProof/>
          </w:rPr>
          <w:instrText xml:space="preserve"> </w:instrText>
        </w:r>
        <w:r w:rsidRPr="00D81811">
          <w:rPr>
            <w:rStyle w:val="af1"/>
            <w:noProof/>
          </w:rPr>
          <w:fldChar w:fldCharType="separate"/>
        </w:r>
        <w:r w:rsidRPr="00D81811">
          <w:rPr>
            <w:rStyle w:val="af1"/>
            <w:noProof/>
          </w:rPr>
          <w:t>7.2</w:t>
        </w:r>
        <w:r w:rsidRPr="00D81811">
          <w:rPr>
            <w:rStyle w:val="af1"/>
            <w:noProof/>
          </w:rPr>
          <w:t>对数据进行准确分类</w:t>
        </w:r>
        <w:r>
          <w:rPr>
            <w:noProof/>
          </w:rPr>
          <w:tab/>
        </w:r>
        <w:r>
          <w:rPr>
            <w:noProof/>
          </w:rPr>
          <w:fldChar w:fldCharType="begin"/>
        </w:r>
        <w:r>
          <w:rPr>
            <w:noProof/>
          </w:rPr>
          <w:instrText xml:space="preserve"> PAGEREF _Toc69300504 \h </w:instrText>
        </w:r>
      </w:ins>
      <w:r>
        <w:rPr>
          <w:noProof/>
        </w:rPr>
      </w:r>
      <w:r>
        <w:rPr>
          <w:noProof/>
        </w:rPr>
        <w:fldChar w:fldCharType="separate"/>
      </w:r>
      <w:ins w:id="105" w:author="DELL" w:date="2021-04-14T13:47:00Z">
        <w:r>
          <w:rPr>
            <w:noProof/>
          </w:rPr>
          <w:t>21</w:t>
        </w:r>
        <w:r>
          <w:rPr>
            <w:noProof/>
          </w:rPr>
          <w:fldChar w:fldCharType="end"/>
        </w:r>
        <w:r w:rsidRPr="00D81811">
          <w:rPr>
            <w:rStyle w:val="af1"/>
            <w:noProof/>
          </w:rPr>
          <w:fldChar w:fldCharType="end"/>
        </w:r>
      </w:ins>
    </w:p>
    <w:p w14:paraId="7AC43C38" w14:textId="1F25A60A" w:rsidR="00CD686E" w:rsidRDefault="00CD686E">
      <w:pPr>
        <w:pStyle w:val="TOC3"/>
        <w:tabs>
          <w:tab w:val="right" w:leader="dot" w:pos="8296"/>
        </w:tabs>
        <w:rPr>
          <w:ins w:id="106" w:author="DELL" w:date="2021-04-14T13:47:00Z"/>
          <w:rFonts w:eastAsiaTheme="minorEastAsia" w:cstheme="minorBidi"/>
          <w:noProof/>
          <w:kern w:val="2"/>
        </w:rPr>
      </w:pPr>
      <w:ins w:id="107" w:author="DELL" w:date="2021-04-14T13:47:00Z">
        <w:r w:rsidRPr="00D81811">
          <w:rPr>
            <w:rStyle w:val="af1"/>
            <w:noProof/>
          </w:rPr>
          <w:fldChar w:fldCharType="begin"/>
        </w:r>
        <w:r w:rsidRPr="00D81811">
          <w:rPr>
            <w:rStyle w:val="af1"/>
            <w:noProof/>
          </w:rPr>
          <w:instrText xml:space="preserve"> </w:instrText>
        </w:r>
        <w:r>
          <w:rPr>
            <w:noProof/>
          </w:rPr>
          <w:instrText>HYPERLINK \l "_Toc69300505"</w:instrText>
        </w:r>
        <w:r w:rsidRPr="00D81811">
          <w:rPr>
            <w:rStyle w:val="af1"/>
            <w:noProof/>
          </w:rPr>
          <w:instrText xml:space="preserve"> </w:instrText>
        </w:r>
        <w:r w:rsidRPr="00D81811">
          <w:rPr>
            <w:rStyle w:val="af1"/>
            <w:noProof/>
          </w:rPr>
          <w:fldChar w:fldCharType="separate"/>
        </w:r>
        <w:r w:rsidRPr="00D81811">
          <w:rPr>
            <w:rStyle w:val="af1"/>
            <w:noProof/>
          </w:rPr>
          <w:t>7.3</w:t>
        </w:r>
        <w:r w:rsidRPr="00D81811">
          <w:rPr>
            <w:rStyle w:val="af1"/>
            <w:noProof/>
          </w:rPr>
          <w:t>对神经网络进行改良</w:t>
        </w:r>
        <w:r>
          <w:rPr>
            <w:noProof/>
          </w:rPr>
          <w:tab/>
        </w:r>
        <w:r>
          <w:rPr>
            <w:noProof/>
          </w:rPr>
          <w:fldChar w:fldCharType="begin"/>
        </w:r>
        <w:r>
          <w:rPr>
            <w:noProof/>
          </w:rPr>
          <w:instrText xml:space="preserve"> PAGEREF _Toc69300505 \h </w:instrText>
        </w:r>
      </w:ins>
      <w:r>
        <w:rPr>
          <w:noProof/>
        </w:rPr>
      </w:r>
      <w:r>
        <w:rPr>
          <w:noProof/>
        </w:rPr>
        <w:fldChar w:fldCharType="separate"/>
      </w:r>
      <w:ins w:id="108" w:author="DELL" w:date="2021-04-14T13:47:00Z">
        <w:r>
          <w:rPr>
            <w:noProof/>
          </w:rPr>
          <w:t>22</w:t>
        </w:r>
        <w:r>
          <w:rPr>
            <w:noProof/>
          </w:rPr>
          <w:fldChar w:fldCharType="end"/>
        </w:r>
        <w:r w:rsidRPr="00D81811">
          <w:rPr>
            <w:rStyle w:val="af1"/>
            <w:noProof/>
          </w:rPr>
          <w:fldChar w:fldCharType="end"/>
        </w:r>
      </w:ins>
    </w:p>
    <w:p w14:paraId="55472322" w14:textId="346FA434" w:rsidR="00CD686E" w:rsidRDefault="00CD686E">
      <w:pPr>
        <w:pStyle w:val="TOC2"/>
        <w:rPr>
          <w:ins w:id="109" w:author="DELL" w:date="2021-04-14T13:47:00Z"/>
          <w:rFonts w:eastAsiaTheme="minorEastAsia" w:cstheme="minorBidi"/>
          <w:bCs w:val="0"/>
          <w:noProof/>
          <w:szCs w:val="22"/>
        </w:rPr>
      </w:pPr>
      <w:ins w:id="110" w:author="DELL" w:date="2021-04-14T13:47:00Z">
        <w:r w:rsidRPr="00D81811">
          <w:rPr>
            <w:rStyle w:val="af1"/>
            <w:noProof/>
          </w:rPr>
          <w:fldChar w:fldCharType="begin"/>
        </w:r>
        <w:r w:rsidRPr="00D81811">
          <w:rPr>
            <w:rStyle w:val="af1"/>
            <w:noProof/>
          </w:rPr>
          <w:instrText xml:space="preserve"> </w:instrText>
        </w:r>
        <w:r>
          <w:rPr>
            <w:noProof/>
          </w:rPr>
          <w:instrText>HYPERLINK \l "_Toc69300506"</w:instrText>
        </w:r>
        <w:r w:rsidRPr="00D81811">
          <w:rPr>
            <w:rStyle w:val="af1"/>
            <w:noProof/>
          </w:rPr>
          <w:instrText xml:space="preserve"> </w:instrText>
        </w:r>
        <w:r w:rsidRPr="00D81811">
          <w:rPr>
            <w:rStyle w:val="af1"/>
            <w:noProof/>
          </w:rPr>
          <w:fldChar w:fldCharType="separate"/>
        </w:r>
        <w:r w:rsidRPr="00D81811">
          <w:rPr>
            <w:rStyle w:val="af1"/>
            <w:rFonts w:ascii="Times New Roman" w:hAnsi="Times New Roman"/>
            <w:noProof/>
          </w:rPr>
          <w:t>8</w:t>
        </w:r>
        <w:r w:rsidRPr="00D81811">
          <w:rPr>
            <w:rStyle w:val="af1"/>
            <w:rFonts w:ascii="Times New Roman" w:hAnsi="Times New Roman"/>
            <w:noProof/>
          </w:rPr>
          <w:t>、参考文献</w:t>
        </w:r>
        <w:r>
          <w:rPr>
            <w:noProof/>
          </w:rPr>
          <w:tab/>
        </w:r>
        <w:r>
          <w:rPr>
            <w:noProof/>
          </w:rPr>
          <w:fldChar w:fldCharType="begin"/>
        </w:r>
        <w:r>
          <w:rPr>
            <w:noProof/>
          </w:rPr>
          <w:instrText xml:space="preserve"> PAGEREF _Toc69300506 \h </w:instrText>
        </w:r>
      </w:ins>
      <w:r>
        <w:rPr>
          <w:noProof/>
        </w:rPr>
      </w:r>
      <w:r>
        <w:rPr>
          <w:noProof/>
        </w:rPr>
        <w:fldChar w:fldCharType="separate"/>
      </w:r>
      <w:ins w:id="111" w:author="DELL" w:date="2021-04-14T13:47:00Z">
        <w:r>
          <w:rPr>
            <w:noProof/>
          </w:rPr>
          <w:t>22</w:t>
        </w:r>
        <w:r>
          <w:rPr>
            <w:noProof/>
          </w:rPr>
          <w:fldChar w:fldCharType="end"/>
        </w:r>
        <w:r w:rsidRPr="00D81811">
          <w:rPr>
            <w:rStyle w:val="af1"/>
            <w:noProof/>
          </w:rPr>
          <w:fldChar w:fldCharType="end"/>
        </w:r>
      </w:ins>
    </w:p>
    <w:p w14:paraId="251BB3AF" w14:textId="454C1E06" w:rsidR="00CD686E" w:rsidRDefault="00CD686E">
      <w:pPr>
        <w:pStyle w:val="TOC2"/>
        <w:rPr>
          <w:ins w:id="112" w:author="DELL" w:date="2021-04-14T13:47:00Z"/>
          <w:rFonts w:eastAsiaTheme="minorEastAsia" w:cstheme="minorBidi"/>
          <w:bCs w:val="0"/>
          <w:noProof/>
          <w:szCs w:val="22"/>
        </w:rPr>
      </w:pPr>
      <w:ins w:id="113" w:author="DELL" w:date="2021-04-14T13:47:00Z">
        <w:r w:rsidRPr="00D81811">
          <w:rPr>
            <w:rStyle w:val="af1"/>
            <w:noProof/>
          </w:rPr>
          <w:fldChar w:fldCharType="begin"/>
        </w:r>
        <w:r w:rsidRPr="00D81811">
          <w:rPr>
            <w:rStyle w:val="af1"/>
            <w:noProof/>
          </w:rPr>
          <w:instrText xml:space="preserve"> </w:instrText>
        </w:r>
        <w:r>
          <w:rPr>
            <w:noProof/>
          </w:rPr>
          <w:instrText>HYPERLINK \l "_Toc69300507"</w:instrText>
        </w:r>
        <w:r w:rsidRPr="00D81811">
          <w:rPr>
            <w:rStyle w:val="af1"/>
            <w:noProof/>
          </w:rPr>
          <w:instrText xml:space="preserve"> </w:instrText>
        </w:r>
        <w:r w:rsidRPr="00D81811">
          <w:rPr>
            <w:rStyle w:val="af1"/>
            <w:noProof/>
          </w:rPr>
          <w:fldChar w:fldCharType="separate"/>
        </w:r>
        <w:r w:rsidRPr="00D81811">
          <w:rPr>
            <w:rStyle w:val="af1"/>
            <w:rFonts w:ascii="Times New Roman" w:hAnsi="Times New Roman"/>
            <w:noProof/>
          </w:rPr>
          <w:t>9</w:t>
        </w:r>
        <w:r w:rsidRPr="00D81811">
          <w:rPr>
            <w:rStyle w:val="af1"/>
            <w:rFonts w:ascii="Times New Roman" w:hAnsi="Times New Roman"/>
            <w:noProof/>
          </w:rPr>
          <w:t>、致谢</w:t>
        </w:r>
        <w:r>
          <w:rPr>
            <w:noProof/>
          </w:rPr>
          <w:tab/>
        </w:r>
        <w:r>
          <w:rPr>
            <w:noProof/>
          </w:rPr>
          <w:fldChar w:fldCharType="begin"/>
        </w:r>
        <w:r>
          <w:rPr>
            <w:noProof/>
          </w:rPr>
          <w:instrText xml:space="preserve"> PAGEREF _Toc69300507 \h </w:instrText>
        </w:r>
      </w:ins>
      <w:r>
        <w:rPr>
          <w:noProof/>
        </w:rPr>
      </w:r>
      <w:r>
        <w:rPr>
          <w:noProof/>
        </w:rPr>
        <w:fldChar w:fldCharType="separate"/>
      </w:r>
      <w:ins w:id="114" w:author="DELL" w:date="2021-04-14T13:47:00Z">
        <w:r>
          <w:rPr>
            <w:noProof/>
          </w:rPr>
          <w:t>24</w:t>
        </w:r>
        <w:r>
          <w:rPr>
            <w:noProof/>
          </w:rPr>
          <w:fldChar w:fldCharType="end"/>
        </w:r>
        <w:r w:rsidRPr="00D81811">
          <w:rPr>
            <w:rStyle w:val="af1"/>
            <w:noProof/>
          </w:rPr>
          <w:fldChar w:fldCharType="end"/>
        </w:r>
      </w:ins>
    </w:p>
    <w:p w14:paraId="32C8FC5E" w14:textId="4378299B" w:rsidR="00CD686E" w:rsidRDefault="00CD686E">
      <w:pPr>
        <w:pStyle w:val="TOC1"/>
        <w:tabs>
          <w:tab w:val="right" w:leader="dot" w:pos="8296"/>
        </w:tabs>
        <w:rPr>
          <w:ins w:id="115" w:author="DELL" w:date="2021-04-14T13:47:00Z"/>
          <w:rFonts w:asciiTheme="minorHAnsi" w:eastAsiaTheme="minorEastAsia" w:hAnsiTheme="minorHAnsi" w:cstheme="minorBidi"/>
          <w:noProof/>
          <w:szCs w:val="22"/>
        </w:rPr>
      </w:pPr>
      <w:ins w:id="116" w:author="DELL" w:date="2021-04-14T13:47:00Z">
        <w:r w:rsidRPr="00D81811">
          <w:rPr>
            <w:rStyle w:val="af1"/>
            <w:noProof/>
          </w:rPr>
          <w:fldChar w:fldCharType="begin"/>
        </w:r>
        <w:r w:rsidRPr="00D81811">
          <w:rPr>
            <w:rStyle w:val="af1"/>
            <w:noProof/>
          </w:rPr>
          <w:instrText xml:space="preserve"> </w:instrText>
        </w:r>
        <w:r>
          <w:rPr>
            <w:noProof/>
          </w:rPr>
          <w:instrText>HYPERLINK \l "_Toc69300508"</w:instrText>
        </w:r>
        <w:r w:rsidRPr="00D81811">
          <w:rPr>
            <w:rStyle w:val="af1"/>
            <w:noProof/>
          </w:rPr>
          <w:instrText xml:space="preserve"> </w:instrText>
        </w:r>
        <w:r w:rsidRPr="00D81811">
          <w:rPr>
            <w:rStyle w:val="af1"/>
            <w:noProof/>
          </w:rPr>
          <w:fldChar w:fldCharType="separate"/>
        </w:r>
        <w:r w:rsidRPr="00D81811">
          <w:rPr>
            <w:rStyle w:val="af1"/>
            <w:noProof/>
          </w:rPr>
          <w:t>第三章项目团队总结</w:t>
        </w:r>
        <w:r>
          <w:rPr>
            <w:noProof/>
          </w:rPr>
          <w:tab/>
        </w:r>
        <w:r>
          <w:rPr>
            <w:noProof/>
          </w:rPr>
          <w:fldChar w:fldCharType="begin"/>
        </w:r>
        <w:r>
          <w:rPr>
            <w:noProof/>
          </w:rPr>
          <w:instrText xml:space="preserve"> PAGEREF _Toc69300508 \h </w:instrText>
        </w:r>
      </w:ins>
      <w:r>
        <w:rPr>
          <w:noProof/>
        </w:rPr>
      </w:r>
      <w:r>
        <w:rPr>
          <w:noProof/>
        </w:rPr>
        <w:fldChar w:fldCharType="separate"/>
      </w:r>
      <w:ins w:id="117" w:author="DELL" w:date="2021-04-14T13:47:00Z">
        <w:r>
          <w:rPr>
            <w:noProof/>
          </w:rPr>
          <w:t>25</w:t>
        </w:r>
        <w:r>
          <w:rPr>
            <w:noProof/>
          </w:rPr>
          <w:fldChar w:fldCharType="end"/>
        </w:r>
        <w:r w:rsidRPr="00D81811">
          <w:rPr>
            <w:rStyle w:val="af1"/>
            <w:noProof/>
          </w:rPr>
          <w:fldChar w:fldCharType="end"/>
        </w:r>
      </w:ins>
    </w:p>
    <w:p w14:paraId="63867A0A" w14:textId="7A9DE8C9" w:rsidR="00CD686E" w:rsidRDefault="00CD686E">
      <w:pPr>
        <w:pStyle w:val="TOC1"/>
        <w:tabs>
          <w:tab w:val="right" w:leader="dot" w:pos="8296"/>
        </w:tabs>
        <w:rPr>
          <w:ins w:id="118" w:author="DELL" w:date="2021-04-14T13:47:00Z"/>
          <w:rFonts w:asciiTheme="minorHAnsi" w:eastAsiaTheme="minorEastAsia" w:hAnsiTheme="minorHAnsi" w:cstheme="minorBidi"/>
          <w:noProof/>
          <w:szCs w:val="22"/>
        </w:rPr>
      </w:pPr>
      <w:ins w:id="119" w:author="DELL" w:date="2021-04-14T13:47:00Z">
        <w:r w:rsidRPr="00D81811">
          <w:rPr>
            <w:rStyle w:val="af1"/>
            <w:noProof/>
          </w:rPr>
          <w:fldChar w:fldCharType="begin"/>
        </w:r>
        <w:r w:rsidRPr="00D81811">
          <w:rPr>
            <w:rStyle w:val="af1"/>
            <w:noProof/>
          </w:rPr>
          <w:instrText xml:space="preserve"> </w:instrText>
        </w:r>
        <w:r>
          <w:rPr>
            <w:noProof/>
          </w:rPr>
          <w:instrText>HYPERLINK \l "_Toc69300509"</w:instrText>
        </w:r>
        <w:r w:rsidRPr="00D81811">
          <w:rPr>
            <w:rStyle w:val="af1"/>
            <w:noProof/>
          </w:rPr>
          <w:instrText xml:space="preserve"> </w:instrText>
        </w:r>
        <w:r w:rsidRPr="00D81811">
          <w:rPr>
            <w:rStyle w:val="af1"/>
            <w:noProof/>
          </w:rPr>
          <w:fldChar w:fldCharType="separate"/>
        </w:r>
        <w:r w:rsidRPr="00D81811">
          <w:rPr>
            <w:rStyle w:val="af1"/>
            <w:noProof/>
          </w:rPr>
          <w:t>个人总结</w:t>
        </w:r>
        <w:r w:rsidRPr="00D81811">
          <w:rPr>
            <w:rStyle w:val="af1"/>
            <w:noProof/>
          </w:rPr>
          <w:t>1</w:t>
        </w:r>
        <w:r>
          <w:rPr>
            <w:noProof/>
          </w:rPr>
          <w:tab/>
        </w:r>
        <w:r>
          <w:rPr>
            <w:noProof/>
          </w:rPr>
          <w:fldChar w:fldCharType="begin"/>
        </w:r>
        <w:r>
          <w:rPr>
            <w:noProof/>
          </w:rPr>
          <w:instrText xml:space="preserve"> PAGEREF _Toc69300509 \h </w:instrText>
        </w:r>
      </w:ins>
      <w:r>
        <w:rPr>
          <w:noProof/>
        </w:rPr>
      </w:r>
      <w:r>
        <w:rPr>
          <w:noProof/>
        </w:rPr>
        <w:fldChar w:fldCharType="separate"/>
      </w:r>
      <w:ins w:id="120" w:author="DELL" w:date="2021-04-14T13:47:00Z">
        <w:r>
          <w:rPr>
            <w:noProof/>
          </w:rPr>
          <w:t>25</w:t>
        </w:r>
        <w:r>
          <w:rPr>
            <w:noProof/>
          </w:rPr>
          <w:fldChar w:fldCharType="end"/>
        </w:r>
        <w:r w:rsidRPr="00D81811">
          <w:rPr>
            <w:rStyle w:val="af1"/>
            <w:noProof/>
          </w:rPr>
          <w:fldChar w:fldCharType="end"/>
        </w:r>
      </w:ins>
    </w:p>
    <w:p w14:paraId="3904ADF2" w14:textId="5FD6C1FF" w:rsidR="00CD686E" w:rsidRDefault="00CD686E">
      <w:pPr>
        <w:pStyle w:val="TOC1"/>
        <w:tabs>
          <w:tab w:val="right" w:leader="dot" w:pos="8296"/>
        </w:tabs>
        <w:rPr>
          <w:ins w:id="121" w:author="DELL" w:date="2021-04-14T13:47:00Z"/>
          <w:rFonts w:asciiTheme="minorHAnsi" w:eastAsiaTheme="minorEastAsia" w:hAnsiTheme="minorHAnsi" w:cstheme="minorBidi"/>
          <w:noProof/>
          <w:szCs w:val="22"/>
        </w:rPr>
      </w:pPr>
      <w:ins w:id="122" w:author="DELL" w:date="2021-04-14T13:47:00Z">
        <w:r w:rsidRPr="00D81811">
          <w:rPr>
            <w:rStyle w:val="af1"/>
            <w:noProof/>
          </w:rPr>
          <w:fldChar w:fldCharType="begin"/>
        </w:r>
        <w:r w:rsidRPr="00D81811">
          <w:rPr>
            <w:rStyle w:val="af1"/>
            <w:noProof/>
          </w:rPr>
          <w:instrText xml:space="preserve"> </w:instrText>
        </w:r>
        <w:r>
          <w:rPr>
            <w:noProof/>
          </w:rPr>
          <w:instrText>HYPERLINK \l "_Toc69300510"</w:instrText>
        </w:r>
        <w:r w:rsidRPr="00D81811">
          <w:rPr>
            <w:rStyle w:val="af1"/>
            <w:noProof/>
          </w:rPr>
          <w:instrText xml:space="preserve"> </w:instrText>
        </w:r>
        <w:r w:rsidRPr="00D81811">
          <w:rPr>
            <w:rStyle w:val="af1"/>
            <w:noProof/>
          </w:rPr>
          <w:fldChar w:fldCharType="separate"/>
        </w:r>
        <w:r w:rsidRPr="00D81811">
          <w:rPr>
            <w:rStyle w:val="af1"/>
            <w:noProof/>
          </w:rPr>
          <w:t>个人总结</w:t>
        </w:r>
        <w:r w:rsidRPr="00D81811">
          <w:rPr>
            <w:rStyle w:val="af1"/>
            <w:noProof/>
          </w:rPr>
          <w:t>2</w:t>
        </w:r>
        <w:r>
          <w:rPr>
            <w:noProof/>
          </w:rPr>
          <w:tab/>
        </w:r>
        <w:r>
          <w:rPr>
            <w:noProof/>
          </w:rPr>
          <w:fldChar w:fldCharType="begin"/>
        </w:r>
        <w:r>
          <w:rPr>
            <w:noProof/>
          </w:rPr>
          <w:instrText xml:space="preserve"> PAGEREF _Toc69300510 \h </w:instrText>
        </w:r>
      </w:ins>
      <w:r>
        <w:rPr>
          <w:noProof/>
        </w:rPr>
      </w:r>
      <w:r>
        <w:rPr>
          <w:noProof/>
        </w:rPr>
        <w:fldChar w:fldCharType="separate"/>
      </w:r>
      <w:ins w:id="123" w:author="DELL" w:date="2021-04-14T13:47:00Z">
        <w:r>
          <w:rPr>
            <w:noProof/>
          </w:rPr>
          <w:t>26</w:t>
        </w:r>
        <w:r>
          <w:rPr>
            <w:noProof/>
          </w:rPr>
          <w:fldChar w:fldCharType="end"/>
        </w:r>
        <w:r w:rsidRPr="00D81811">
          <w:rPr>
            <w:rStyle w:val="af1"/>
            <w:noProof/>
          </w:rPr>
          <w:fldChar w:fldCharType="end"/>
        </w:r>
      </w:ins>
    </w:p>
    <w:p w14:paraId="0391EE5D" w14:textId="38F741BC" w:rsidR="00CD686E" w:rsidRDefault="00CD686E">
      <w:pPr>
        <w:pStyle w:val="TOC1"/>
        <w:tabs>
          <w:tab w:val="right" w:leader="dot" w:pos="8296"/>
        </w:tabs>
        <w:rPr>
          <w:ins w:id="124" w:author="DELL" w:date="2021-04-14T13:47:00Z"/>
          <w:rFonts w:asciiTheme="minorHAnsi" w:eastAsiaTheme="minorEastAsia" w:hAnsiTheme="minorHAnsi" w:cstheme="minorBidi"/>
          <w:noProof/>
          <w:szCs w:val="22"/>
        </w:rPr>
      </w:pPr>
      <w:ins w:id="125" w:author="DELL" w:date="2021-04-14T13:47:00Z">
        <w:r w:rsidRPr="00D81811">
          <w:rPr>
            <w:rStyle w:val="af1"/>
            <w:noProof/>
          </w:rPr>
          <w:lastRenderedPageBreak/>
          <w:fldChar w:fldCharType="begin"/>
        </w:r>
        <w:r w:rsidRPr="00D81811">
          <w:rPr>
            <w:rStyle w:val="af1"/>
            <w:noProof/>
          </w:rPr>
          <w:instrText xml:space="preserve"> </w:instrText>
        </w:r>
        <w:r>
          <w:rPr>
            <w:noProof/>
          </w:rPr>
          <w:instrText>HYPERLINK \l "_Toc69300511"</w:instrText>
        </w:r>
        <w:r w:rsidRPr="00D81811">
          <w:rPr>
            <w:rStyle w:val="af1"/>
            <w:noProof/>
          </w:rPr>
          <w:instrText xml:space="preserve"> </w:instrText>
        </w:r>
        <w:r w:rsidRPr="00D81811">
          <w:rPr>
            <w:rStyle w:val="af1"/>
            <w:noProof/>
          </w:rPr>
          <w:fldChar w:fldCharType="separate"/>
        </w:r>
        <w:r w:rsidRPr="00D81811">
          <w:rPr>
            <w:rStyle w:val="af1"/>
            <w:noProof/>
          </w:rPr>
          <w:t>个人总结</w:t>
        </w:r>
        <w:r w:rsidRPr="00D81811">
          <w:rPr>
            <w:rStyle w:val="af1"/>
            <w:noProof/>
          </w:rPr>
          <w:t>3</w:t>
        </w:r>
        <w:r>
          <w:rPr>
            <w:noProof/>
          </w:rPr>
          <w:tab/>
        </w:r>
        <w:r>
          <w:rPr>
            <w:noProof/>
          </w:rPr>
          <w:fldChar w:fldCharType="begin"/>
        </w:r>
        <w:r>
          <w:rPr>
            <w:noProof/>
          </w:rPr>
          <w:instrText xml:space="preserve"> PAGEREF _Toc69300511 \h </w:instrText>
        </w:r>
      </w:ins>
      <w:r>
        <w:rPr>
          <w:noProof/>
        </w:rPr>
      </w:r>
      <w:r>
        <w:rPr>
          <w:noProof/>
        </w:rPr>
        <w:fldChar w:fldCharType="separate"/>
      </w:r>
      <w:ins w:id="126" w:author="DELL" w:date="2021-04-14T13:47:00Z">
        <w:r>
          <w:rPr>
            <w:noProof/>
          </w:rPr>
          <w:t>28</w:t>
        </w:r>
        <w:r>
          <w:rPr>
            <w:noProof/>
          </w:rPr>
          <w:fldChar w:fldCharType="end"/>
        </w:r>
        <w:r w:rsidRPr="00D81811">
          <w:rPr>
            <w:rStyle w:val="af1"/>
            <w:noProof/>
          </w:rPr>
          <w:fldChar w:fldCharType="end"/>
        </w:r>
      </w:ins>
    </w:p>
    <w:p w14:paraId="10722A46" w14:textId="55FE14F7" w:rsidR="00CD686E" w:rsidRDefault="00CD686E">
      <w:pPr>
        <w:pStyle w:val="TOC1"/>
        <w:tabs>
          <w:tab w:val="right" w:leader="dot" w:pos="8296"/>
        </w:tabs>
        <w:rPr>
          <w:ins w:id="127" w:author="DELL" w:date="2021-04-14T13:47:00Z"/>
          <w:rFonts w:asciiTheme="minorHAnsi" w:eastAsiaTheme="minorEastAsia" w:hAnsiTheme="minorHAnsi" w:cstheme="minorBidi"/>
          <w:noProof/>
          <w:szCs w:val="22"/>
        </w:rPr>
      </w:pPr>
      <w:ins w:id="128" w:author="DELL" w:date="2021-04-14T13:47:00Z">
        <w:r w:rsidRPr="00D81811">
          <w:rPr>
            <w:rStyle w:val="af1"/>
            <w:noProof/>
          </w:rPr>
          <w:fldChar w:fldCharType="begin"/>
        </w:r>
        <w:r w:rsidRPr="00D81811">
          <w:rPr>
            <w:rStyle w:val="af1"/>
            <w:noProof/>
          </w:rPr>
          <w:instrText xml:space="preserve"> </w:instrText>
        </w:r>
        <w:r>
          <w:rPr>
            <w:noProof/>
          </w:rPr>
          <w:instrText>HYPERLINK \l "_Toc69300512"</w:instrText>
        </w:r>
        <w:r w:rsidRPr="00D81811">
          <w:rPr>
            <w:rStyle w:val="af1"/>
            <w:noProof/>
          </w:rPr>
          <w:instrText xml:space="preserve"> </w:instrText>
        </w:r>
        <w:r w:rsidRPr="00D81811">
          <w:rPr>
            <w:rStyle w:val="af1"/>
            <w:noProof/>
          </w:rPr>
          <w:fldChar w:fldCharType="separate"/>
        </w:r>
        <w:r w:rsidRPr="00D81811">
          <w:rPr>
            <w:rStyle w:val="af1"/>
            <w:noProof/>
          </w:rPr>
          <w:t>个人总结</w:t>
        </w:r>
        <w:r w:rsidRPr="00D81811">
          <w:rPr>
            <w:rStyle w:val="af1"/>
            <w:noProof/>
          </w:rPr>
          <w:t>4</w:t>
        </w:r>
        <w:r>
          <w:rPr>
            <w:noProof/>
          </w:rPr>
          <w:tab/>
        </w:r>
        <w:r>
          <w:rPr>
            <w:noProof/>
          </w:rPr>
          <w:fldChar w:fldCharType="begin"/>
        </w:r>
        <w:r>
          <w:rPr>
            <w:noProof/>
          </w:rPr>
          <w:instrText xml:space="preserve"> PAGEREF _Toc69300512 \h </w:instrText>
        </w:r>
      </w:ins>
      <w:r>
        <w:rPr>
          <w:noProof/>
        </w:rPr>
      </w:r>
      <w:r>
        <w:rPr>
          <w:noProof/>
        </w:rPr>
        <w:fldChar w:fldCharType="separate"/>
      </w:r>
      <w:ins w:id="129" w:author="DELL" w:date="2021-04-14T13:47:00Z">
        <w:r>
          <w:rPr>
            <w:noProof/>
          </w:rPr>
          <w:t>29</w:t>
        </w:r>
        <w:r>
          <w:rPr>
            <w:noProof/>
          </w:rPr>
          <w:fldChar w:fldCharType="end"/>
        </w:r>
        <w:r w:rsidRPr="00D81811">
          <w:rPr>
            <w:rStyle w:val="af1"/>
            <w:noProof/>
          </w:rPr>
          <w:fldChar w:fldCharType="end"/>
        </w:r>
      </w:ins>
    </w:p>
    <w:p w14:paraId="06CC73A9" w14:textId="02B80146" w:rsidR="00CD686E" w:rsidRDefault="00CD686E">
      <w:pPr>
        <w:pStyle w:val="TOC1"/>
        <w:tabs>
          <w:tab w:val="right" w:leader="dot" w:pos="8296"/>
        </w:tabs>
        <w:rPr>
          <w:ins w:id="130" w:author="DELL" w:date="2021-04-14T13:47:00Z"/>
          <w:rFonts w:asciiTheme="minorHAnsi" w:eastAsiaTheme="minorEastAsia" w:hAnsiTheme="minorHAnsi" w:cstheme="minorBidi"/>
          <w:noProof/>
          <w:szCs w:val="22"/>
        </w:rPr>
      </w:pPr>
      <w:ins w:id="131" w:author="DELL" w:date="2021-04-14T13:47:00Z">
        <w:r w:rsidRPr="00D81811">
          <w:rPr>
            <w:rStyle w:val="af1"/>
            <w:noProof/>
          </w:rPr>
          <w:fldChar w:fldCharType="begin"/>
        </w:r>
        <w:r w:rsidRPr="00D81811">
          <w:rPr>
            <w:rStyle w:val="af1"/>
            <w:noProof/>
          </w:rPr>
          <w:instrText xml:space="preserve"> </w:instrText>
        </w:r>
        <w:r>
          <w:rPr>
            <w:noProof/>
          </w:rPr>
          <w:instrText>HYPERLINK \l "_Toc69300513"</w:instrText>
        </w:r>
        <w:r w:rsidRPr="00D81811">
          <w:rPr>
            <w:rStyle w:val="af1"/>
            <w:noProof/>
          </w:rPr>
          <w:instrText xml:space="preserve"> </w:instrText>
        </w:r>
        <w:r w:rsidRPr="00D81811">
          <w:rPr>
            <w:rStyle w:val="af1"/>
            <w:noProof/>
          </w:rPr>
          <w:fldChar w:fldCharType="separate"/>
        </w:r>
        <w:r w:rsidRPr="00D81811">
          <w:rPr>
            <w:rStyle w:val="af1"/>
            <w:noProof/>
          </w:rPr>
          <w:t>个人总结</w:t>
        </w:r>
        <w:r w:rsidRPr="00D81811">
          <w:rPr>
            <w:rStyle w:val="af1"/>
            <w:noProof/>
          </w:rPr>
          <w:t>5</w:t>
        </w:r>
        <w:r>
          <w:rPr>
            <w:noProof/>
          </w:rPr>
          <w:tab/>
        </w:r>
        <w:r>
          <w:rPr>
            <w:noProof/>
          </w:rPr>
          <w:fldChar w:fldCharType="begin"/>
        </w:r>
        <w:r>
          <w:rPr>
            <w:noProof/>
          </w:rPr>
          <w:instrText xml:space="preserve"> PAGEREF _Toc69300513 \h </w:instrText>
        </w:r>
      </w:ins>
      <w:r>
        <w:rPr>
          <w:noProof/>
        </w:rPr>
      </w:r>
      <w:r>
        <w:rPr>
          <w:noProof/>
        </w:rPr>
        <w:fldChar w:fldCharType="separate"/>
      </w:r>
      <w:ins w:id="132" w:author="DELL" w:date="2021-04-14T13:47:00Z">
        <w:r>
          <w:rPr>
            <w:noProof/>
          </w:rPr>
          <w:t>31</w:t>
        </w:r>
        <w:r>
          <w:rPr>
            <w:noProof/>
          </w:rPr>
          <w:fldChar w:fldCharType="end"/>
        </w:r>
        <w:r w:rsidRPr="00D81811">
          <w:rPr>
            <w:rStyle w:val="af1"/>
            <w:noProof/>
          </w:rPr>
          <w:fldChar w:fldCharType="end"/>
        </w:r>
      </w:ins>
    </w:p>
    <w:p w14:paraId="6C7DBEA8" w14:textId="4E27C13B" w:rsidR="00CD686E" w:rsidRDefault="00CD686E">
      <w:pPr>
        <w:pStyle w:val="TOC1"/>
        <w:tabs>
          <w:tab w:val="right" w:leader="dot" w:pos="8296"/>
        </w:tabs>
        <w:rPr>
          <w:ins w:id="133" w:author="DELL" w:date="2021-04-14T13:47:00Z"/>
          <w:rFonts w:asciiTheme="minorHAnsi" w:eastAsiaTheme="minorEastAsia" w:hAnsiTheme="minorHAnsi" w:cstheme="minorBidi"/>
          <w:noProof/>
          <w:szCs w:val="22"/>
        </w:rPr>
      </w:pPr>
      <w:ins w:id="134" w:author="DELL" w:date="2021-04-14T13:47:00Z">
        <w:r w:rsidRPr="00D81811">
          <w:rPr>
            <w:rStyle w:val="af1"/>
            <w:noProof/>
          </w:rPr>
          <w:fldChar w:fldCharType="begin"/>
        </w:r>
        <w:r w:rsidRPr="00D81811">
          <w:rPr>
            <w:rStyle w:val="af1"/>
            <w:noProof/>
          </w:rPr>
          <w:instrText xml:space="preserve"> </w:instrText>
        </w:r>
        <w:r>
          <w:rPr>
            <w:noProof/>
          </w:rPr>
          <w:instrText>HYPERLINK \l "_Toc69300514"</w:instrText>
        </w:r>
        <w:r w:rsidRPr="00D81811">
          <w:rPr>
            <w:rStyle w:val="af1"/>
            <w:noProof/>
          </w:rPr>
          <w:instrText xml:space="preserve"> </w:instrText>
        </w:r>
        <w:r w:rsidRPr="00D81811">
          <w:rPr>
            <w:rStyle w:val="af1"/>
            <w:noProof/>
          </w:rPr>
          <w:fldChar w:fldCharType="separate"/>
        </w:r>
        <w:r w:rsidRPr="00D81811">
          <w:rPr>
            <w:rStyle w:val="af1"/>
            <w:noProof/>
          </w:rPr>
          <w:t>第四章</w:t>
        </w:r>
        <w:r w:rsidRPr="00D81811">
          <w:rPr>
            <w:rStyle w:val="af1"/>
            <w:noProof/>
          </w:rPr>
          <w:t xml:space="preserve"> </w:t>
        </w:r>
        <w:r w:rsidRPr="00D81811">
          <w:rPr>
            <w:rStyle w:val="af1"/>
            <w:noProof/>
          </w:rPr>
          <w:t>论文</w:t>
        </w:r>
        <w:r>
          <w:rPr>
            <w:noProof/>
          </w:rPr>
          <w:tab/>
        </w:r>
        <w:r>
          <w:rPr>
            <w:noProof/>
          </w:rPr>
          <w:fldChar w:fldCharType="begin"/>
        </w:r>
        <w:r>
          <w:rPr>
            <w:noProof/>
          </w:rPr>
          <w:instrText xml:space="preserve"> PAGEREF _Toc69300514 \h </w:instrText>
        </w:r>
      </w:ins>
      <w:r>
        <w:rPr>
          <w:noProof/>
        </w:rPr>
      </w:r>
      <w:r>
        <w:rPr>
          <w:noProof/>
        </w:rPr>
        <w:fldChar w:fldCharType="separate"/>
      </w:r>
      <w:ins w:id="135" w:author="DELL" w:date="2021-04-14T13:47:00Z">
        <w:r>
          <w:rPr>
            <w:noProof/>
          </w:rPr>
          <w:t>33</w:t>
        </w:r>
        <w:r>
          <w:rPr>
            <w:noProof/>
          </w:rPr>
          <w:fldChar w:fldCharType="end"/>
        </w:r>
        <w:r w:rsidRPr="00D81811">
          <w:rPr>
            <w:rStyle w:val="af1"/>
            <w:noProof/>
          </w:rPr>
          <w:fldChar w:fldCharType="end"/>
        </w:r>
      </w:ins>
    </w:p>
    <w:p w14:paraId="48B885BB" w14:textId="5C3E4D89" w:rsidR="00505E12" w:rsidRPr="00317CAC" w:rsidDel="00997313" w:rsidRDefault="00505E12">
      <w:pPr>
        <w:pStyle w:val="TOC1"/>
        <w:tabs>
          <w:tab w:val="right" w:leader="dot" w:pos="8296"/>
        </w:tabs>
        <w:rPr>
          <w:del w:id="136" w:author="DELL" w:date="2021-04-14T13:35:00Z"/>
          <w:rFonts w:eastAsiaTheme="minorEastAsia"/>
          <w:noProof/>
          <w:szCs w:val="22"/>
        </w:rPr>
      </w:pPr>
      <w:del w:id="137" w:author="DELL" w:date="2021-04-14T13:35:00Z">
        <w:r w:rsidRPr="00420194" w:rsidDel="00997313">
          <w:rPr>
            <w:rStyle w:val="af1"/>
            <w:noProof/>
          </w:rPr>
          <w:delText>第一章</w:delText>
        </w:r>
        <w:r w:rsidRPr="00420194" w:rsidDel="00997313">
          <w:rPr>
            <w:rStyle w:val="af1"/>
            <w:noProof/>
          </w:rPr>
          <w:delText xml:space="preserve"> </w:delText>
        </w:r>
        <w:r w:rsidRPr="00420194" w:rsidDel="00997313">
          <w:rPr>
            <w:rStyle w:val="af1"/>
            <w:noProof/>
          </w:rPr>
          <w:delText>项目结题申请表</w:delText>
        </w:r>
        <w:r w:rsidRPr="00317CAC" w:rsidDel="00997313">
          <w:rPr>
            <w:noProof/>
          </w:rPr>
          <w:tab/>
          <w:delText>2</w:delText>
        </w:r>
      </w:del>
    </w:p>
    <w:p w14:paraId="69EF4560" w14:textId="2137E21F" w:rsidR="00505E12" w:rsidRPr="00317CAC" w:rsidDel="00997313" w:rsidRDefault="00505E12">
      <w:pPr>
        <w:pStyle w:val="TOC1"/>
        <w:tabs>
          <w:tab w:val="right" w:leader="dot" w:pos="8296"/>
        </w:tabs>
        <w:rPr>
          <w:del w:id="138" w:author="DELL" w:date="2021-04-14T13:35:00Z"/>
          <w:rFonts w:eastAsiaTheme="minorEastAsia"/>
          <w:noProof/>
          <w:szCs w:val="22"/>
        </w:rPr>
      </w:pPr>
      <w:del w:id="139" w:author="DELL" w:date="2021-04-14T13:35:00Z">
        <w:r w:rsidRPr="00420194" w:rsidDel="00997313">
          <w:rPr>
            <w:rStyle w:val="af1"/>
            <w:noProof/>
          </w:rPr>
          <w:delText>第二章</w:delText>
        </w:r>
        <w:r w:rsidRPr="00420194" w:rsidDel="00997313">
          <w:rPr>
            <w:rStyle w:val="af1"/>
            <w:noProof/>
          </w:rPr>
          <w:delText xml:space="preserve"> </w:delText>
        </w:r>
        <w:r w:rsidRPr="00420194" w:rsidDel="00997313">
          <w:rPr>
            <w:rStyle w:val="af1"/>
            <w:noProof/>
          </w:rPr>
          <w:delText>项目研究总报告</w:delText>
        </w:r>
        <w:r w:rsidRPr="00317CAC" w:rsidDel="00997313">
          <w:rPr>
            <w:noProof/>
          </w:rPr>
          <w:tab/>
          <w:delText>5</w:delText>
        </w:r>
      </w:del>
    </w:p>
    <w:p w14:paraId="1B456A0A" w14:textId="50091A67" w:rsidR="00505E12" w:rsidRPr="00317CAC" w:rsidDel="00997313" w:rsidRDefault="00505E12">
      <w:pPr>
        <w:pStyle w:val="TOC2"/>
        <w:rPr>
          <w:del w:id="140" w:author="DELL" w:date="2021-04-14T13:35:00Z"/>
          <w:rFonts w:ascii="Times New Roman" w:eastAsiaTheme="minorEastAsia" w:hAnsi="Times New Roman"/>
          <w:bCs w:val="0"/>
          <w:noProof/>
          <w:szCs w:val="22"/>
        </w:rPr>
      </w:pPr>
      <w:del w:id="141" w:author="DELL" w:date="2021-04-14T13:35:00Z">
        <w:r w:rsidRPr="00420194" w:rsidDel="00997313">
          <w:rPr>
            <w:rStyle w:val="af1"/>
            <w:rFonts w:ascii="Times New Roman" w:hAnsi="Times New Roman"/>
            <w:noProof/>
          </w:rPr>
          <w:delText>一、项目概述</w:delText>
        </w:r>
        <w:r w:rsidRPr="00317CAC" w:rsidDel="00997313">
          <w:rPr>
            <w:rFonts w:ascii="Times New Roman" w:hAnsi="Times New Roman"/>
            <w:noProof/>
          </w:rPr>
          <w:tab/>
          <w:delText>5</w:delText>
        </w:r>
      </w:del>
    </w:p>
    <w:p w14:paraId="5101C644" w14:textId="1F7B1B21" w:rsidR="00505E12" w:rsidRPr="00317CAC" w:rsidDel="00997313" w:rsidRDefault="00505E12">
      <w:pPr>
        <w:pStyle w:val="TOC3"/>
        <w:tabs>
          <w:tab w:val="right" w:leader="dot" w:pos="8296"/>
        </w:tabs>
        <w:rPr>
          <w:del w:id="142" w:author="DELL" w:date="2021-04-14T13:35:00Z"/>
          <w:rFonts w:ascii="Times New Roman" w:eastAsiaTheme="minorEastAsia" w:hAnsi="Times New Roman"/>
          <w:noProof/>
          <w:kern w:val="2"/>
        </w:rPr>
      </w:pPr>
      <w:del w:id="143" w:author="DELL" w:date="2021-04-14T13:35:00Z">
        <w:r w:rsidRPr="00420194" w:rsidDel="00997313">
          <w:rPr>
            <w:rStyle w:val="af1"/>
            <w:rFonts w:ascii="Times New Roman" w:hAnsi="Times New Roman"/>
            <w:noProof/>
          </w:rPr>
          <w:delText>1.1.</w:delText>
        </w:r>
        <w:r w:rsidRPr="00420194" w:rsidDel="00997313">
          <w:rPr>
            <w:rStyle w:val="af1"/>
            <w:rFonts w:ascii="Times New Roman" w:hAnsi="Times New Roman"/>
            <w:noProof/>
          </w:rPr>
          <w:delText>研究背景</w:delText>
        </w:r>
        <w:r w:rsidRPr="00317CAC" w:rsidDel="00997313">
          <w:rPr>
            <w:rFonts w:ascii="Times New Roman" w:hAnsi="Times New Roman"/>
            <w:noProof/>
          </w:rPr>
          <w:tab/>
          <w:delText>5</w:delText>
        </w:r>
      </w:del>
    </w:p>
    <w:p w14:paraId="4C20073A" w14:textId="1FE16021" w:rsidR="00505E12" w:rsidRPr="00317CAC" w:rsidDel="00997313" w:rsidRDefault="00505E12">
      <w:pPr>
        <w:pStyle w:val="TOC3"/>
        <w:tabs>
          <w:tab w:val="right" w:leader="dot" w:pos="8296"/>
        </w:tabs>
        <w:rPr>
          <w:del w:id="144" w:author="DELL" w:date="2021-04-14T13:35:00Z"/>
          <w:rFonts w:ascii="Times New Roman" w:eastAsiaTheme="minorEastAsia" w:hAnsi="Times New Roman"/>
          <w:noProof/>
          <w:kern w:val="2"/>
        </w:rPr>
      </w:pPr>
      <w:del w:id="145" w:author="DELL" w:date="2021-04-14T13:35:00Z">
        <w:r w:rsidRPr="00420194" w:rsidDel="00997313">
          <w:rPr>
            <w:rStyle w:val="af1"/>
            <w:rFonts w:ascii="Times New Roman" w:hAnsi="Times New Roman"/>
            <w:noProof/>
          </w:rPr>
          <w:delText>1.2.</w:delText>
        </w:r>
        <w:r w:rsidRPr="00420194" w:rsidDel="00997313">
          <w:rPr>
            <w:rStyle w:val="af1"/>
            <w:rFonts w:ascii="Times New Roman" w:hAnsi="Times New Roman"/>
            <w:noProof/>
          </w:rPr>
          <w:delText>研究内容</w:delText>
        </w:r>
        <w:r w:rsidRPr="00317CAC" w:rsidDel="00997313">
          <w:rPr>
            <w:rFonts w:ascii="Times New Roman" w:hAnsi="Times New Roman"/>
            <w:noProof/>
          </w:rPr>
          <w:tab/>
          <w:delText>5</w:delText>
        </w:r>
      </w:del>
    </w:p>
    <w:p w14:paraId="03C224D3" w14:textId="63B361CE" w:rsidR="00505E12" w:rsidRPr="00317CAC" w:rsidDel="00997313" w:rsidRDefault="00505E12">
      <w:pPr>
        <w:pStyle w:val="TOC3"/>
        <w:tabs>
          <w:tab w:val="right" w:leader="dot" w:pos="8296"/>
        </w:tabs>
        <w:rPr>
          <w:del w:id="146" w:author="DELL" w:date="2021-04-14T13:35:00Z"/>
          <w:rFonts w:ascii="Times New Roman" w:eastAsiaTheme="minorEastAsia" w:hAnsi="Times New Roman"/>
          <w:noProof/>
          <w:kern w:val="2"/>
        </w:rPr>
      </w:pPr>
      <w:del w:id="147" w:author="DELL" w:date="2021-04-14T13:35:00Z">
        <w:r w:rsidRPr="00420194" w:rsidDel="00997313">
          <w:rPr>
            <w:rStyle w:val="af1"/>
            <w:rFonts w:ascii="Times New Roman" w:hAnsi="Times New Roman"/>
            <w:noProof/>
          </w:rPr>
          <w:delText>1.3.</w:delText>
        </w:r>
        <w:r w:rsidRPr="00420194" w:rsidDel="00997313">
          <w:rPr>
            <w:rStyle w:val="af1"/>
            <w:rFonts w:ascii="Times New Roman" w:hAnsi="Times New Roman"/>
            <w:noProof/>
          </w:rPr>
          <w:delText>实验方案</w:delText>
        </w:r>
        <w:r w:rsidRPr="00317CAC" w:rsidDel="00997313">
          <w:rPr>
            <w:rFonts w:ascii="Times New Roman" w:hAnsi="Times New Roman"/>
            <w:noProof/>
          </w:rPr>
          <w:tab/>
          <w:delText>6</w:delText>
        </w:r>
      </w:del>
    </w:p>
    <w:p w14:paraId="4A0B6395" w14:textId="6F6382D6" w:rsidR="00505E12" w:rsidRPr="00317CAC" w:rsidDel="00997313" w:rsidRDefault="00505E12">
      <w:pPr>
        <w:pStyle w:val="TOC4"/>
        <w:tabs>
          <w:tab w:val="right" w:leader="dot" w:pos="8296"/>
        </w:tabs>
        <w:rPr>
          <w:del w:id="148" w:author="DELL" w:date="2021-04-14T13:35:00Z"/>
          <w:rFonts w:eastAsiaTheme="minorEastAsia"/>
          <w:noProof/>
          <w:szCs w:val="22"/>
        </w:rPr>
      </w:pPr>
      <w:del w:id="149" w:author="DELL" w:date="2021-04-14T13:35:00Z">
        <w:r w:rsidRPr="00420194" w:rsidDel="00997313">
          <w:rPr>
            <w:rStyle w:val="af1"/>
            <w:noProof/>
          </w:rPr>
          <w:delText>1.3.1</w:delText>
        </w:r>
        <w:r w:rsidRPr="00420194" w:rsidDel="00997313">
          <w:rPr>
            <w:rStyle w:val="af1"/>
            <w:noProof/>
          </w:rPr>
          <w:delText>反射波检测完整性分类</w:delText>
        </w:r>
        <w:r w:rsidRPr="00317CAC" w:rsidDel="00997313">
          <w:rPr>
            <w:noProof/>
          </w:rPr>
          <w:tab/>
          <w:delText>6</w:delText>
        </w:r>
      </w:del>
    </w:p>
    <w:p w14:paraId="31F8160F" w14:textId="648B93AC" w:rsidR="00505E12" w:rsidRPr="00317CAC" w:rsidDel="00997313" w:rsidRDefault="00505E12">
      <w:pPr>
        <w:pStyle w:val="TOC4"/>
        <w:tabs>
          <w:tab w:val="right" w:leader="dot" w:pos="8296"/>
        </w:tabs>
        <w:rPr>
          <w:del w:id="150" w:author="DELL" w:date="2021-04-14T13:35:00Z"/>
          <w:rFonts w:eastAsiaTheme="minorEastAsia"/>
          <w:noProof/>
          <w:szCs w:val="22"/>
        </w:rPr>
      </w:pPr>
      <w:del w:id="151" w:author="DELL" w:date="2021-04-14T13:35:00Z">
        <w:r w:rsidRPr="00420194" w:rsidDel="00997313">
          <w:rPr>
            <w:rStyle w:val="af1"/>
            <w:noProof/>
          </w:rPr>
          <w:delText>1.3.2</w:delText>
        </w:r>
        <w:r w:rsidRPr="00420194" w:rsidDel="00997313">
          <w:rPr>
            <w:rStyle w:val="af1"/>
            <w:noProof/>
          </w:rPr>
          <w:delText>数据处理</w:delText>
        </w:r>
        <w:r w:rsidRPr="00317CAC" w:rsidDel="00997313">
          <w:rPr>
            <w:noProof/>
          </w:rPr>
          <w:tab/>
          <w:delText>7</w:delText>
        </w:r>
      </w:del>
    </w:p>
    <w:p w14:paraId="15730981" w14:textId="1C868465" w:rsidR="00505E12" w:rsidRPr="00317CAC" w:rsidDel="00997313" w:rsidRDefault="00505E12">
      <w:pPr>
        <w:pStyle w:val="TOC4"/>
        <w:tabs>
          <w:tab w:val="right" w:leader="dot" w:pos="8296"/>
        </w:tabs>
        <w:rPr>
          <w:del w:id="152" w:author="DELL" w:date="2021-04-14T13:35:00Z"/>
          <w:rFonts w:eastAsiaTheme="minorEastAsia"/>
          <w:noProof/>
          <w:szCs w:val="22"/>
        </w:rPr>
      </w:pPr>
      <w:del w:id="153" w:author="DELL" w:date="2021-04-14T13:35:00Z">
        <w:r w:rsidRPr="00420194" w:rsidDel="00997313">
          <w:rPr>
            <w:rStyle w:val="af1"/>
            <w:noProof/>
          </w:rPr>
          <w:delText>1.3.4</w:delText>
        </w:r>
        <w:r w:rsidRPr="00420194" w:rsidDel="00997313">
          <w:rPr>
            <w:rStyle w:val="af1"/>
            <w:noProof/>
          </w:rPr>
          <w:delText>人工标注检测曲线</w:delText>
        </w:r>
        <w:r w:rsidRPr="00317CAC" w:rsidDel="00997313">
          <w:rPr>
            <w:noProof/>
          </w:rPr>
          <w:tab/>
          <w:delText>8</w:delText>
        </w:r>
      </w:del>
    </w:p>
    <w:p w14:paraId="79405B59" w14:textId="61036527" w:rsidR="00505E12" w:rsidRPr="00317CAC" w:rsidDel="00997313" w:rsidRDefault="00505E12">
      <w:pPr>
        <w:pStyle w:val="TOC4"/>
        <w:tabs>
          <w:tab w:val="right" w:leader="dot" w:pos="8296"/>
        </w:tabs>
        <w:rPr>
          <w:del w:id="154" w:author="DELL" w:date="2021-04-14T13:35:00Z"/>
          <w:rFonts w:eastAsiaTheme="minorEastAsia"/>
          <w:noProof/>
          <w:szCs w:val="22"/>
        </w:rPr>
      </w:pPr>
      <w:del w:id="155" w:author="DELL" w:date="2021-04-14T13:35:00Z">
        <w:r w:rsidRPr="00420194" w:rsidDel="00997313">
          <w:rPr>
            <w:rStyle w:val="af1"/>
            <w:noProof/>
          </w:rPr>
          <w:delText>1.3.5</w:delText>
        </w:r>
        <w:r w:rsidRPr="00420194" w:rsidDel="00997313">
          <w:rPr>
            <w:rStyle w:val="af1"/>
            <w:noProof/>
          </w:rPr>
          <w:delText>中期神经网络搭建</w:delText>
        </w:r>
        <w:r w:rsidRPr="00317CAC" w:rsidDel="00997313">
          <w:rPr>
            <w:noProof/>
          </w:rPr>
          <w:tab/>
          <w:delText>9</w:delText>
        </w:r>
      </w:del>
    </w:p>
    <w:p w14:paraId="34FD5C18" w14:textId="3B9805AE" w:rsidR="00505E12" w:rsidRPr="00317CAC" w:rsidDel="00997313" w:rsidRDefault="00505E12">
      <w:pPr>
        <w:pStyle w:val="TOC5"/>
        <w:tabs>
          <w:tab w:val="right" w:leader="dot" w:pos="8296"/>
        </w:tabs>
        <w:rPr>
          <w:del w:id="156" w:author="DELL" w:date="2021-04-14T13:35:00Z"/>
          <w:rFonts w:eastAsiaTheme="minorEastAsia"/>
          <w:noProof/>
          <w:szCs w:val="22"/>
        </w:rPr>
      </w:pPr>
      <w:del w:id="157" w:author="DELL" w:date="2021-04-14T13:35:00Z">
        <w:r w:rsidRPr="00420194" w:rsidDel="00997313">
          <w:rPr>
            <w:rStyle w:val="af1"/>
            <w:noProof/>
          </w:rPr>
          <w:delText>1.3.5.1</w:delText>
        </w:r>
        <w:r w:rsidRPr="00420194" w:rsidDel="00997313">
          <w:rPr>
            <w:rStyle w:val="af1"/>
            <w:noProof/>
          </w:rPr>
          <w:delText>统计汇总数据</w:delText>
        </w:r>
        <w:r w:rsidRPr="00317CAC" w:rsidDel="00997313">
          <w:rPr>
            <w:noProof/>
          </w:rPr>
          <w:tab/>
          <w:delText>10</w:delText>
        </w:r>
      </w:del>
    </w:p>
    <w:p w14:paraId="76C2DACF" w14:textId="7AF235E8" w:rsidR="00505E12" w:rsidRPr="00317CAC" w:rsidDel="00997313" w:rsidRDefault="00505E12">
      <w:pPr>
        <w:pStyle w:val="TOC5"/>
        <w:tabs>
          <w:tab w:val="right" w:leader="dot" w:pos="8296"/>
        </w:tabs>
        <w:rPr>
          <w:del w:id="158" w:author="DELL" w:date="2021-04-14T13:35:00Z"/>
          <w:rFonts w:eastAsiaTheme="minorEastAsia"/>
          <w:noProof/>
          <w:szCs w:val="22"/>
        </w:rPr>
      </w:pPr>
      <w:del w:id="159" w:author="DELL" w:date="2021-04-14T13:35:00Z">
        <w:r w:rsidRPr="00420194" w:rsidDel="00997313">
          <w:rPr>
            <w:rStyle w:val="af1"/>
            <w:noProof/>
          </w:rPr>
          <w:delText xml:space="preserve">1.3.5.2 </w:delText>
        </w:r>
        <w:r w:rsidRPr="00420194" w:rsidDel="00997313">
          <w:rPr>
            <w:rStyle w:val="af1"/>
            <w:noProof/>
          </w:rPr>
          <w:delText>将数据转化为神经网络训练的数据</w:delText>
        </w:r>
        <w:r w:rsidRPr="00317CAC" w:rsidDel="00997313">
          <w:rPr>
            <w:noProof/>
          </w:rPr>
          <w:tab/>
          <w:delText>10</w:delText>
        </w:r>
      </w:del>
    </w:p>
    <w:p w14:paraId="2C512C17" w14:textId="6AB0156A" w:rsidR="00505E12" w:rsidRPr="00317CAC" w:rsidDel="00997313" w:rsidRDefault="00505E12">
      <w:pPr>
        <w:pStyle w:val="TOC5"/>
        <w:tabs>
          <w:tab w:val="right" w:leader="dot" w:pos="8296"/>
        </w:tabs>
        <w:rPr>
          <w:del w:id="160" w:author="DELL" w:date="2021-04-14T13:35:00Z"/>
          <w:rFonts w:eastAsiaTheme="minorEastAsia"/>
          <w:noProof/>
          <w:szCs w:val="22"/>
        </w:rPr>
      </w:pPr>
      <w:del w:id="161" w:author="DELL" w:date="2021-04-14T13:35:00Z">
        <w:r w:rsidRPr="00420194" w:rsidDel="00997313">
          <w:rPr>
            <w:rStyle w:val="af1"/>
            <w:noProof/>
          </w:rPr>
          <w:delText>1.3.5.3LSTM</w:delText>
        </w:r>
        <w:r w:rsidRPr="00420194" w:rsidDel="00997313">
          <w:rPr>
            <w:rStyle w:val="af1"/>
            <w:noProof/>
          </w:rPr>
          <w:delText>网络构架</w:delText>
        </w:r>
        <w:r w:rsidRPr="00317CAC" w:rsidDel="00997313">
          <w:rPr>
            <w:noProof/>
          </w:rPr>
          <w:tab/>
          <w:delText>10</w:delText>
        </w:r>
      </w:del>
    </w:p>
    <w:p w14:paraId="41152F9E" w14:textId="5ACAE3C2" w:rsidR="00505E12" w:rsidRPr="00317CAC" w:rsidDel="00997313" w:rsidRDefault="00505E12">
      <w:pPr>
        <w:pStyle w:val="TOC5"/>
        <w:tabs>
          <w:tab w:val="right" w:leader="dot" w:pos="8296"/>
        </w:tabs>
        <w:rPr>
          <w:del w:id="162" w:author="DELL" w:date="2021-04-14T13:35:00Z"/>
          <w:rFonts w:eastAsiaTheme="minorEastAsia"/>
          <w:noProof/>
          <w:szCs w:val="22"/>
        </w:rPr>
      </w:pPr>
      <w:del w:id="163" w:author="DELL" w:date="2021-04-14T13:35:00Z">
        <w:r w:rsidRPr="00420194" w:rsidDel="00997313">
          <w:rPr>
            <w:rStyle w:val="af1"/>
            <w:noProof/>
          </w:rPr>
          <w:delText xml:space="preserve">1.3.5.4 </w:delText>
        </w:r>
        <w:r w:rsidRPr="00420194" w:rsidDel="00997313">
          <w:rPr>
            <w:rStyle w:val="af1"/>
            <w:noProof/>
          </w:rPr>
          <w:delText>训练</w:delText>
        </w:r>
        <w:r w:rsidRPr="00420194" w:rsidDel="00997313">
          <w:rPr>
            <w:rStyle w:val="af1"/>
            <w:noProof/>
          </w:rPr>
          <w:delText>LSTM</w:delText>
        </w:r>
        <w:r w:rsidRPr="00420194" w:rsidDel="00997313">
          <w:rPr>
            <w:rStyle w:val="af1"/>
            <w:noProof/>
          </w:rPr>
          <w:delText>网络</w:delText>
        </w:r>
        <w:r w:rsidRPr="00317CAC" w:rsidDel="00997313">
          <w:rPr>
            <w:noProof/>
          </w:rPr>
          <w:tab/>
          <w:delText>11</w:delText>
        </w:r>
      </w:del>
    </w:p>
    <w:p w14:paraId="64D0A241" w14:textId="739206AF" w:rsidR="00505E12" w:rsidRPr="00317CAC" w:rsidDel="00997313" w:rsidRDefault="00505E12">
      <w:pPr>
        <w:pStyle w:val="TOC4"/>
        <w:tabs>
          <w:tab w:val="right" w:leader="dot" w:pos="8296"/>
        </w:tabs>
        <w:rPr>
          <w:del w:id="164" w:author="DELL" w:date="2021-04-14T13:35:00Z"/>
          <w:rFonts w:eastAsiaTheme="minorEastAsia"/>
          <w:noProof/>
          <w:szCs w:val="22"/>
        </w:rPr>
      </w:pPr>
      <w:del w:id="165" w:author="DELL" w:date="2021-04-14T13:35:00Z">
        <w:r w:rsidRPr="00420194" w:rsidDel="00997313">
          <w:rPr>
            <w:rStyle w:val="af1"/>
            <w:noProof/>
          </w:rPr>
          <w:delText xml:space="preserve">1.3.6 </w:delText>
        </w:r>
        <w:r w:rsidRPr="00420194" w:rsidDel="00997313">
          <w:rPr>
            <w:rStyle w:val="af1"/>
            <w:noProof/>
          </w:rPr>
          <w:delText>数据扩充和验证</w:delText>
        </w:r>
        <w:r w:rsidRPr="00317CAC" w:rsidDel="00997313">
          <w:rPr>
            <w:noProof/>
          </w:rPr>
          <w:tab/>
          <w:delText>12</w:delText>
        </w:r>
      </w:del>
    </w:p>
    <w:p w14:paraId="32ED79FF" w14:textId="6CD1498A" w:rsidR="00505E12" w:rsidRPr="00317CAC" w:rsidDel="00997313" w:rsidRDefault="00505E12">
      <w:pPr>
        <w:pStyle w:val="TOC5"/>
        <w:tabs>
          <w:tab w:val="right" w:leader="dot" w:pos="8296"/>
        </w:tabs>
        <w:rPr>
          <w:del w:id="166" w:author="DELL" w:date="2021-04-14T13:35:00Z"/>
          <w:rFonts w:eastAsiaTheme="minorEastAsia"/>
          <w:noProof/>
          <w:szCs w:val="22"/>
        </w:rPr>
      </w:pPr>
      <w:del w:id="167" w:author="DELL" w:date="2021-04-14T13:35:00Z">
        <w:r w:rsidRPr="00420194" w:rsidDel="00997313">
          <w:rPr>
            <w:rStyle w:val="af1"/>
            <w:noProof/>
          </w:rPr>
          <w:delText xml:space="preserve">1.3.6.1 </w:delText>
        </w:r>
        <w:r w:rsidRPr="00420194" w:rsidDel="00997313">
          <w:rPr>
            <w:rStyle w:val="af1"/>
            <w:noProof/>
          </w:rPr>
          <w:delText>数据增强后训练神经网络</w:delText>
        </w:r>
        <w:r w:rsidRPr="00317CAC" w:rsidDel="00997313">
          <w:rPr>
            <w:noProof/>
          </w:rPr>
          <w:tab/>
          <w:delText>14</w:delText>
        </w:r>
      </w:del>
    </w:p>
    <w:p w14:paraId="5B6DF211" w14:textId="3BE98405" w:rsidR="00505E12" w:rsidRPr="00317CAC" w:rsidDel="00997313" w:rsidRDefault="00505E12">
      <w:pPr>
        <w:pStyle w:val="TOC4"/>
        <w:tabs>
          <w:tab w:val="right" w:leader="dot" w:pos="8296"/>
        </w:tabs>
        <w:rPr>
          <w:del w:id="168" w:author="DELL" w:date="2021-04-14T13:35:00Z"/>
          <w:rFonts w:eastAsiaTheme="minorEastAsia"/>
          <w:noProof/>
          <w:szCs w:val="22"/>
        </w:rPr>
      </w:pPr>
      <w:del w:id="169" w:author="DELL" w:date="2021-04-14T13:35:00Z">
        <w:r w:rsidRPr="00420194" w:rsidDel="00997313">
          <w:rPr>
            <w:rStyle w:val="af1"/>
            <w:noProof/>
          </w:rPr>
          <w:delText>1.3.7</w:delText>
        </w:r>
        <w:r w:rsidRPr="00420194" w:rsidDel="00997313">
          <w:rPr>
            <w:rStyle w:val="af1"/>
            <w:noProof/>
          </w:rPr>
          <w:delText>验证结果</w:delText>
        </w:r>
        <w:r w:rsidRPr="00317CAC" w:rsidDel="00997313">
          <w:rPr>
            <w:noProof/>
          </w:rPr>
          <w:tab/>
          <w:delText>14</w:delText>
        </w:r>
      </w:del>
    </w:p>
    <w:p w14:paraId="23EC6C7D" w14:textId="574B7A7D" w:rsidR="00505E12" w:rsidRPr="00317CAC" w:rsidDel="00997313" w:rsidRDefault="00505E12">
      <w:pPr>
        <w:pStyle w:val="TOC3"/>
        <w:tabs>
          <w:tab w:val="right" w:leader="dot" w:pos="8296"/>
        </w:tabs>
        <w:rPr>
          <w:del w:id="170" w:author="DELL" w:date="2021-04-14T13:35:00Z"/>
          <w:rFonts w:ascii="Times New Roman" w:eastAsiaTheme="minorEastAsia" w:hAnsi="Times New Roman"/>
          <w:noProof/>
          <w:kern w:val="2"/>
        </w:rPr>
      </w:pPr>
      <w:del w:id="171" w:author="DELL" w:date="2021-04-14T13:35:00Z">
        <w:r w:rsidRPr="00420194" w:rsidDel="00997313">
          <w:rPr>
            <w:rStyle w:val="af1"/>
            <w:rFonts w:ascii="Times New Roman" w:hAnsi="Times New Roman"/>
            <w:noProof/>
          </w:rPr>
          <w:delText>1.4.</w:delText>
        </w:r>
        <w:r w:rsidRPr="00420194" w:rsidDel="00997313">
          <w:rPr>
            <w:rStyle w:val="af1"/>
            <w:rFonts w:ascii="Times New Roman" w:hAnsi="Times New Roman"/>
            <w:noProof/>
          </w:rPr>
          <w:delText>创新点</w:delText>
        </w:r>
        <w:r w:rsidRPr="00317CAC" w:rsidDel="00997313">
          <w:rPr>
            <w:rFonts w:ascii="Times New Roman" w:hAnsi="Times New Roman"/>
            <w:noProof/>
          </w:rPr>
          <w:tab/>
          <w:delText>16</w:delText>
        </w:r>
      </w:del>
    </w:p>
    <w:p w14:paraId="400AC9FB" w14:textId="61C025BA" w:rsidR="00505E12" w:rsidRPr="00317CAC" w:rsidDel="00997313" w:rsidRDefault="00505E12">
      <w:pPr>
        <w:pStyle w:val="TOC2"/>
        <w:rPr>
          <w:del w:id="172" w:author="DELL" w:date="2021-04-14T13:35:00Z"/>
          <w:rFonts w:ascii="Times New Roman" w:eastAsiaTheme="minorEastAsia" w:hAnsi="Times New Roman"/>
          <w:bCs w:val="0"/>
          <w:noProof/>
          <w:szCs w:val="22"/>
        </w:rPr>
      </w:pPr>
      <w:del w:id="173" w:author="DELL" w:date="2021-04-14T13:35:00Z">
        <w:r w:rsidRPr="00420194" w:rsidDel="00997313">
          <w:rPr>
            <w:rStyle w:val="af1"/>
            <w:rFonts w:ascii="Times New Roman" w:hAnsi="Times New Roman"/>
            <w:noProof/>
          </w:rPr>
          <w:delText>二、项目经费的使用情况</w:delText>
        </w:r>
        <w:r w:rsidRPr="00317CAC" w:rsidDel="00997313">
          <w:rPr>
            <w:rFonts w:ascii="Times New Roman" w:hAnsi="Times New Roman"/>
            <w:noProof/>
          </w:rPr>
          <w:tab/>
          <w:delText>16</w:delText>
        </w:r>
      </w:del>
    </w:p>
    <w:p w14:paraId="78F38277" w14:textId="1C26A7BD" w:rsidR="00505E12" w:rsidRPr="00317CAC" w:rsidDel="00997313" w:rsidRDefault="00505E12">
      <w:pPr>
        <w:pStyle w:val="TOC2"/>
        <w:rPr>
          <w:del w:id="174" w:author="DELL" w:date="2021-04-14T13:35:00Z"/>
          <w:rFonts w:ascii="Times New Roman" w:eastAsiaTheme="minorEastAsia" w:hAnsi="Times New Roman"/>
          <w:bCs w:val="0"/>
          <w:noProof/>
          <w:szCs w:val="22"/>
        </w:rPr>
      </w:pPr>
      <w:del w:id="175" w:author="DELL" w:date="2021-04-14T13:35:00Z">
        <w:r w:rsidRPr="00420194" w:rsidDel="00997313">
          <w:rPr>
            <w:rStyle w:val="af1"/>
            <w:rFonts w:ascii="Times New Roman" w:hAnsi="Times New Roman"/>
            <w:noProof/>
          </w:rPr>
          <w:delText>三、项目研究实践情况</w:delText>
        </w:r>
        <w:r w:rsidRPr="00317CAC" w:rsidDel="00997313">
          <w:rPr>
            <w:rFonts w:ascii="Times New Roman" w:hAnsi="Times New Roman"/>
            <w:noProof/>
          </w:rPr>
          <w:tab/>
          <w:delText>16</w:delText>
        </w:r>
      </w:del>
    </w:p>
    <w:p w14:paraId="30E0F8BB" w14:textId="07A687D9" w:rsidR="00505E12" w:rsidRPr="00317CAC" w:rsidDel="00997313" w:rsidRDefault="00505E12">
      <w:pPr>
        <w:pStyle w:val="TOC2"/>
        <w:rPr>
          <w:del w:id="176" w:author="DELL" w:date="2021-04-14T13:35:00Z"/>
          <w:rFonts w:ascii="Times New Roman" w:eastAsiaTheme="minorEastAsia" w:hAnsi="Times New Roman"/>
          <w:bCs w:val="0"/>
          <w:noProof/>
          <w:szCs w:val="22"/>
        </w:rPr>
      </w:pPr>
      <w:del w:id="177" w:author="DELL" w:date="2021-04-14T13:35:00Z">
        <w:r w:rsidRPr="00420194" w:rsidDel="00997313">
          <w:rPr>
            <w:rStyle w:val="af1"/>
            <w:rFonts w:ascii="Times New Roman" w:hAnsi="Times New Roman"/>
            <w:noProof/>
          </w:rPr>
          <w:delText>四、主要成果</w:delText>
        </w:r>
        <w:r w:rsidRPr="00317CAC" w:rsidDel="00997313">
          <w:rPr>
            <w:rFonts w:ascii="Times New Roman" w:hAnsi="Times New Roman"/>
            <w:noProof/>
          </w:rPr>
          <w:tab/>
          <w:delText>17</w:delText>
        </w:r>
      </w:del>
    </w:p>
    <w:p w14:paraId="41B2EE2F" w14:textId="6BDB8AD2" w:rsidR="00505E12" w:rsidRPr="00317CAC" w:rsidDel="00997313" w:rsidRDefault="00505E12">
      <w:pPr>
        <w:pStyle w:val="TOC3"/>
        <w:tabs>
          <w:tab w:val="right" w:leader="dot" w:pos="8296"/>
        </w:tabs>
        <w:rPr>
          <w:del w:id="178" w:author="DELL" w:date="2021-04-14T13:35:00Z"/>
          <w:rFonts w:ascii="Times New Roman" w:eastAsiaTheme="minorEastAsia" w:hAnsi="Times New Roman"/>
          <w:noProof/>
          <w:kern w:val="2"/>
        </w:rPr>
      </w:pPr>
      <w:del w:id="179" w:author="DELL" w:date="2021-04-14T13:35:00Z">
        <w:r w:rsidRPr="00420194" w:rsidDel="00997313">
          <w:rPr>
            <w:rStyle w:val="af1"/>
            <w:rFonts w:ascii="Times New Roman" w:hAnsi="Times New Roman"/>
            <w:noProof/>
          </w:rPr>
          <w:delText>4.1.</w:delText>
        </w:r>
        <w:r w:rsidRPr="00420194" w:rsidDel="00997313">
          <w:rPr>
            <w:rStyle w:val="af1"/>
            <w:rFonts w:ascii="Times New Roman" w:hAnsi="Times New Roman"/>
            <w:noProof/>
          </w:rPr>
          <w:delText>实地低应变检测模拟</w:delText>
        </w:r>
        <w:r w:rsidRPr="00317CAC" w:rsidDel="00997313">
          <w:rPr>
            <w:rFonts w:ascii="Times New Roman" w:hAnsi="Times New Roman"/>
            <w:noProof/>
          </w:rPr>
          <w:tab/>
          <w:delText>17</w:delText>
        </w:r>
      </w:del>
    </w:p>
    <w:p w14:paraId="08684929" w14:textId="054A4C2B" w:rsidR="00505E12" w:rsidRPr="00317CAC" w:rsidDel="00997313" w:rsidRDefault="00505E12">
      <w:pPr>
        <w:pStyle w:val="TOC3"/>
        <w:tabs>
          <w:tab w:val="right" w:leader="dot" w:pos="8296"/>
        </w:tabs>
        <w:rPr>
          <w:del w:id="180" w:author="DELL" w:date="2021-04-14T13:35:00Z"/>
          <w:rFonts w:ascii="Times New Roman" w:eastAsiaTheme="minorEastAsia" w:hAnsi="Times New Roman"/>
          <w:noProof/>
          <w:kern w:val="2"/>
        </w:rPr>
      </w:pPr>
      <w:del w:id="181" w:author="DELL" w:date="2021-04-14T13:35:00Z">
        <w:r w:rsidRPr="00420194" w:rsidDel="00997313">
          <w:rPr>
            <w:rStyle w:val="af1"/>
            <w:rFonts w:ascii="Times New Roman" w:hAnsi="Times New Roman"/>
            <w:noProof/>
          </w:rPr>
          <w:delText>4.2.</w:delText>
        </w:r>
        <w:r w:rsidRPr="00420194" w:rsidDel="00997313">
          <w:rPr>
            <w:rStyle w:val="af1"/>
            <w:rFonts w:ascii="Times New Roman" w:hAnsi="Times New Roman"/>
            <w:noProof/>
          </w:rPr>
          <w:delText>验证桩基础检测深度学习缺陷等级识别方法有效性</w:delText>
        </w:r>
        <w:r w:rsidRPr="00317CAC" w:rsidDel="00997313">
          <w:rPr>
            <w:rFonts w:ascii="Times New Roman" w:hAnsi="Times New Roman"/>
            <w:noProof/>
          </w:rPr>
          <w:tab/>
          <w:delText>18</w:delText>
        </w:r>
      </w:del>
    </w:p>
    <w:p w14:paraId="23CB5355" w14:textId="791682C7" w:rsidR="00505E12" w:rsidRPr="00317CAC" w:rsidDel="00997313" w:rsidRDefault="00505E12">
      <w:pPr>
        <w:pStyle w:val="TOC3"/>
        <w:tabs>
          <w:tab w:val="right" w:leader="dot" w:pos="8296"/>
        </w:tabs>
        <w:rPr>
          <w:del w:id="182" w:author="DELL" w:date="2021-04-14T13:35:00Z"/>
          <w:rFonts w:ascii="Times New Roman" w:eastAsiaTheme="minorEastAsia" w:hAnsi="Times New Roman"/>
          <w:noProof/>
          <w:kern w:val="2"/>
        </w:rPr>
      </w:pPr>
      <w:del w:id="183" w:author="DELL" w:date="2021-04-14T13:35:00Z">
        <w:r w:rsidRPr="00420194" w:rsidDel="00997313">
          <w:rPr>
            <w:rStyle w:val="af1"/>
            <w:rFonts w:ascii="Times New Roman" w:hAnsi="Times New Roman"/>
            <w:noProof/>
          </w:rPr>
          <w:delText xml:space="preserve">4.3 </w:delText>
        </w:r>
        <w:r w:rsidRPr="00420194" w:rsidDel="00997313">
          <w:rPr>
            <w:rStyle w:val="af1"/>
            <w:rFonts w:ascii="Times New Roman" w:hAnsi="Times New Roman"/>
            <w:noProof/>
          </w:rPr>
          <w:delText>编写了一个基于</w:delText>
        </w:r>
        <w:r w:rsidRPr="00420194" w:rsidDel="00997313">
          <w:rPr>
            <w:rStyle w:val="af1"/>
            <w:rFonts w:ascii="Times New Roman" w:hAnsi="Times New Roman"/>
            <w:noProof/>
          </w:rPr>
          <w:delText>matlab</w:delText>
        </w:r>
        <w:r w:rsidRPr="00420194" w:rsidDel="00997313">
          <w:rPr>
            <w:rStyle w:val="af1"/>
            <w:rFonts w:ascii="Times New Roman" w:hAnsi="Times New Roman"/>
            <w:noProof/>
          </w:rPr>
          <w:delText>能够对多张桩基时频曲线图进行同时判别的小软件</w:delText>
        </w:r>
        <w:r w:rsidRPr="00317CAC" w:rsidDel="00997313">
          <w:rPr>
            <w:rFonts w:ascii="Times New Roman" w:hAnsi="Times New Roman"/>
            <w:noProof/>
          </w:rPr>
          <w:tab/>
          <w:delText>19</w:delText>
        </w:r>
      </w:del>
    </w:p>
    <w:p w14:paraId="4A48A883" w14:textId="69F51DB6" w:rsidR="00505E12" w:rsidRPr="00317CAC" w:rsidDel="00997313" w:rsidRDefault="00505E12">
      <w:pPr>
        <w:pStyle w:val="TOC3"/>
        <w:tabs>
          <w:tab w:val="right" w:leader="dot" w:pos="8296"/>
        </w:tabs>
        <w:rPr>
          <w:del w:id="184" w:author="DELL" w:date="2021-04-14T13:35:00Z"/>
          <w:rFonts w:ascii="Times New Roman" w:eastAsiaTheme="minorEastAsia" w:hAnsi="Times New Roman"/>
          <w:noProof/>
          <w:kern w:val="2"/>
        </w:rPr>
      </w:pPr>
      <w:del w:id="185" w:author="DELL" w:date="2021-04-14T13:35:00Z">
        <w:r w:rsidRPr="00420194" w:rsidDel="00997313">
          <w:rPr>
            <w:rStyle w:val="af1"/>
            <w:rFonts w:ascii="Times New Roman" w:hAnsi="Times New Roman"/>
            <w:noProof/>
          </w:rPr>
          <w:delText xml:space="preserve">4.4 </w:delText>
        </w:r>
        <w:r w:rsidRPr="00420194" w:rsidDel="00997313">
          <w:rPr>
            <w:rStyle w:val="af1"/>
            <w:rFonts w:ascii="Times New Roman" w:hAnsi="Times New Roman"/>
            <w:noProof/>
          </w:rPr>
          <w:delText>撰写了一篇有关于我们研究内容的论文</w:delText>
        </w:r>
        <w:r w:rsidRPr="00317CAC" w:rsidDel="00997313">
          <w:rPr>
            <w:rFonts w:ascii="Times New Roman" w:hAnsi="Times New Roman"/>
            <w:noProof/>
          </w:rPr>
          <w:tab/>
          <w:delText>19</w:delText>
        </w:r>
      </w:del>
    </w:p>
    <w:p w14:paraId="6075921D" w14:textId="37F9508A" w:rsidR="00505E12" w:rsidRPr="00317CAC" w:rsidDel="00997313" w:rsidRDefault="00505E12">
      <w:pPr>
        <w:pStyle w:val="TOC2"/>
        <w:rPr>
          <w:del w:id="186" w:author="DELL" w:date="2021-04-14T13:35:00Z"/>
          <w:rFonts w:ascii="Times New Roman" w:eastAsiaTheme="minorEastAsia" w:hAnsi="Times New Roman"/>
          <w:bCs w:val="0"/>
          <w:noProof/>
          <w:szCs w:val="22"/>
        </w:rPr>
      </w:pPr>
      <w:del w:id="187" w:author="DELL" w:date="2021-04-14T13:35:00Z">
        <w:r w:rsidRPr="00420194" w:rsidDel="00997313">
          <w:rPr>
            <w:rStyle w:val="af1"/>
            <w:rFonts w:ascii="Times New Roman" w:hAnsi="Times New Roman"/>
            <w:noProof/>
          </w:rPr>
          <w:delText>五、收获和体会</w:delText>
        </w:r>
        <w:r w:rsidRPr="00317CAC" w:rsidDel="00997313">
          <w:rPr>
            <w:rFonts w:ascii="Times New Roman" w:hAnsi="Times New Roman"/>
            <w:noProof/>
          </w:rPr>
          <w:tab/>
          <w:delText>20</w:delText>
        </w:r>
      </w:del>
    </w:p>
    <w:p w14:paraId="19734B4A" w14:textId="26ACFDED" w:rsidR="00505E12" w:rsidRPr="00317CAC" w:rsidDel="00997313" w:rsidRDefault="00505E12">
      <w:pPr>
        <w:pStyle w:val="TOC2"/>
        <w:rPr>
          <w:del w:id="188" w:author="DELL" w:date="2021-04-14T13:35:00Z"/>
          <w:rFonts w:ascii="Times New Roman" w:eastAsiaTheme="minorEastAsia" w:hAnsi="Times New Roman"/>
          <w:bCs w:val="0"/>
          <w:noProof/>
          <w:szCs w:val="22"/>
        </w:rPr>
      </w:pPr>
      <w:del w:id="189" w:author="DELL" w:date="2021-04-14T13:35:00Z">
        <w:r w:rsidRPr="00420194" w:rsidDel="00997313">
          <w:rPr>
            <w:rStyle w:val="af1"/>
            <w:rFonts w:ascii="Times New Roman" w:hAnsi="Times New Roman"/>
            <w:noProof/>
          </w:rPr>
          <w:delText>六、研究困难、问题和建议</w:delText>
        </w:r>
        <w:r w:rsidRPr="00317CAC" w:rsidDel="00997313">
          <w:rPr>
            <w:rFonts w:ascii="Times New Roman" w:hAnsi="Times New Roman"/>
            <w:noProof/>
          </w:rPr>
          <w:tab/>
          <w:delText>20</w:delText>
        </w:r>
      </w:del>
    </w:p>
    <w:p w14:paraId="771C06CF" w14:textId="2D84201A" w:rsidR="00505E12" w:rsidRPr="00317CAC" w:rsidDel="00997313" w:rsidRDefault="00505E12">
      <w:pPr>
        <w:pStyle w:val="TOC3"/>
        <w:tabs>
          <w:tab w:val="right" w:leader="dot" w:pos="8296"/>
        </w:tabs>
        <w:rPr>
          <w:del w:id="190" w:author="DELL" w:date="2021-04-14T13:35:00Z"/>
          <w:rFonts w:ascii="Times New Roman" w:eastAsiaTheme="minorEastAsia" w:hAnsi="Times New Roman"/>
          <w:noProof/>
          <w:kern w:val="2"/>
        </w:rPr>
      </w:pPr>
      <w:del w:id="191" w:author="DELL" w:date="2021-04-14T13:35:00Z">
        <w:r w:rsidRPr="00420194" w:rsidDel="00997313">
          <w:rPr>
            <w:rStyle w:val="af1"/>
            <w:rFonts w:ascii="Times New Roman" w:hAnsi="Times New Roman"/>
            <w:noProof/>
          </w:rPr>
          <w:delText>6.1</w:delText>
        </w:r>
        <w:r w:rsidRPr="00420194" w:rsidDel="00997313">
          <w:rPr>
            <w:rStyle w:val="af1"/>
            <w:rFonts w:ascii="Times New Roman" w:hAnsi="Times New Roman"/>
            <w:noProof/>
          </w:rPr>
          <w:delText>困难：</w:delText>
        </w:r>
        <w:r w:rsidRPr="00317CAC" w:rsidDel="00997313">
          <w:rPr>
            <w:rFonts w:ascii="Times New Roman" w:hAnsi="Times New Roman"/>
            <w:noProof/>
          </w:rPr>
          <w:tab/>
          <w:delText>20</w:delText>
        </w:r>
      </w:del>
    </w:p>
    <w:p w14:paraId="093E247F" w14:textId="2772B465" w:rsidR="00505E12" w:rsidRPr="00317CAC" w:rsidDel="00997313" w:rsidRDefault="00505E12">
      <w:pPr>
        <w:pStyle w:val="TOC3"/>
        <w:tabs>
          <w:tab w:val="right" w:leader="dot" w:pos="8296"/>
        </w:tabs>
        <w:rPr>
          <w:del w:id="192" w:author="DELL" w:date="2021-04-14T13:35:00Z"/>
          <w:rFonts w:ascii="Times New Roman" w:eastAsiaTheme="minorEastAsia" w:hAnsi="Times New Roman"/>
          <w:noProof/>
          <w:kern w:val="2"/>
        </w:rPr>
      </w:pPr>
      <w:del w:id="193" w:author="DELL" w:date="2021-04-14T13:35:00Z">
        <w:r w:rsidRPr="00420194" w:rsidDel="00997313">
          <w:rPr>
            <w:rStyle w:val="af1"/>
            <w:rFonts w:ascii="Times New Roman" w:hAnsi="Times New Roman"/>
            <w:noProof/>
          </w:rPr>
          <w:delText>6.2</w:delText>
        </w:r>
        <w:r w:rsidRPr="00420194" w:rsidDel="00997313">
          <w:rPr>
            <w:rStyle w:val="af1"/>
            <w:rFonts w:ascii="Times New Roman" w:hAnsi="Times New Roman"/>
            <w:noProof/>
          </w:rPr>
          <w:delText>建议：</w:delText>
        </w:r>
        <w:r w:rsidRPr="00317CAC" w:rsidDel="00997313">
          <w:rPr>
            <w:rFonts w:ascii="Times New Roman" w:hAnsi="Times New Roman"/>
            <w:noProof/>
          </w:rPr>
          <w:tab/>
          <w:delText>21</w:delText>
        </w:r>
      </w:del>
    </w:p>
    <w:p w14:paraId="300AC1D4" w14:textId="6DD59279" w:rsidR="00505E12" w:rsidRPr="00317CAC" w:rsidDel="00997313" w:rsidRDefault="00505E12">
      <w:pPr>
        <w:pStyle w:val="TOC2"/>
        <w:rPr>
          <w:del w:id="194" w:author="DELL" w:date="2021-04-14T13:35:00Z"/>
          <w:rFonts w:ascii="Times New Roman" w:eastAsiaTheme="minorEastAsia" w:hAnsi="Times New Roman"/>
          <w:bCs w:val="0"/>
          <w:noProof/>
          <w:szCs w:val="22"/>
        </w:rPr>
      </w:pPr>
      <w:del w:id="195" w:author="DELL" w:date="2021-04-14T13:35:00Z">
        <w:r w:rsidRPr="00420194" w:rsidDel="00997313">
          <w:rPr>
            <w:rStyle w:val="af1"/>
            <w:rFonts w:ascii="Times New Roman" w:hAnsi="Times New Roman"/>
            <w:noProof/>
          </w:rPr>
          <w:delText>七、待深入研究的问题</w:delText>
        </w:r>
        <w:r w:rsidRPr="00317CAC" w:rsidDel="00997313">
          <w:rPr>
            <w:rFonts w:ascii="Times New Roman" w:hAnsi="Times New Roman"/>
            <w:noProof/>
          </w:rPr>
          <w:tab/>
          <w:delText>21</w:delText>
        </w:r>
      </w:del>
    </w:p>
    <w:p w14:paraId="27BAA381" w14:textId="706F8C0B" w:rsidR="00505E12" w:rsidRPr="00317CAC" w:rsidDel="00997313" w:rsidRDefault="00505E12">
      <w:pPr>
        <w:pStyle w:val="TOC3"/>
        <w:tabs>
          <w:tab w:val="right" w:leader="dot" w:pos="8296"/>
        </w:tabs>
        <w:rPr>
          <w:del w:id="196" w:author="DELL" w:date="2021-04-14T13:35:00Z"/>
          <w:rFonts w:ascii="Times New Roman" w:eastAsiaTheme="minorEastAsia" w:hAnsi="Times New Roman"/>
          <w:noProof/>
          <w:kern w:val="2"/>
        </w:rPr>
      </w:pPr>
      <w:del w:id="197" w:author="DELL" w:date="2021-04-14T13:35:00Z">
        <w:r w:rsidRPr="00420194" w:rsidDel="00997313">
          <w:rPr>
            <w:rStyle w:val="af1"/>
            <w:rFonts w:ascii="Times New Roman" w:hAnsi="Times New Roman"/>
            <w:noProof/>
          </w:rPr>
          <w:delText>7.1</w:delText>
        </w:r>
        <w:r w:rsidRPr="00420194" w:rsidDel="00997313">
          <w:rPr>
            <w:rStyle w:val="af1"/>
            <w:rFonts w:ascii="Times New Roman" w:hAnsi="Times New Roman"/>
            <w:noProof/>
          </w:rPr>
          <w:delText>训练精确度</w:delText>
        </w:r>
        <w:r w:rsidRPr="00317CAC" w:rsidDel="00997313">
          <w:rPr>
            <w:rFonts w:ascii="Times New Roman" w:hAnsi="Times New Roman"/>
            <w:noProof/>
          </w:rPr>
          <w:tab/>
          <w:delText>21</w:delText>
        </w:r>
      </w:del>
    </w:p>
    <w:p w14:paraId="3E1F5C43" w14:textId="561829AA" w:rsidR="00505E12" w:rsidRPr="00317CAC" w:rsidDel="00997313" w:rsidRDefault="00505E12">
      <w:pPr>
        <w:pStyle w:val="TOC3"/>
        <w:tabs>
          <w:tab w:val="right" w:leader="dot" w:pos="8296"/>
        </w:tabs>
        <w:rPr>
          <w:del w:id="198" w:author="DELL" w:date="2021-04-14T13:35:00Z"/>
          <w:rFonts w:ascii="Times New Roman" w:eastAsiaTheme="minorEastAsia" w:hAnsi="Times New Roman"/>
          <w:noProof/>
          <w:kern w:val="2"/>
        </w:rPr>
      </w:pPr>
      <w:del w:id="199" w:author="DELL" w:date="2021-04-14T13:35:00Z">
        <w:r w:rsidRPr="00420194" w:rsidDel="00997313">
          <w:rPr>
            <w:rStyle w:val="af1"/>
            <w:rFonts w:ascii="Times New Roman" w:hAnsi="Times New Roman"/>
            <w:noProof/>
          </w:rPr>
          <w:delText>7.2</w:delText>
        </w:r>
        <w:r w:rsidRPr="00420194" w:rsidDel="00997313">
          <w:rPr>
            <w:rStyle w:val="af1"/>
            <w:rFonts w:ascii="Times New Roman" w:hAnsi="Times New Roman"/>
            <w:noProof/>
          </w:rPr>
          <w:delText>对数据进行准确分类</w:delText>
        </w:r>
        <w:r w:rsidRPr="00317CAC" w:rsidDel="00997313">
          <w:rPr>
            <w:rFonts w:ascii="Times New Roman" w:hAnsi="Times New Roman"/>
            <w:noProof/>
          </w:rPr>
          <w:tab/>
          <w:delText>22</w:delText>
        </w:r>
      </w:del>
    </w:p>
    <w:p w14:paraId="54234C5B" w14:textId="1B493CB1" w:rsidR="00505E12" w:rsidRPr="00317CAC" w:rsidDel="00997313" w:rsidRDefault="00505E12">
      <w:pPr>
        <w:pStyle w:val="TOC3"/>
        <w:tabs>
          <w:tab w:val="right" w:leader="dot" w:pos="8296"/>
        </w:tabs>
        <w:rPr>
          <w:del w:id="200" w:author="DELL" w:date="2021-04-14T13:35:00Z"/>
          <w:rFonts w:ascii="Times New Roman" w:eastAsiaTheme="minorEastAsia" w:hAnsi="Times New Roman"/>
          <w:noProof/>
          <w:kern w:val="2"/>
        </w:rPr>
      </w:pPr>
      <w:del w:id="201" w:author="DELL" w:date="2021-04-14T13:35:00Z">
        <w:r w:rsidRPr="00420194" w:rsidDel="00997313">
          <w:rPr>
            <w:rStyle w:val="af1"/>
            <w:rFonts w:ascii="Times New Roman" w:hAnsi="Times New Roman"/>
            <w:noProof/>
          </w:rPr>
          <w:delText>7.3</w:delText>
        </w:r>
        <w:r w:rsidRPr="00420194" w:rsidDel="00997313">
          <w:rPr>
            <w:rStyle w:val="af1"/>
            <w:rFonts w:ascii="Times New Roman" w:hAnsi="Times New Roman"/>
            <w:noProof/>
          </w:rPr>
          <w:delText>对神经网络进行改良</w:delText>
        </w:r>
        <w:r w:rsidRPr="00317CAC" w:rsidDel="00997313">
          <w:rPr>
            <w:rFonts w:ascii="Times New Roman" w:hAnsi="Times New Roman"/>
            <w:noProof/>
          </w:rPr>
          <w:tab/>
          <w:delText>22</w:delText>
        </w:r>
      </w:del>
    </w:p>
    <w:p w14:paraId="69352CFA" w14:textId="3D9220FB" w:rsidR="00505E12" w:rsidRPr="00317CAC" w:rsidDel="00997313" w:rsidRDefault="00505E12">
      <w:pPr>
        <w:pStyle w:val="TOC2"/>
        <w:rPr>
          <w:del w:id="202" w:author="DELL" w:date="2021-04-14T13:35:00Z"/>
          <w:rFonts w:ascii="Times New Roman" w:eastAsiaTheme="minorEastAsia" w:hAnsi="Times New Roman"/>
          <w:bCs w:val="0"/>
          <w:noProof/>
          <w:szCs w:val="22"/>
        </w:rPr>
      </w:pPr>
      <w:del w:id="203" w:author="DELL" w:date="2021-04-14T13:35:00Z">
        <w:r w:rsidRPr="00420194" w:rsidDel="00997313">
          <w:rPr>
            <w:rStyle w:val="af1"/>
            <w:rFonts w:ascii="Times New Roman" w:hAnsi="Times New Roman"/>
            <w:noProof/>
          </w:rPr>
          <w:delText>八、参考文献</w:delText>
        </w:r>
        <w:r w:rsidRPr="00317CAC" w:rsidDel="00997313">
          <w:rPr>
            <w:rFonts w:ascii="Times New Roman" w:hAnsi="Times New Roman"/>
            <w:noProof/>
          </w:rPr>
          <w:tab/>
          <w:delText>23</w:delText>
        </w:r>
      </w:del>
    </w:p>
    <w:p w14:paraId="380B5E91" w14:textId="62478F1B" w:rsidR="00505E12" w:rsidRPr="00317CAC" w:rsidDel="00997313" w:rsidRDefault="00505E12">
      <w:pPr>
        <w:pStyle w:val="TOC2"/>
        <w:rPr>
          <w:del w:id="204" w:author="DELL" w:date="2021-04-14T13:35:00Z"/>
          <w:rFonts w:ascii="Times New Roman" w:eastAsiaTheme="minorEastAsia" w:hAnsi="Times New Roman"/>
          <w:bCs w:val="0"/>
          <w:noProof/>
          <w:szCs w:val="22"/>
        </w:rPr>
      </w:pPr>
      <w:del w:id="205" w:author="DELL" w:date="2021-04-14T13:35:00Z">
        <w:r w:rsidRPr="00420194" w:rsidDel="00997313">
          <w:rPr>
            <w:rStyle w:val="af1"/>
            <w:rFonts w:ascii="Times New Roman" w:hAnsi="Times New Roman"/>
            <w:noProof/>
          </w:rPr>
          <w:delText>九、致谢</w:delText>
        </w:r>
        <w:r w:rsidRPr="00317CAC" w:rsidDel="00997313">
          <w:rPr>
            <w:rFonts w:ascii="Times New Roman" w:hAnsi="Times New Roman"/>
            <w:noProof/>
          </w:rPr>
          <w:tab/>
          <w:delText>24</w:delText>
        </w:r>
      </w:del>
    </w:p>
    <w:p w14:paraId="2737C229" w14:textId="3997CC6A" w:rsidR="00505E12" w:rsidRPr="00317CAC" w:rsidDel="00997313" w:rsidRDefault="00505E12">
      <w:pPr>
        <w:pStyle w:val="TOC1"/>
        <w:tabs>
          <w:tab w:val="right" w:leader="dot" w:pos="8296"/>
        </w:tabs>
        <w:rPr>
          <w:del w:id="206" w:author="DELL" w:date="2021-04-14T13:35:00Z"/>
          <w:rFonts w:eastAsiaTheme="minorEastAsia"/>
          <w:noProof/>
          <w:szCs w:val="22"/>
        </w:rPr>
      </w:pPr>
      <w:del w:id="207" w:author="DELL" w:date="2021-04-14T13:35:00Z">
        <w:r w:rsidRPr="00420194" w:rsidDel="00997313">
          <w:rPr>
            <w:rStyle w:val="af1"/>
            <w:noProof/>
          </w:rPr>
          <w:delText>第三章项目团队总结</w:delText>
        </w:r>
        <w:r w:rsidRPr="00317CAC" w:rsidDel="00997313">
          <w:rPr>
            <w:noProof/>
          </w:rPr>
          <w:tab/>
          <w:delText>25</w:delText>
        </w:r>
      </w:del>
    </w:p>
    <w:p w14:paraId="4534E2AC" w14:textId="4E402C64" w:rsidR="00505E12" w:rsidRPr="00317CAC" w:rsidDel="00997313" w:rsidRDefault="00505E12">
      <w:pPr>
        <w:pStyle w:val="TOC1"/>
        <w:tabs>
          <w:tab w:val="right" w:leader="dot" w:pos="8296"/>
        </w:tabs>
        <w:rPr>
          <w:del w:id="208" w:author="DELL" w:date="2021-04-14T13:35:00Z"/>
          <w:rFonts w:eastAsiaTheme="minorEastAsia"/>
          <w:noProof/>
          <w:szCs w:val="22"/>
        </w:rPr>
      </w:pPr>
      <w:del w:id="209" w:author="DELL" w:date="2021-04-14T13:35:00Z">
        <w:r w:rsidRPr="00420194" w:rsidDel="00997313">
          <w:rPr>
            <w:rStyle w:val="af1"/>
            <w:noProof/>
          </w:rPr>
          <w:delText>第四章</w:delText>
        </w:r>
        <w:r w:rsidRPr="00420194" w:rsidDel="00997313">
          <w:rPr>
            <w:rStyle w:val="af1"/>
            <w:noProof/>
          </w:rPr>
          <w:delText xml:space="preserve"> </w:delText>
        </w:r>
        <w:r w:rsidRPr="00420194" w:rsidDel="00997313">
          <w:rPr>
            <w:rStyle w:val="af1"/>
            <w:noProof/>
          </w:rPr>
          <w:delText>论文</w:delText>
        </w:r>
        <w:r w:rsidRPr="00317CAC" w:rsidDel="00997313">
          <w:rPr>
            <w:noProof/>
          </w:rPr>
          <w:tab/>
          <w:delText>33</w:delText>
        </w:r>
      </w:del>
    </w:p>
    <w:p w14:paraId="6DEA5E89" w14:textId="2FE794A3" w:rsidR="00AC218F" w:rsidRPr="00317CAC" w:rsidRDefault="00850CBA">
      <w:r w:rsidRPr="00317CAC">
        <w:fldChar w:fldCharType="end"/>
      </w:r>
      <w:bookmarkStart w:id="210" w:name="_Toc10708"/>
      <w:bookmarkStart w:id="211" w:name="_Toc7528"/>
    </w:p>
    <w:p w14:paraId="533998FE" w14:textId="149967E4" w:rsidR="00AC218F" w:rsidRPr="00317CAC" w:rsidRDefault="00850CBA">
      <w:pPr>
        <w:pStyle w:val="1"/>
        <w:jc w:val="center"/>
        <w:rPr>
          <w:rFonts w:ascii="Times New Roman" w:hAnsi="Times New Roman" w:cs="Times New Roman"/>
        </w:rPr>
      </w:pPr>
      <w:bookmarkStart w:id="212" w:name="_Toc69300474"/>
      <w:r w:rsidRPr="00317CAC">
        <w:rPr>
          <w:rFonts w:ascii="Times New Roman" w:hAnsi="Times New Roman" w:cs="Times New Roman"/>
        </w:rPr>
        <w:t>第一章</w:t>
      </w:r>
      <w:r w:rsidRPr="00317CAC">
        <w:rPr>
          <w:rFonts w:ascii="Times New Roman" w:hAnsi="Times New Roman" w:cs="Times New Roman"/>
        </w:rPr>
        <w:t xml:space="preserve"> </w:t>
      </w:r>
      <w:r w:rsidRPr="00317CAC">
        <w:rPr>
          <w:rFonts w:ascii="Times New Roman" w:hAnsi="Times New Roman" w:cs="Times New Roman"/>
        </w:rPr>
        <w:t>项目结题申请表</w:t>
      </w:r>
      <w:bookmarkEnd w:id="3"/>
      <w:bookmarkEnd w:id="4"/>
      <w:bookmarkEnd w:id="5"/>
      <w:bookmarkEnd w:id="6"/>
      <w:bookmarkEnd w:id="7"/>
      <w:bookmarkEnd w:id="8"/>
      <w:bookmarkEnd w:id="9"/>
      <w:bookmarkEnd w:id="10"/>
      <w:bookmarkEnd w:id="11"/>
      <w:bookmarkEnd w:id="12"/>
      <w:bookmarkEnd w:id="210"/>
      <w:bookmarkEnd w:id="211"/>
      <w:bookmarkEnd w:id="212"/>
    </w:p>
    <w:p w14:paraId="63AF1F6A" w14:textId="77777777" w:rsidR="00AC218F" w:rsidRPr="00317CAC" w:rsidRDefault="00850CBA">
      <w:pPr>
        <w:tabs>
          <w:tab w:val="center" w:pos="4365"/>
          <w:tab w:val="left" w:pos="7560"/>
        </w:tabs>
        <w:spacing w:beforeLines="50" w:before="156"/>
        <w:jc w:val="center"/>
        <w:rPr>
          <w:rFonts w:eastAsia="仿宋"/>
          <w:w w:val="90"/>
          <w:sz w:val="36"/>
          <w:szCs w:val="28"/>
        </w:rPr>
      </w:pPr>
      <w:r w:rsidRPr="00317CAC">
        <w:rPr>
          <w:rFonts w:eastAsia="仿宋"/>
          <w:b/>
          <w:bCs/>
          <w:w w:val="90"/>
          <w:sz w:val="36"/>
          <w:szCs w:val="28"/>
        </w:rPr>
        <w:t>大学生创新创业训练计划项目结题申请表</w:t>
      </w:r>
    </w:p>
    <w:tbl>
      <w:tblPr>
        <w:tblW w:w="89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00"/>
        <w:gridCol w:w="1496"/>
        <w:gridCol w:w="141"/>
        <w:gridCol w:w="1274"/>
        <w:gridCol w:w="8"/>
        <w:gridCol w:w="1552"/>
        <w:gridCol w:w="7"/>
        <w:gridCol w:w="1376"/>
        <w:gridCol w:w="603"/>
        <w:gridCol w:w="1236"/>
        <w:tblGridChange w:id="213">
          <w:tblGrid>
            <w:gridCol w:w="1300"/>
            <w:gridCol w:w="1496"/>
            <w:gridCol w:w="141"/>
            <w:gridCol w:w="1274"/>
            <w:gridCol w:w="8"/>
            <w:gridCol w:w="1552"/>
            <w:gridCol w:w="7"/>
            <w:gridCol w:w="1376"/>
            <w:gridCol w:w="603"/>
            <w:gridCol w:w="1236"/>
          </w:tblGrid>
        </w:tblGridChange>
      </w:tblGrid>
      <w:tr w:rsidR="00AC218F" w:rsidRPr="00317CAC" w14:paraId="21E06D39" w14:textId="77777777">
        <w:trPr>
          <w:cantSplit/>
          <w:trHeight w:hRule="exact" w:val="454"/>
          <w:jc w:val="center"/>
        </w:trPr>
        <w:tc>
          <w:tcPr>
            <w:tcW w:w="1300" w:type="dxa"/>
            <w:vAlign w:val="center"/>
          </w:tcPr>
          <w:p w14:paraId="505508DD" w14:textId="77777777" w:rsidR="00AC218F" w:rsidRPr="00317CAC" w:rsidRDefault="00850CBA">
            <w:pPr>
              <w:rPr>
                <w:rFonts w:eastAsia="仿宋"/>
              </w:rPr>
            </w:pPr>
            <w:r w:rsidRPr="00317CAC">
              <w:rPr>
                <w:rFonts w:eastAsia="仿宋"/>
              </w:rPr>
              <w:t>项目级别</w:t>
            </w:r>
          </w:p>
        </w:tc>
        <w:tc>
          <w:tcPr>
            <w:tcW w:w="4471" w:type="dxa"/>
            <w:gridSpan w:val="5"/>
            <w:vAlign w:val="center"/>
          </w:tcPr>
          <w:p w14:paraId="6941DA94" w14:textId="77777777" w:rsidR="00AC218F" w:rsidRPr="00317CAC" w:rsidRDefault="00850CBA">
            <w:pPr>
              <w:rPr>
                <w:rFonts w:eastAsia="仿宋"/>
              </w:rPr>
            </w:pPr>
            <w:r w:rsidRPr="00317CAC">
              <w:rPr>
                <w:rFonts w:eastAsia="仿宋"/>
              </w:rPr>
              <w:t>□</w:t>
            </w:r>
            <w:r w:rsidRPr="00317CAC">
              <w:rPr>
                <w:rFonts w:eastAsia="仿宋"/>
              </w:rPr>
              <w:t>国家级</w:t>
            </w:r>
            <w:r w:rsidRPr="00317CAC">
              <w:rPr>
                <w:rFonts w:eastAsia="仿宋"/>
              </w:rPr>
              <w:t xml:space="preserve">  </w:t>
            </w:r>
            <w:bookmarkStart w:id="214" w:name="_Hlk69303815"/>
            <w:r w:rsidRPr="00317CAC">
              <w:rPr>
                <w:rFonts w:eastAsia="仿宋"/>
              </w:rPr>
              <w:sym w:font="Wingdings 2" w:char="0052"/>
            </w:r>
            <w:bookmarkEnd w:id="214"/>
            <w:r w:rsidRPr="00317CAC">
              <w:rPr>
                <w:rFonts w:eastAsia="仿宋"/>
                <w:szCs w:val="21"/>
              </w:rPr>
              <w:t>省级</w:t>
            </w:r>
            <w:r w:rsidRPr="00317CAC">
              <w:rPr>
                <w:rFonts w:eastAsia="仿宋"/>
                <w:szCs w:val="21"/>
              </w:rPr>
              <w:t xml:space="preserve"> </w:t>
            </w:r>
            <w:r w:rsidRPr="00317CAC">
              <w:rPr>
                <w:rFonts w:eastAsia="仿宋"/>
              </w:rPr>
              <w:t xml:space="preserve">  □</w:t>
            </w:r>
            <w:r w:rsidRPr="00317CAC">
              <w:rPr>
                <w:rFonts w:eastAsia="仿宋"/>
                <w:szCs w:val="21"/>
              </w:rPr>
              <w:t>校级</w:t>
            </w:r>
          </w:p>
        </w:tc>
        <w:tc>
          <w:tcPr>
            <w:tcW w:w="1383" w:type="dxa"/>
            <w:gridSpan w:val="2"/>
            <w:vAlign w:val="center"/>
          </w:tcPr>
          <w:p w14:paraId="1E6B46DF" w14:textId="77777777" w:rsidR="00AC218F" w:rsidRPr="00317CAC" w:rsidRDefault="00850CBA">
            <w:pPr>
              <w:rPr>
                <w:rFonts w:eastAsia="仿宋"/>
              </w:rPr>
            </w:pPr>
            <w:r w:rsidRPr="00317CAC">
              <w:rPr>
                <w:rFonts w:eastAsia="仿宋"/>
              </w:rPr>
              <w:t>项目编号</w:t>
            </w:r>
          </w:p>
        </w:tc>
        <w:tc>
          <w:tcPr>
            <w:tcW w:w="1839" w:type="dxa"/>
            <w:gridSpan w:val="2"/>
            <w:vAlign w:val="center"/>
          </w:tcPr>
          <w:p w14:paraId="148A8A18" w14:textId="77777777" w:rsidR="00AC218F" w:rsidRPr="00317CAC" w:rsidRDefault="00850CBA">
            <w:pPr>
              <w:rPr>
                <w:rFonts w:eastAsia="仿宋"/>
              </w:rPr>
            </w:pPr>
            <w:r w:rsidRPr="00317CAC">
              <w:rPr>
                <w:rFonts w:eastAsia="仿宋"/>
              </w:rPr>
              <w:t>S202010359292</w:t>
            </w:r>
          </w:p>
        </w:tc>
      </w:tr>
      <w:tr w:rsidR="00AC218F" w:rsidRPr="00317CAC" w14:paraId="75D94B82" w14:textId="77777777">
        <w:trPr>
          <w:cantSplit/>
          <w:trHeight w:hRule="exact" w:val="454"/>
          <w:jc w:val="center"/>
        </w:trPr>
        <w:tc>
          <w:tcPr>
            <w:tcW w:w="1300" w:type="dxa"/>
            <w:vAlign w:val="center"/>
          </w:tcPr>
          <w:p w14:paraId="39CAE785" w14:textId="77777777" w:rsidR="00AC218F" w:rsidRPr="00317CAC" w:rsidRDefault="00850CBA">
            <w:pPr>
              <w:rPr>
                <w:rFonts w:eastAsia="仿宋"/>
              </w:rPr>
            </w:pPr>
            <w:r w:rsidRPr="00317CAC">
              <w:rPr>
                <w:rFonts w:eastAsia="仿宋"/>
              </w:rPr>
              <w:t>项目类别</w:t>
            </w:r>
          </w:p>
        </w:tc>
        <w:tc>
          <w:tcPr>
            <w:tcW w:w="4471" w:type="dxa"/>
            <w:gridSpan w:val="5"/>
            <w:vAlign w:val="center"/>
          </w:tcPr>
          <w:p w14:paraId="38209B8E" w14:textId="77777777" w:rsidR="00AC218F" w:rsidRPr="00317CAC" w:rsidRDefault="00850CBA">
            <w:pPr>
              <w:rPr>
                <w:rFonts w:eastAsia="仿宋"/>
              </w:rPr>
            </w:pPr>
            <w:r w:rsidRPr="00317CAC">
              <w:rPr>
                <w:rFonts w:eastAsia="仿宋"/>
              </w:rPr>
              <w:sym w:font="Wingdings 2" w:char="0052"/>
            </w:r>
            <w:r w:rsidRPr="00317CAC">
              <w:rPr>
                <w:rFonts w:eastAsia="仿宋"/>
              </w:rPr>
              <w:t>创新训练</w:t>
            </w:r>
            <w:r w:rsidRPr="00317CAC">
              <w:rPr>
                <w:rFonts w:eastAsia="仿宋"/>
              </w:rPr>
              <w:t xml:space="preserve">  □</w:t>
            </w:r>
            <w:r w:rsidRPr="00317CAC">
              <w:rPr>
                <w:rFonts w:eastAsia="仿宋"/>
                <w:szCs w:val="21"/>
              </w:rPr>
              <w:t>创业训练</w:t>
            </w:r>
            <w:r w:rsidRPr="00317CAC">
              <w:rPr>
                <w:rFonts w:eastAsia="仿宋"/>
                <w:szCs w:val="21"/>
              </w:rPr>
              <w:t xml:space="preserve"> </w:t>
            </w:r>
            <w:r w:rsidRPr="00317CAC">
              <w:rPr>
                <w:rFonts w:eastAsia="仿宋"/>
              </w:rPr>
              <w:t xml:space="preserve"> □</w:t>
            </w:r>
            <w:r w:rsidRPr="00317CAC">
              <w:rPr>
                <w:rFonts w:eastAsia="仿宋"/>
                <w:szCs w:val="21"/>
              </w:rPr>
              <w:t>创业实践</w:t>
            </w:r>
          </w:p>
        </w:tc>
        <w:tc>
          <w:tcPr>
            <w:tcW w:w="1383" w:type="dxa"/>
            <w:gridSpan w:val="2"/>
            <w:vAlign w:val="center"/>
          </w:tcPr>
          <w:p w14:paraId="55FC5FF1" w14:textId="77777777" w:rsidR="00AC218F" w:rsidRPr="00317CAC" w:rsidRDefault="00850CBA">
            <w:pPr>
              <w:rPr>
                <w:rFonts w:eastAsia="仿宋"/>
              </w:rPr>
            </w:pPr>
            <w:r w:rsidRPr="00317CAC">
              <w:rPr>
                <w:rFonts w:eastAsia="仿宋"/>
              </w:rPr>
              <w:t>成果形式</w:t>
            </w:r>
          </w:p>
        </w:tc>
        <w:tc>
          <w:tcPr>
            <w:tcW w:w="1839" w:type="dxa"/>
            <w:gridSpan w:val="2"/>
            <w:vAlign w:val="center"/>
          </w:tcPr>
          <w:p w14:paraId="4DF973B8" w14:textId="77777777" w:rsidR="00AC218F" w:rsidRPr="00317CAC" w:rsidRDefault="00850CBA">
            <w:pPr>
              <w:rPr>
                <w:rFonts w:eastAsia="仿宋"/>
              </w:rPr>
            </w:pPr>
            <w:r w:rsidRPr="00317CAC">
              <w:rPr>
                <w:rFonts w:eastAsia="仿宋"/>
              </w:rPr>
              <w:t>论文一篇</w:t>
            </w:r>
          </w:p>
        </w:tc>
      </w:tr>
      <w:tr w:rsidR="00AC218F" w:rsidRPr="00317CAC" w14:paraId="39D49680" w14:textId="77777777">
        <w:trPr>
          <w:cantSplit/>
          <w:trHeight w:hRule="exact" w:val="454"/>
          <w:jc w:val="center"/>
        </w:trPr>
        <w:tc>
          <w:tcPr>
            <w:tcW w:w="1300" w:type="dxa"/>
            <w:vAlign w:val="center"/>
          </w:tcPr>
          <w:p w14:paraId="2C32A91F" w14:textId="77777777" w:rsidR="00AC218F" w:rsidRPr="00317CAC" w:rsidRDefault="00850CBA">
            <w:pPr>
              <w:rPr>
                <w:rFonts w:eastAsia="仿宋"/>
              </w:rPr>
            </w:pPr>
            <w:r w:rsidRPr="00317CAC">
              <w:rPr>
                <w:rFonts w:eastAsia="仿宋"/>
              </w:rPr>
              <w:t>项目名称</w:t>
            </w:r>
          </w:p>
        </w:tc>
        <w:tc>
          <w:tcPr>
            <w:tcW w:w="7693" w:type="dxa"/>
            <w:gridSpan w:val="9"/>
            <w:vAlign w:val="center"/>
          </w:tcPr>
          <w:p w14:paraId="2E8EDD82" w14:textId="46477158" w:rsidR="00AC218F" w:rsidRPr="00317CAC" w:rsidRDefault="00C07FAF">
            <w:pPr>
              <w:rPr>
                <w:rFonts w:eastAsia="仿宋"/>
              </w:rPr>
            </w:pPr>
            <w:ins w:id="215" w:author="1379323603@qq.com" w:date="2021-04-14T14:43:00Z">
              <w:r w:rsidRPr="00C07FAF">
                <w:rPr>
                  <w:rFonts w:eastAsia="仿宋" w:hint="eastAsia"/>
                </w:rPr>
                <w:t>基于机器学习的桩基低应变检测大数据分析及智能评价方法</w:t>
              </w:r>
            </w:ins>
            <w:commentRangeStart w:id="216"/>
            <w:del w:id="217" w:author="1379323603@qq.com" w:date="2021-04-14T14:43:00Z">
              <w:r w:rsidR="00850CBA" w:rsidRPr="00317CAC" w:rsidDel="00C07FAF">
                <w:rPr>
                  <w:rFonts w:eastAsia="仿宋"/>
                </w:rPr>
                <w:delText>基于</w:delText>
              </w:r>
              <w:r w:rsidR="00850CBA" w:rsidRPr="00317CAC" w:rsidDel="00C07FAF">
                <w:rPr>
                  <w:rFonts w:eastAsia="仿宋"/>
                </w:rPr>
                <w:delText>MATLAB</w:delText>
              </w:r>
              <w:r w:rsidR="00850CBA" w:rsidRPr="00317CAC" w:rsidDel="00C07FAF">
                <w:rPr>
                  <w:rFonts w:eastAsia="仿宋"/>
                </w:rPr>
                <w:delText>的桩基低应变检测大数据分析及智能评价方法</w:delText>
              </w:r>
              <w:commentRangeEnd w:id="216"/>
              <w:r w:rsidR="006111EE" w:rsidRPr="00317CAC" w:rsidDel="00C07FAF">
                <w:rPr>
                  <w:rStyle w:val="af2"/>
                </w:rPr>
                <w:commentReference w:id="216"/>
              </w:r>
            </w:del>
          </w:p>
        </w:tc>
      </w:tr>
      <w:tr w:rsidR="00AC218F" w:rsidRPr="00317CAC" w14:paraId="5CC57AC5" w14:textId="77777777" w:rsidTr="00AC218F">
        <w:tblPrEx>
          <w:tblW w:w="89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218" w:author="Conqueror" w:date="2021-04-06T20:01:00Z">
            <w:tblPrEx>
              <w:tblW w:w="89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cantSplit/>
          <w:trHeight w:hRule="exact" w:val="643"/>
          <w:jc w:val="center"/>
          <w:trPrChange w:id="219" w:author="Conqueror" w:date="2021-04-06T20:01:00Z">
            <w:trPr>
              <w:cantSplit/>
              <w:trHeight w:hRule="exact" w:val="454"/>
              <w:jc w:val="center"/>
            </w:trPr>
          </w:trPrChange>
        </w:trPr>
        <w:tc>
          <w:tcPr>
            <w:tcW w:w="1300" w:type="dxa"/>
            <w:vAlign w:val="center"/>
            <w:tcPrChange w:id="220" w:author="Conqueror" w:date="2021-04-06T20:01:00Z">
              <w:tcPr>
                <w:tcW w:w="1300" w:type="dxa"/>
                <w:vAlign w:val="center"/>
              </w:tcPr>
            </w:tcPrChange>
          </w:tcPr>
          <w:p w14:paraId="2B9E70E9" w14:textId="77777777" w:rsidR="00AC218F" w:rsidRPr="00317CAC" w:rsidRDefault="00850CBA">
            <w:pPr>
              <w:rPr>
                <w:rFonts w:eastAsia="仿宋"/>
              </w:rPr>
            </w:pPr>
            <w:r w:rsidRPr="00317CAC">
              <w:rPr>
                <w:rFonts w:eastAsia="仿宋"/>
              </w:rPr>
              <w:t>负责人</w:t>
            </w:r>
          </w:p>
        </w:tc>
        <w:tc>
          <w:tcPr>
            <w:tcW w:w="1637" w:type="dxa"/>
            <w:gridSpan w:val="2"/>
            <w:vAlign w:val="center"/>
            <w:tcPrChange w:id="221" w:author="Conqueror" w:date="2021-04-06T20:01:00Z">
              <w:tcPr>
                <w:tcW w:w="1637" w:type="dxa"/>
                <w:gridSpan w:val="2"/>
                <w:vAlign w:val="center"/>
              </w:tcPr>
            </w:tcPrChange>
          </w:tcPr>
          <w:p w14:paraId="785E6E43" w14:textId="77777777" w:rsidR="00AC218F" w:rsidRPr="00317CAC" w:rsidRDefault="00850CBA">
            <w:pPr>
              <w:rPr>
                <w:rFonts w:eastAsia="仿宋"/>
              </w:rPr>
            </w:pPr>
            <w:r w:rsidRPr="00317CAC">
              <w:rPr>
                <w:rFonts w:eastAsia="仿宋"/>
              </w:rPr>
              <w:t>吴思旻</w:t>
            </w:r>
          </w:p>
        </w:tc>
        <w:tc>
          <w:tcPr>
            <w:tcW w:w="1274" w:type="dxa"/>
            <w:vAlign w:val="center"/>
            <w:tcPrChange w:id="222" w:author="Conqueror" w:date="2021-04-06T20:01:00Z">
              <w:tcPr>
                <w:tcW w:w="1274" w:type="dxa"/>
                <w:vAlign w:val="center"/>
              </w:tcPr>
            </w:tcPrChange>
          </w:tcPr>
          <w:p w14:paraId="59B8F574" w14:textId="77777777" w:rsidR="00AC218F" w:rsidRPr="00317CAC" w:rsidRDefault="00850CBA">
            <w:pPr>
              <w:rPr>
                <w:rFonts w:eastAsia="仿宋"/>
              </w:rPr>
            </w:pPr>
            <w:r w:rsidRPr="00317CAC">
              <w:rPr>
                <w:rFonts w:eastAsia="仿宋"/>
              </w:rPr>
              <w:t>学院</w:t>
            </w:r>
          </w:p>
        </w:tc>
        <w:tc>
          <w:tcPr>
            <w:tcW w:w="1560" w:type="dxa"/>
            <w:gridSpan w:val="2"/>
            <w:vAlign w:val="center"/>
            <w:tcPrChange w:id="223" w:author="Conqueror" w:date="2021-04-06T20:01:00Z">
              <w:tcPr>
                <w:tcW w:w="1560" w:type="dxa"/>
                <w:gridSpan w:val="2"/>
                <w:vAlign w:val="center"/>
              </w:tcPr>
            </w:tcPrChange>
          </w:tcPr>
          <w:p w14:paraId="27AD3963" w14:textId="77777777" w:rsidR="00AC218F" w:rsidRPr="00317CAC" w:rsidRDefault="00850CBA">
            <w:pPr>
              <w:rPr>
                <w:rFonts w:eastAsia="仿宋"/>
              </w:rPr>
            </w:pPr>
            <w:r w:rsidRPr="00317CAC">
              <w:rPr>
                <w:rFonts w:eastAsia="仿宋"/>
              </w:rPr>
              <w:t>资</w:t>
            </w:r>
            <w:ins w:id="224" w:author="Conqueror" w:date="2021-04-06T20:00:00Z">
              <w:r w:rsidRPr="00317CAC">
                <w:rPr>
                  <w:rFonts w:eastAsia="仿宋"/>
                </w:rPr>
                <w:t>源与</w:t>
              </w:r>
            </w:ins>
            <w:r w:rsidRPr="00317CAC">
              <w:rPr>
                <w:rFonts w:eastAsia="仿宋"/>
              </w:rPr>
              <w:t>环</w:t>
            </w:r>
            <w:ins w:id="225" w:author="Conqueror" w:date="2021-04-06T20:00:00Z">
              <w:r w:rsidRPr="00317CAC">
                <w:rPr>
                  <w:rFonts w:eastAsia="仿宋"/>
                </w:rPr>
                <w:t>境工程</w:t>
              </w:r>
            </w:ins>
            <w:r w:rsidRPr="00317CAC">
              <w:rPr>
                <w:rFonts w:eastAsia="仿宋"/>
              </w:rPr>
              <w:t>学院</w:t>
            </w:r>
          </w:p>
        </w:tc>
        <w:tc>
          <w:tcPr>
            <w:tcW w:w="1383" w:type="dxa"/>
            <w:gridSpan w:val="2"/>
            <w:vAlign w:val="center"/>
            <w:tcPrChange w:id="226" w:author="Conqueror" w:date="2021-04-06T20:01:00Z">
              <w:tcPr>
                <w:tcW w:w="1383" w:type="dxa"/>
                <w:gridSpan w:val="2"/>
                <w:vAlign w:val="center"/>
              </w:tcPr>
            </w:tcPrChange>
          </w:tcPr>
          <w:p w14:paraId="3B7F4110" w14:textId="77777777" w:rsidR="00AC218F" w:rsidRPr="00317CAC" w:rsidRDefault="00850CBA">
            <w:pPr>
              <w:rPr>
                <w:rFonts w:eastAsia="仿宋"/>
              </w:rPr>
            </w:pPr>
            <w:r w:rsidRPr="00317CAC">
              <w:rPr>
                <w:rFonts w:eastAsia="仿宋"/>
              </w:rPr>
              <w:t>联系电话</w:t>
            </w:r>
          </w:p>
        </w:tc>
        <w:tc>
          <w:tcPr>
            <w:tcW w:w="1839" w:type="dxa"/>
            <w:gridSpan w:val="2"/>
            <w:vAlign w:val="center"/>
            <w:tcPrChange w:id="227" w:author="Conqueror" w:date="2021-04-06T20:01:00Z">
              <w:tcPr>
                <w:tcW w:w="1839" w:type="dxa"/>
                <w:gridSpan w:val="2"/>
                <w:vAlign w:val="center"/>
              </w:tcPr>
            </w:tcPrChange>
          </w:tcPr>
          <w:p w14:paraId="1BEFE233" w14:textId="77777777" w:rsidR="00AC218F" w:rsidRPr="00317CAC" w:rsidRDefault="00850CBA">
            <w:pPr>
              <w:rPr>
                <w:rFonts w:eastAsia="仿宋"/>
              </w:rPr>
            </w:pPr>
            <w:r w:rsidRPr="00317CAC">
              <w:rPr>
                <w:rFonts w:eastAsia="仿宋"/>
              </w:rPr>
              <w:t>15156079880</w:t>
            </w:r>
          </w:p>
        </w:tc>
      </w:tr>
      <w:tr w:rsidR="00AC218F" w:rsidRPr="00317CAC" w14:paraId="4D8D9895" w14:textId="77777777" w:rsidTr="00AC218F">
        <w:tblPrEx>
          <w:tblW w:w="89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228" w:author="Conqueror" w:date="2021-04-06T20:02:00Z">
            <w:tblPrEx>
              <w:tblW w:w="89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cantSplit/>
          <w:trHeight w:hRule="exact" w:val="591"/>
          <w:jc w:val="center"/>
          <w:trPrChange w:id="229" w:author="Conqueror" w:date="2021-04-06T20:02:00Z">
            <w:trPr>
              <w:cantSplit/>
              <w:trHeight w:hRule="exact" w:val="454"/>
              <w:jc w:val="center"/>
            </w:trPr>
          </w:trPrChange>
        </w:trPr>
        <w:tc>
          <w:tcPr>
            <w:tcW w:w="1300" w:type="dxa"/>
            <w:vAlign w:val="center"/>
            <w:tcPrChange w:id="230" w:author="Conqueror" w:date="2021-04-06T20:02:00Z">
              <w:tcPr>
                <w:tcW w:w="1300" w:type="dxa"/>
                <w:vAlign w:val="center"/>
              </w:tcPr>
            </w:tcPrChange>
          </w:tcPr>
          <w:p w14:paraId="1F03B2E8" w14:textId="77777777" w:rsidR="00AC218F" w:rsidRPr="00317CAC" w:rsidRDefault="00850CBA">
            <w:pPr>
              <w:rPr>
                <w:rFonts w:eastAsia="仿宋"/>
              </w:rPr>
            </w:pPr>
            <w:r w:rsidRPr="00317CAC">
              <w:rPr>
                <w:rFonts w:eastAsia="仿宋"/>
              </w:rPr>
              <w:t>指导教师</w:t>
            </w:r>
          </w:p>
        </w:tc>
        <w:tc>
          <w:tcPr>
            <w:tcW w:w="1637" w:type="dxa"/>
            <w:gridSpan w:val="2"/>
            <w:vAlign w:val="center"/>
            <w:tcPrChange w:id="231" w:author="Conqueror" w:date="2021-04-06T20:02:00Z">
              <w:tcPr>
                <w:tcW w:w="1637" w:type="dxa"/>
                <w:gridSpan w:val="2"/>
                <w:vAlign w:val="center"/>
              </w:tcPr>
            </w:tcPrChange>
          </w:tcPr>
          <w:p w14:paraId="6BF331DD" w14:textId="4415E429" w:rsidR="00AC218F" w:rsidRPr="00317CAC" w:rsidRDefault="00850CBA">
            <w:pPr>
              <w:rPr>
                <w:rFonts w:eastAsia="仿宋"/>
              </w:rPr>
            </w:pPr>
            <w:r w:rsidRPr="00317CAC">
              <w:rPr>
                <w:rFonts w:eastAsia="仿宋"/>
              </w:rPr>
              <w:t>卢志堂</w:t>
            </w:r>
            <w:r w:rsidR="00715FDE" w:rsidRPr="00317CAC">
              <w:rPr>
                <w:rFonts w:eastAsia="仿宋"/>
              </w:rPr>
              <w:t>/</w:t>
            </w:r>
            <w:proofErr w:type="gramStart"/>
            <w:r w:rsidRPr="00317CAC">
              <w:rPr>
                <w:rFonts w:eastAsia="仿宋"/>
              </w:rPr>
              <w:t>葛粲</w:t>
            </w:r>
            <w:proofErr w:type="gramEnd"/>
          </w:p>
        </w:tc>
        <w:tc>
          <w:tcPr>
            <w:tcW w:w="1274" w:type="dxa"/>
            <w:vAlign w:val="center"/>
            <w:tcPrChange w:id="232" w:author="Conqueror" w:date="2021-04-06T20:02:00Z">
              <w:tcPr>
                <w:tcW w:w="1274" w:type="dxa"/>
                <w:vAlign w:val="center"/>
              </w:tcPr>
            </w:tcPrChange>
          </w:tcPr>
          <w:p w14:paraId="6BCCE557" w14:textId="77777777" w:rsidR="00AC218F" w:rsidRPr="00317CAC" w:rsidRDefault="00850CBA">
            <w:pPr>
              <w:rPr>
                <w:rFonts w:eastAsia="仿宋"/>
              </w:rPr>
            </w:pPr>
            <w:r w:rsidRPr="00317CAC">
              <w:rPr>
                <w:rFonts w:eastAsia="仿宋"/>
              </w:rPr>
              <w:t>学院</w:t>
            </w:r>
          </w:p>
        </w:tc>
        <w:tc>
          <w:tcPr>
            <w:tcW w:w="1560" w:type="dxa"/>
            <w:gridSpan w:val="2"/>
            <w:vAlign w:val="center"/>
            <w:tcPrChange w:id="233" w:author="Conqueror" w:date="2021-04-06T20:02:00Z">
              <w:tcPr>
                <w:tcW w:w="1560" w:type="dxa"/>
                <w:gridSpan w:val="2"/>
                <w:vAlign w:val="center"/>
              </w:tcPr>
            </w:tcPrChange>
          </w:tcPr>
          <w:p w14:paraId="2E8736C3" w14:textId="77777777" w:rsidR="00AC218F" w:rsidRPr="00317CAC" w:rsidRDefault="00850CBA">
            <w:pPr>
              <w:rPr>
                <w:rFonts w:eastAsia="仿宋"/>
              </w:rPr>
            </w:pPr>
            <w:r w:rsidRPr="00317CAC">
              <w:rPr>
                <w:rFonts w:eastAsia="仿宋"/>
              </w:rPr>
              <w:t>资</w:t>
            </w:r>
            <w:ins w:id="234" w:author="Conqueror" w:date="2021-04-06T20:01:00Z">
              <w:r w:rsidRPr="00317CAC">
                <w:rPr>
                  <w:rFonts w:eastAsia="仿宋"/>
                </w:rPr>
                <w:t>源与</w:t>
              </w:r>
            </w:ins>
            <w:r w:rsidRPr="00317CAC">
              <w:rPr>
                <w:rFonts w:eastAsia="仿宋"/>
              </w:rPr>
              <w:t>环</w:t>
            </w:r>
            <w:ins w:id="235" w:author="Conqueror" w:date="2021-04-06T20:02:00Z">
              <w:r w:rsidRPr="00317CAC">
                <w:rPr>
                  <w:rFonts w:eastAsia="仿宋"/>
                </w:rPr>
                <w:t>境工程</w:t>
              </w:r>
            </w:ins>
            <w:r w:rsidRPr="00317CAC">
              <w:rPr>
                <w:rFonts w:eastAsia="仿宋"/>
              </w:rPr>
              <w:t>学院</w:t>
            </w:r>
          </w:p>
        </w:tc>
        <w:tc>
          <w:tcPr>
            <w:tcW w:w="1383" w:type="dxa"/>
            <w:gridSpan w:val="2"/>
            <w:vAlign w:val="center"/>
            <w:tcPrChange w:id="236" w:author="Conqueror" w:date="2021-04-06T20:02:00Z">
              <w:tcPr>
                <w:tcW w:w="1383" w:type="dxa"/>
                <w:gridSpan w:val="2"/>
                <w:vAlign w:val="center"/>
              </w:tcPr>
            </w:tcPrChange>
          </w:tcPr>
          <w:p w14:paraId="144CAFEF" w14:textId="77777777" w:rsidR="00AC218F" w:rsidRPr="00317CAC" w:rsidRDefault="00850CBA">
            <w:pPr>
              <w:rPr>
                <w:rFonts w:eastAsia="仿宋"/>
              </w:rPr>
            </w:pPr>
            <w:r w:rsidRPr="00317CAC">
              <w:rPr>
                <w:rFonts w:eastAsia="仿宋"/>
              </w:rPr>
              <w:t>职</w:t>
            </w:r>
            <w:r w:rsidRPr="00317CAC">
              <w:rPr>
                <w:rFonts w:eastAsia="仿宋"/>
              </w:rPr>
              <w:t xml:space="preserve">  </w:t>
            </w:r>
            <w:r w:rsidRPr="00317CAC">
              <w:rPr>
                <w:rFonts w:eastAsia="仿宋"/>
              </w:rPr>
              <w:t>称</w:t>
            </w:r>
          </w:p>
        </w:tc>
        <w:tc>
          <w:tcPr>
            <w:tcW w:w="1839" w:type="dxa"/>
            <w:gridSpan w:val="2"/>
            <w:vAlign w:val="center"/>
            <w:tcPrChange w:id="237" w:author="Conqueror" w:date="2021-04-06T20:02:00Z">
              <w:tcPr>
                <w:tcW w:w="1839" w:type="dxa"/>
                <w:gridSpan w:val="2"/>
                <w:vAlign w:val="center"/>
              </w:tcPr>
            </w:tcPrChange>
          </w:tcPr>
          <w:p w14:paraId="5D06162D" w14:textId="24BE8C3E" w:rsidR="00AC218F" w:rsidRPr="00317CAC" w:rsidRDefault="00CE21D8">
            <w:pPr>
              <w:rPr>
                <w:rFonts w:eastAsia="仿宋"/>
              </w:rPr>
            </w:pPr>
            <w:r w:rsidRPr="00317CAC">
              <w:rPr>
                <w:rFonts w:eastAsia="仿宋"/>
              </w:rPr>
              <w:t>讲师</w:t>
            </w:r>
            <w:r w:rsidRPr="00317CAC">
              <w:rPr>
                <w:rFonts w:eastAsia="仿宋"/>
              </w:rPr>
              <w:t>/</w:t>
            </w:r>
            <w:r w:rsidR="00850CBA" w:rsidRPr="00317CAC">
              <w:rPr>
                <w:rFonts w:eastAsia="仿宋"/>
              </w:rPr>
              <w:t>副教授</w:t>
            </w:r>
          </w:p>
        </w:tc>
      </w:tr>
      <w:tr w:rsidR="00AC218F" w:rsidRPr="00317CAC" w14:paraId="75239C72" w14:textId="77777777">
        <w:trPr>
          <w:cantSplit/>
          <w:trHeight w:hRule="exact" w:val="454"/>
          <w:jc w:val="center"/>
        </w:trPr>
        <w:tc>
          <w:tcPr>
            <w:tcW w:w="1300" w:type="dxa"/>
            <w:vAlign w:val="center"/>
          </w:tcPr>
          <w:p w14:paraId="4C237CF8" w14:textId="77777777" w:rsidR="00AC218F" w:rsidRPr="00317CAC" w:rsidRDefault="00850CBA">
            <w:pPr>
              <w:rPr>
                <w:rFonts w:eastAsia="仿宋"/>
              </w:rPr>
            </w:pPr>
            <w:r w:rsidRPr="00317CAC">
              <w:rPr>
                <w:rFonts w:eastAsia="仿宋"/>
              </w:rPr>
              <w:t>起止时间</w:t>
            </w:r>
          </w:p>
        </w:tc>
        <w:tc>
          <w:tcPr>
            <w:tcW w:w="4471" w:type="dxa"/>
            <w:gridSpan w:val="5"/>
            <w:vAlign w:val="center"/>
          </w:tcPr>
          <w:p w14:paraId="087E2511" w14:textId="77777777" w:rsidR="00AC218F" w:rsidRPr="00317CAC" w:rsidRDefault="00850CBA">
            <w:pPr>
              <w:rPr>
                <w:rFonts w:eastAsia="仿宋"/>
              </w:rPr>
            </w:pPr>
            <w:r w:rsidRPr="00317CAC">
              <w:rPr>
                <w:rFonts w:eastAsia="仿宋"/>
              </w:rPr>
              <w:t>2020.6-2021.5</w:t>
            </w:r>
          </w:p>
        </w:tc>
        <w:tc>
          <w:tcPr>
            <w:tcW w:w="1383" w:type="dxa"/>
            <w:gridSpan w:val="2"/>
            <w:tcBorders>
              <w:top w:val="nil"/>
            </w:tcBorders>
            <w:vAlign w:val="center"/>
          </w:tcPr>
          <w:p w14:paraId="6A60B106" w14:textId="77777777" w:rsidR="00AC218F" w:rsidRPr="00317CAC" w:rsidRDefault="00850CBA">
            <w:pPr>
              <w:rPr>
                <w:rFonts w:eastAsia="仿宋"/>
              </w:rPr>
            </w:pPr>
            <w:r w:rsidRPr="00317CAC">
              <w:rPr>
                <w:rFonts w:eastAsia="仿宋"/>
              </w:rPr>
              <w:t>资助经费</w:t>
            </w:r>
          </w:p>
        </w:tc>
        <w:tc>
          <w:tcPr>
            <w:tcW w:w="1839" w:type="dxa"/>
            <w:gridSpan w:val="2"/>
            <w:vAlign w:val="center"/>
          </w:tcPr>
          <w:p w14:paraId="1A7427B2" w14:textId="0C41F156" w:rsidR="00AC218F" w:rsidRPr="00317CAC" w:rsidRDefault="00850CBA">
            <w:pPr>
              <w:rPr>
                <w:rFonts w:eastAsia="仿宋"/>
              </w:rPr>
            </w:pPr>
            <w:r w:rsidRPr="00317CAC">
              <w:rPr>
                <w:rFonts w:eastAsia="仿宋"/>
              </w:rPr>
              <w:t>8</w:t>
            </w:r>
            <w:r w:rsidR="00317894" w:rsidRPr="00317CAC">
              <w:rPr>
                <w:rFonts w:eastAsia="仿宋"/>
              </w:rPr>
              <w:t xml:space="preserve"> </w:t>
            </w:r>
            <w:r w:rsidRPr="00317CAC">
              <w:rPr>
                <w:rFonts w:eastAsia="仿宋"/>
              </w:rPr>
              <w:t>000</w:t>
            </w:r>
            <w:r w:rsidRPr="00317CAC">
              <w:rPr>
                <w:rFonts w:eastAsia="仿宋"/>
              </w:rPr>
              <w:t>元</w:t>
            </w:r>
          </w:p>
        </w:tc>
      </w:tr>
      <w:tr w:rsidR="00AC218F" w:rsidRPr="00317CAC" w14:paraId="11DBECF6" w14:textId="77777777">
        <w:trPr>
          <w:cantSplit/>
          <w:trHeight w:hRule="exact" w:val="454"/>
          <w:jc w:val="center"/>
        </w:trPr>
        <w:tc>
          <w:tcPr>
            <w:tcW w:w="8993" w:type="dxa"/>
            <w:gridSpan w:val="10"/>
            <w:vAlign w:val="center"/>
          </w:tcPr>
          <w:p w14:paraId="7235B7DF" w14:textId="77777777" w:rsidR="00AC218F" w:rsidRPr="00317CAC" w:rsidRDefault="00850CBA">
            <w:pPr>
              <w:rPr>
                <w:rFonts w:eastAsia="仿宋"/>
              </w:rPr>
            </w:pPr>
            <w:r w:rsidRPr="00317CAC">
              <w:rPr>
                <w:rFonts w:eastAsia="仿宋"/>
              </w:rPr>
              <w:t>参加学生信息</w:t>
            </w:r>
            <w:r w:rsidRPr="00317CAC">
              <w:rPr>
                <w:rFonts w:eastAsia="仿宋"/>
              </w:rPr>
              <w:t>(</w:t>
            </w:r>
            <w:r w:rsidRPr="00317CAC">
              <w:rPr>
                <w:rFonts w:eastAsia="仿宋"/>
              </w:rPr>
              <w:t>包括负责人</w:t>
            </w:r>
            <w:r w:rsidRPr="00317CAC">
              <w:rPr>
                <w:rFonts w:eastAsia="仿宋"/>
              </w:rPr>
              <w:t>)</w:t>
            </w:r>
          </w:p>
        </w:tc>
      </w:tr>
      <w:tr w:rsidR="00AC218F" w:rsidRPr="00317CAC" w14:paraId="761C9426" w14:textId="77777777">
        <w:trPr>
          <w:cantSplit/>
          <w:trHeight w:hRule="exact" w:val="454"/>
          <w:jc w:val="center"/>
        </w:trPr>
        <w:tc>
          <w:tcPr>
            <w:tcW w:w="1300" w:type="dxa"/>
            <w:vAlign w:val="center"/>
          </w:tcPr>
          <w:p w14:paraId="3D1E5217" w14:textId="77777777" w:rsidR="00AC218F" w:rsidRPr="00317CAC" w:rsidRDefault="00850CBA">
            <w:pPr>
              <w:rPr>
                <w:rFonts w:eastAsia="仿宋"/>
              </w:rPr>
            </w:pPr>
            <w:r w:rsidRPr="00317CAC">
              <w:rPr>
                <w:rFonts w:eastAsia="仿宋"/>
              </w:rPr>
              <w:t>姓名</w:t>
            </w:r>
          </w:p>
        </w:tc>
        <w:tc>
          <w:tcPr>
            <w:tcW w:w="1496" w:type="dxa"/>
            <w:vAlign w:val="center"/>
          </w:tcPr>
          <w:p w14:paraId="4F400316" w14:textId="77777777" w:rsidR="00AC218F" w:rsidRPr="00317CAC" w:rsidRDefault="00850CBA">
            <w:pPr>
              <w:rPr>
                <w:rFonts w:eastAsia="仿宋"/>
              </w:rPr>
            </w:pPr>
            <w:r w:rsidRPr="00317CAC">
              <w:rPr>
                <w:rFonts w:eastAsia="仿宋"/>
              </w:rPr>
              <w:t>学号</w:t>
            </w:r>
          </w:p>
        </w:tc>
        <w:tc>
          <w:tcPr>
            <w:tcW w:w="1423" w:type="dxa"/>
            <w:gridSpan w:val="3"/>
            <w:vAlign w:val="center"/>
          </w:tcPr>
          <w:p w14:paraId="65C34ED0" w14:textId="77777777" w:rsidR="00AC218F" w:rsidRPr="00317CAC" w:rsidRDefault="00850CBA">
            <w:pPr>
              <w:rPr>
                <w:rFonts w:eastAsia="仿宋"/>
              </w:rPr>
            </w:pPr>
            <w:r w:rsidRPr="00317CAC">
              <w:rPr>
                <w:rFonts w:eastAsia="仿宋"/>
              </w:rPr>
              <w:t>学院</w:t>
            </w:r>
          </w:p>
        </w:tc>
        <w:tc>
          <w:tcPr>
            <w:tcW w:w="1559" w:type="dxa"/>
            <w:gridSpan w:val="2"/>
            <w:vAlign w:val="center"/>
          </w:tcPr>
          <w:p w14:paraId="10B36A04" w14:textId="77777777" w:rsidR="00AC218F" w:rsidRPr="00317CAC" w:rsidRDefault="00850CBA">
            <w:pPr>
              <w:rPr>
                <w:rFonts w:eastAsia="仿宋"/>
              </w:rPr>
            </w:pPr>
            <w:r w:rsidRPr="00317CAC">
              <w:rPr>
                <w:rFonts w:eastAsia="仿宋"/>
              </w:rPr>
              <w:t>专业班级</w:t>
            </w:r>
          </w:p>
        </w:tc>
        <w:tc>
          <w:tcPr>
            <w:tcW w:w="1979" w:type="dxa"/>
            <w:gridSpan w:val="2"/>
            <w:vAlign w:val="center"/>
          </w:tcPr>
          <w:p w14:paraId="4DF6D6DF" w14:textId="77777777" w:rsidR="00AC218F" w:rsidRPr="00317CAC" w:rsidRDefault="00850CBA">
            <w:pPr>
              <w:rPr>
                <w:rFonts w:eastAsia="仿宋"/>
              </w:rPr>
            </w:pPr>
            <w:r w:rsidRPr="00317CAC">
              <w:rPr>
                <w:rFonts w:eastAsia="仿宋"/>
              </w:rPr>
              <w:t>项目分工</w:t>
            </w:r>
          </w:p>
        </w:tc>
        <w:tc>
          <w:tcPr>
            <w:tcW w:w="1236" w:type="dxa"/>
            <w:vAlign w:val="center"/>
          </w:tcPr>
          <w:p w14:paraId="119E046D" w14:textId="77777777" w:rsidR="00AC218F" w:rsidRPr="00317CAC" w:rsidRDefault="00850CBA">
            <w:pPr>
              <w:rPr>
                <w:rFonts w:eastAsia="仿宋"/>
              </w:rPr>
            </w:pPr>
            <w:r w:rsidRPr="00317CAC">
              <w:rPr>
                <w:rFonts w:eastAsia="仿宋"/>
              </w:rPr>
              <w:t>获取学分</w:t>
            </w:r>
          </w:p>
        </w:tc>
      </w:tr>
      <w:tr w:rsidR="00AC218F" w:rsidRPr="00317CAC" w14:paraId="4FA07F7F" w14:textId="77777777" w:rsidTr="00AC218F">
        <w:tblPrEx>
          <w:tblW w:w="89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238" w:author="Conqueror" w:date="2021-04-06T19:59:00Z">
            <w:tblPrEx>
              <w:tblW w:w="89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cantSplit/>
          <w:trHeight w:hRule="exact" w:val="608"/>
          <w:jc w:val="center"/>
          <w:trPrChange w:id="239" w:author="Conqueror" w:date="2021-04-06T19:59:00Z">
            <w:trPr>
              <w:cantSplit/>
              <w:trHeight w:hRule="exact" w:val="454"/>
              <w:jc w:val="center"/>
            </w:trPr>
          </w:trPrChange>
        </w:trPr>
        <w:tc>
          <w:tcPr>
            <w:tcW w:w="1300" w:type="dxa"/>
            <w:vAlign w:val="center"/>
            <w:tcPrChange w:id="240" w:author="Conqueror" w:date="2021-04-06T19:59:00Z">
              <w:tcPr>
                <w:tcW w:w="1300" w:type="dxa"/>
                <w:vAlign w:val="center"/>
              </w:tcPr>
            </w:tcPrChange>
          </w:tcPr>
          <w:p w14:paraId="416C6BBE" w14:textId="77777777" w:rsidR="00AC218F" w:rsidRPr="00317CAC" w:rsidRDefault="00850CBA">
            <w:pPr>
              <w:rPr>
                <w:rFonts w:eastAsia="仿宋"/>
              </w:rPr>
            </w:pPr>
            <w:r w:rsidRPr="00317CAC">
              <w:rPr>
                <w:rFonts w:eastAsia="仿宋"/>
              </w:rPr>
              <w:t>吴思旻</w:t>
            </w:r>
          </w:p>
        </w:tc>
        <w:tc>
          <w:tcPr>
            <w:tcW w:w="1496" w:type="dxa"/>
            <w:vAlign w:val="center"/>
            <w:tcPrChange w:id="241" w:author="Conqueror" w:date="2021-04-06T19:59:00Z">
              <w:tcPr>
                <w:tcW w:w="1496" w:type="dxa"/>
                <w:vAlign w:val="center"/>
              </w:tcPr>
            </w:tcPrChange>
          </w:tcPr>
          <w:p w14:paraId="776E2E43" w14:textId="77777777" w:rsidR="00AC218F" w:rsidRPr="00317CAC" w:rsidRDefault="00850CBA">
            <w:pPr>
              <w:rPr>
                <w:rFonts w:eastAsia="仿宋"/>
              </w:rPr>
            </w:pPr>
            <w:r w:rsidRPr="00317CAC">
              <w:rPr>
                <w:rFonts w:eastAsia="仿宋"/>
              </w:rPr>
              <w:t>2018213475</w:t>
            </w:r>
          </w:p>
        </w:tc>
        <w:tc>
          <w:tcPr>
            <w:tcW w:w="1423" w:type="dxa"/>
            <w:gridSpan w:val="3"/>
            <w:vAlign w:val="center"/>
            <w:tcPrChange w:id="242" w:author="Conqueror" w:date="2021-04-06T19:59:00Z">
              <w:tcPr>
                <w:tcW w:w="1423" w:type="dxa"/>
                <w:gridSpan w:val="3"/>
                <w:vAlign w:val="center"/>
              </w:tcPr>
            </w:tcPrChange>
          </w:tcPr>
          <w:p w14:paraId="58F1C32A" w14:textId="77777777" w:rsidR="00AC218F" w:rsidRPr="00317CAC" w:rsidRDefault="00850CBA">
            <w:pPr>
              <w:rPr>
                <w:rFonts w:eastAsia="仿宋"/>
              </w:rPr>
            </w:pPr>
            <w:r w:rsidRPr="00317CAC">
              <w:rPr>
                <w:rFonts w:eastAsia="仿宋"/>
              </w:rPr>
              <w:t>资</w:t>
            </w:r>
            <w:ins w:id="243" w:author="Conqueror" w:date="2021-04-06T19:59:00Z">
              <w:r w:rsidRPr="00317CAC">
                <w:rPr>
                  <w:rFonts w:eastAsia="仿宋"/>
                </w:rPr>
                <w:t>源与环境工程</w:t>
              </w:r>
            </w:ins>
            <w:del w:id="244" w:author="Conqueror" w:date="2021-04-06T20:00:00Z">
              <w:r w:rsidRPr="00317CAC">
                <w:rPr>
                  <w:rFonts w:eastAsia="仿宋"/>
                </w:rPr>
                <w:delText>环</w:delText>
              </w:r>
            </w:del>
            <w:r w:rsidRPr="00317CAC">
              <w:rPr>
                <w:rFonts w:eastAsia="仿宋"/>
              </w:rPr>
              <w:t>学院</w:t>
            </w:r>
          </w:p>
        </w:tc>
        <w:tc>
          <w:tcPr>
            <w:tcW w:w="1559" w:type="dxa"/>
            <w:gridSpan w:val="2"/>
            <w:vAlign w:val="center"/>
            <w:tcPrChange w:id="245" w:author="Conqueror" w:date="2021-04-06T19:59:00Z">
              <w:tcPr>
                <w:tcW w:w="1559" w:type="dxa"/>
                <w:gridSpan w:val="2"/>
                <w:vAlign w:val="center"/>
              </w:tcPr>
            </w:tcPrChange>
          </w:tcPr>
          <w:p w14:paraId="4DD901CA" w14:textId="77777777" w:rsidR="00AC218F" w:rsidRPr="00317CAC" w:rsidRDefault="00850CBA">
            <w:pPr>
              <w:rPr>
                <w:rFonts w:eastAsia="仿宋"/>
              </w:rPr>
            </w:pPr>
            <w:r w:rsidRPr="00317CAC">
              <w:rPr>
                <w:rFonts w:eastAsia="仿宋"/>
              </w:rPr>
              <w:t>18-</w:t>
            </w:r>
            <w:r w:rsidRPr="00317CAC">
              <w:rPr>
                <w:rFonts w:eastAsia="仿宋"/>
              </w:rPr>
              <w:t>勘查技术与工程</w:t>
            </w:r>
            <w:r w:rsidRPr="00317CAC">
              <w:rPr>
                <w:rFonts w:eastAsia="仿宋"/>
              </w:rPr>
              <w:t>-01</w:t>
            </w:r>
          </w:p>
        </w:tc>
        <w:tc>
          <w:tcPr>
            <w:tcW w:w="1979" w:type="dxa"/>
            <w:gridSpan w:val="2"/>
            <w:vAlign w:val="center"/>
            <w:tcPrChange w:id="246" w:author="Conqueror" w:date="2021-04-06T19:59:00Z">
              <w:tcPr>
                <w:tcW w:w="1979" w:type="dxa"/>
                <w:gridSpan w:val="2"/>
                <w:vAlign w:val="center"/>
              </w:tcPr>
            </w:tcPrChange>
          </w:tcPr>
          <w:p w14:paraId="192692EE" w14:textId="77777777" w:rsidR="00AC218F" w:rsidRPr="00317CAC" w:rsidRDefault="00850CBA">
            <w:pPr>
              <w:rPr>
                <w:rFonts w:eastAsia="仿宋"/>
              </w:rPr>
            </w:pPr>
            <w:r w:rsidRPr="00317CAC">
              <w:rPr>
                <w:rFonts w:eastAsia="仿宋"/>
              </w:rPr>
              <w:t>协调实验进度</w:t>
            </w:r>
          </w:p>
        </w:tc>
        <w:tc>
          <w:tcPr>
            <w:tcW w:w="1236" w:type="dxa"/>
            <w:vAlign w:val="center"/>
            <w:tcPrChange w:id="247" w:author="Conqueror" w:date="2021-04-06T19:59:00Z">
              <w:tcPr>
                <w:tcW w:w="1236" w:type="dxa"/>
                <w:vAlign w:val="center"/>
              </w:tcPr>
            </w:tcPrChange>
          </w:tcPr>
          <w:p w14:paraId="77DF6131" w14:textId="77777777" w:rsidR="00AC218F" w:rsidRPr="00317CAC" w:rsidRDefault="00850CBA">
            <w:pPr>
              <w:rPr>
                <w:rFonts w:eastAsia="仿宋"/>
              </w:rPr>
            </w:pPr>
            <w:r w:rsidRPr="00317CAC">
              <w:rPr>
                <w:rFonts w:eastAsia="仿宋"/>
              </w:rPr>
              <w:t>3</w:t>
            </w:r>
          </w:p>
        </w:tc>
      </w:tr>
      <w:tr w:rsidR="00AC218F" w:rsidRPr="00317CAC" w14:paraId="79C3450B" w14:textId="77777777" w:rsidTr="00AC218F">
        <w:tblPrEx>
          <w:tblW w:w="89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248" w:author="Conqueror" w:date="2021-04-06T20:00:00Z">
            <w:tblPrEx>
              <w:tblW w:w="89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cantSplit/>
          <w:trHeight w:hRule="exact" w:val="612"/>
          <w:jc w:val="center"/>
          <w:trPrChange w:id="249" w:author="Conqueror" w:date="2021-04-06T20:00:00Z">
            <w:trPr>
              <w:cantSplit/>
              <w:trHeight w:hRule="exact" w:val="454"/>
              <w:jc w:val="center"/>
            </w:trPr>
          </w:trPrChange>
        </w:trPr>
        <w:tc>
          <w:tcPr>
            <w:tcW w:w="1300" w:type="dxa"/>
            <w:vAlign w:val="center"/>
            <w:tcPrChange w:id="250" w:author="Conqueror" w:date="2021-04-06T20:00:00Z">
              <w:tcPr>
                <w:tcW w:w="1300" w:type="dxa"/>
                <w:vAlign w:val="center"/>
              </w:tcPr>
            </w:tcPrChange>
          </w:tcPr>
          <w:p w14:paraId="5B481E26" w14:textId="77777777" w:rsidR="00AC218F" w:rsidRPr="00317CAC" w:rsidRDefault="00850CBA">
            <w:pPr>
              <w:rPr>
                <w:rFonts w:eastAsia="仿宋"/>
              </w:rPr>
            </w:pPr>
            <w:r w:rsidRPr="00317CAC">
              <w:rPr>
                <w:rFonts w:eastAsia="仿宋"/>
              </w:rPr>
              <w:t>杨明</w:t>
            </w:r>
          </w:p>
        </w:tc>
        <w:tc>
          <w:tcPr>
            <w:tcW w:w="1496" w:type="dxa"/>
            <w:vAlign w:val="center"/>
            <w:tcPrChange w:id="251" w:author="Conqueror" w:date="2021-04-06T20:00:00Z">
              <w:tcPr>
                <w:tcW w:w="1496" w:type="dxa"/>
                <w:vAlign w:val="center"/>
              </w:tcPr>
            </w:tcPrChange>
          </w:tcPr>
          <w:p w14:paraId="78B99109" w14:textId="77777777" w:rsidR="00AC218F" w:rsidRPr="00317CAC" w:rsidRDefault="00850CBA">
            <w:pPr>
              <w:rPr>
                <w:rFonts w:eastAsia="仿宋"/>
              </w:rPr>
            </w:pPr>
            <w:r w:rsidRPr="00317CAC">
              <w:rPr>
                <w:rFonts w:eastAsia="仿宋"/>
              </w:rPr>
              <w:t>2018213470</w:t>
            </w:r>
          </w:p>
        </w:tc>
        <w:tc>
          <w:tcPr>
            <w:tcW w:w="1423" w:type="dxa"/>
            <w:gridSpan w:val="3"/>
            <w:vAlign w:val="center"/>
            <w:tcPrChange w:id="252" w:author="Conqueror" w:date="2021-04-06T20:00:00Z">
              <w:tcPr>
                <w:tcW w:w="1423" w:type="dxa"/>
                <w:gridSpan w:val="3"/>
                <w:vAlign w:val="center"/>
              </w:tcPr>
            </w:tcPrChange>
          </w:tcPr>
          <w:p w14:paraId="01FE026E" w14:textId="77777777" w:rsidR="00AC218F" w:rsidRPr="00317CAC" w:rsidRDefault="00850CBA">
            <w:pPr>
              <w:rPr>
                <w:rFonts w:eastAsia="仿宋"/>
              </w:rPr>
            </w:pPr>
            <w:r w:rsidRPr="00317CAC">
              <w:rPr>
                <w:rFonts w:eastAsia="仿宋"/>
              </w:rPr>
              <w:t>资</w:t>
            </w:r>
            <w:ins w:id="253" w:author="Conqueror" w:date="2021-04-06T19:59:00Z">
              <w:r w:rsidRPr="00317CAC">
                <w:rPr>
                  <w:rFonts w:eastAsia="仿宋"/>
                </w:rPr>
                <w:t>源与环境工程</w:t>
              </w:r>
            </w:ins>
            <w:r w:rsidRPr="00317CAC">
              <w:rPr>
                <w:rFonts w:eastAsia="仿宋"/>
              </w:rPr>
              <w:t>环学院</w:t>
            </w:r>
          </w:p>
        </w:tc>
        <w:tc>
          <w:tcPr>
            <w:tcW w:w="1559" w:type="dxa"/>
            <w:gridSpan w:val="2"/>
            <w:vAlign w:val="center"/>
            <w:tcPrChange w:id="254" w:author="Conqueror" w:date="2021-04-06T20:00:00Z">
              <w:tcPr>
                <w:tcW w:w="1559" w:type="dxa"/>
                <w:gridSpan w:val="2"/>
                <w:vAlign w:val="center"/>
              </w:tcPr>
            </w:tcPrChange>
          </w:tcPr>
          <w:p w14:paraId="08AFE8B1" w14:textId="77777777" w:rsidR="00AC218F" w:rsidRPr="00317CAC" w:rsidRDefault="00850CBA">
            <w:pPr>
              <w:rPr>
                <w:rFonts w:eastAsia="仿宋"/>
              </w:rPr>
            </w:pPr>
            <w:r w:rsidRPr="00317CAC">
              <w:rPr>
                <w:rFonts w:eastAsia="仿宋"/>
              </w:rPr>
              <w:t>18-</w:t>
            </w:r>
            <w:r w:rsidRPr="00317CAC">
              <w:rPr>
                <w:rFonts w:eastAsia="仿宋"/>
              </w:rPr>
              <w:t>勘查技术与工程</w:t>
            </w:r>
            <w:r w:rsidRPr="00317CAC">
              <w:rPr>
                <w:rFonts w:eastAsia="仿宋"/>
              </w:rPr>
              <w:t>-01</w:t>
            </w:r>
          </w:p>
        </w:tc>
        <w:tc>
          <w:tcPr>
            <w:tcW w:w="1979" w:type="dxa"/>
            <w:gridSpan w:val="2"/>
            <w:vAlign w:val="center"/>
            <w:tcPrChange w:id="255" w:author="Conqueror" w:date="2021-04-06T20:00:00Z">
              <w:tcPr>
                <w:tcW w:w="1979" w:type="dxa"/>
                <w:gridSpan w:val="2"/>
                <w:vAlign w:val="center"/>
              </w:tcPr>
            </w:tcPrChange>
          </w:tcPr>
          <w:p w14:paraId="5F7E80A7" w14:textId="77777777" w:rsidR="00AC218F" w:rsidRPr="00317CAC" w:rsidRDefault="00850CBA">
            <w:pPr>
              <w:rPr>
                <w:rFonts w:eastAsia="仿宋"/>
              </w:rPr>
            </w:pPr>
            <w:r w:rsidRPr="00317CAC">
              <w:rPr>
                <w:rFonts w:eastAsia="仿宋"/>
              </w:rPr>
              <w:t>实验结果验证分析</w:t>
            </w:r>
          </w:p>
        </w:tc>
        <w:tc>
          <w:tcPr>
            <w:tcW w:w="1236" w:type="dxa"/>
            <w:vAlign w:val="center"/>
            <w:tcPrChange w:id="256" w:author="Conqueror" w:date="2021-04-06T20:00:00Z">
              <w:tcPr>
                <w:tcW w:w="1236" w:type="dxa"/>
                <w:vAlign w:val="center"/>
              </w:tcPr>
            </w:tcPrChange>
          </w:tcPr>
          <w:p w14:paraId="131A79E7" w14:textId="77777777" w:rsidR="00AC218F" w:rsidRPr="00317CAC" w:rsidRDefault="00850CBA">
            <w:pPr>
              <w:rPr>
                <w:rFonts w:eastAsia="仿宋"/>
              </w:rPr>
            </w:pPr>
            <w:r w:rsidRPr="00317CAC">
              <w:rPr>
                <w:rFonts w:eastAsia="仿宋"/>
              </w:rPr>
              <w:t>3</w:t>
            </w:r>
          </w:p>
        </w:tc>
      </w:tr>
      <w:tr w:rsidR="00AC218F" w:rsidRPr="00317CAC" w14:paraId="3213F614" w14:textId="77777777" w:rsidTr="00AC218F">
        <w:tblPrEx>
          <w:tblW w:w="89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257" w:author="Conqueror" w:date="2021-04-06T20:00:00Z">
            <w:tblPrEx>
              <w:tblW w:w="89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cantSplit/>
          <w:trHeight w:hRule="exact" w:val="684"/>
          <w:jc w:val="center"/>
          <w:trPrChange w:id="258" w:author="Conqueror" w:date="2021-04-06T20:00:00Z">
            <w:trPr>
              <w:cantSplit/>
              <w:trHeight w:hRule="exact" w:val="454"/>
              <w:jc w:val="center"/>
            </w:trPr>
          </w:trPrChange>
        </w:trPr>
        <w:tc>
          <w:tcPr>
            <w:tcW w:w="1300" w:type="dxa"/>
            <w:vAlign w:val="center"/>
            <w:tcPrChange w:id="259" w:author="Conqueror" w:date="2021-04-06T20:00:00Z">
              <w:tcPr>
                <w:tcW w:w="1300" w:type="dxa"/>
                <w:vAlign w:val="center"/>
              </w:tcPr>
            </w:tcPrChange>
          </w:tcPr>
          <w:p w14:paraId="533CA4B1" w14:textId="77777777" w:rsidR="00AC218F" w:rsidRPr="00317CAC" w:rsidRDefault="00850CBA">
            <w:pPr>
              <w:rPr>
                <w:rFonts w:eastAsia="仿宋"/>
              </w:rPr>
            </w:pPr>
            <w:proofErr w:type="gramStart"/>
            <w:r w:rsidRPr="00317CAC">
              <w:rPr>
                <w:rFonts w:eastAsia="仿宋"/>
              </w:rPr>
              <w:t>陈滋泉</w:t>
            </w:r>
            <w:proofErr w:type="gramEnd"/>
          </w:p>
        </w:tc>
        <w:tc>
          <w:tcPr>
            <w:tcW w:w="1496" w:type="dxa"/>
            <w:vAlign w:val="center"/>
            <w:tcPrChange w:id="260" w:author="Conqueror" w:date="2021-04-06T20:00:00Z">
              <w:tcPr>
                <w:tcW w:w="1496" w:type="dxa"/>
                <w:vAlign w:val="center"/>
              </w:tcPr>
            </w:tcPrChange>
          </w:tcPr>
          <w:p w14:paraId="5886F124" w14:textId="77777777" w:rsidR="00AC218F" w:rsidRPr="00317CAC" w:rsidRDefault="00850CBA">
            <w:pPr>
              <w:rPr>
                <w:rFonts w:eastAsia="仿宋"/>
              </w:rPr>
            </w:pPr>
            <w:r w:rsidRPr="00317CAC">
              <w:rPr>
                <w:rFonts w:eastAsia="仿宋"/>
              </w:rPr>
              <w:t>2018213459</w:t>
            </w:r>
          </w:p>
        </w:tc>
        <w:tc>
          <w:tcPr>
            <w:tcW w:w="1423" w:type="dxa"/>
            <w:gridSpan w:val="3"/>
            <w:vAlign w:val="center"/>
            <w:tcPrChange w:id="261" w:author="Conqueror" w:date="2021-04-06T20:00:00Z">
              <w:tcPr>
                <w:tcW w:w="1423" w:type="dxa"/>
                <w:gridSpan w:val="3"/>
                <w:vAlign w:val="center"/>
              </w:tcPr>
            </w:tcPrChange>
          </w:tcPr>
          <w:p w14:paraId="4BDDDFEC" w14:textId="77777777" w:rsidR="00AC218F" w:rsidRPr="00317CAC" w:rsidRDefault="00850CBA">
            <w:pPr>
              <w:rPr>
                <w:rFonts w:eastAsia="仿宋"/>
              </w:rPr>
            </w:pPr>
            <w:r w:rsidRPr="00317CAC">
              <w:rPr>
                <w:rFonts w:eastAsia="仿宋"/>
              </w:rPr>
              <w:t>资</w:t>
            </w:r>
            <w:ins w:id="262" w:author="Conqueror" w:date="2021-04-06T19:59:00Z">
              <w:r w:rsidRPr="00317CAC">
                <w:rPr>
                  <w:rFonts w:eastAsia="仿宋"/>
                </w:rPr>
                <w:t>源与环境工程</w:t>
              </w:r>
            </w:ins>
            <w:del w:id="263" w:author="Conqueror" w:date="2021-04-06T20:00:00Z">
              <w:r w:rsidRPr="00317CAC">
                <w:rPr>
                  <w:rFonts w:eastAsia="仿宋"/>
                </w:rPr>
                <w:delText>环</w:delText>
              </w:r>
            </w:del>
            <w:r w:rsidRPr="00317CAC">
              <w:rPr>
                <w:rFonts w:eastAsia="仿宋"/>
              </w:rPr>
              <w:t>学院</w:t>
            </w:r>
          </w:p>
        </w:tc>
        <w:tc>
          <w:tcPr>
            <w:tcW w:w="1559" w:type="dxa"/>
            <w:gridSpan w:val="2"/>
            <w:vAlign w:val="center"/>
            <w:tcPrChange w:id="264" w:author="Conqueror" w:date="2021-04-06T20:00:00Z">
              <w:tcPr>
                <w:tcW w:w="1559" w:type="dxa"/>
                <w:gridSpan w:val="2"/>
                <w:vAlign w:val="center"/>
              </w:tcPr>
            </w:tcPrChange>
          </w:tcPr>
          <w:p w14:paraId="19E44584" w14:textId="77777777" w:rsidR="00AC218F" w:rsidRPr="00317CAC" w:rsidRDefault="00850CBA">
            <w:pPr>
              <w:rPr>
                <w:rFonts w:eastAsia="仿宋"/>
              </w:rPr>
            </w:pPr>
            <w:r w:rsidRPr="00317CAC">
              <w:rPr>
                <w:rFonts w:eastAsia="仿宋"/>
              </w:rPr>
              <w:t>18-</w:t>
            </w:r>
            <w:r w:rsidRPr="00317CAC">
              <w:rPr>
                <w:rFonts w:eastAsia="仿宋"/>
              </w:rPr>
              <w:t>勘查技术与工程</w:t>
            </w:r>
            <w:r w:rsidRPr="00317CAC">
              <w:rPr>
                <w:rFonts w:eastAsia="仿宋"/>
              </w:rPr>
              <w:t>-01</w:t>
            </w:r>
          </w:p>
        </w:tc>
        <w:tc>
          <w:tcPr>
            <w:tcW w:w="1979" w:type="dxa"/>
            <w:gridSpan w:val="2"/>
            <w:vAlign w:val="center"/>
            <w:tcPrChange w:id="265" w:author="Conqueror" w:date="2021-04-06T20:00:00Z">
              <w:tcPr>
                <w:tcW w:w="1979" w:type="dxa"/>
                <w:gridSpan w:val="2"/>
                <w:vAlign w:val="center"/>
              </w:tcPr>
            </w:tcPrChange>
          </w:tcPr>
          <w:p w14:paraId="654B9831" w14:textId="77777777" w:rsidR="00AC218F" w:rsidRPr="00317CAC" w:rsidRDefault="00850CBA">
            <w:pPr>
              <w:rPr>
                <w:rFonts w:eastAsia="仿宋"/>
              </w:rPr>
            </w:pPr>
            <w:r w:rsidRPr="00317CAC">
              <w:rPr>
                <w:rFonts w:eastAsia="仿宋"/>
              </w:rPr>
              <w:t>建立模型和调试</w:t>
            </w:r>
          </w:p>
        </w:tc>
        <w:tc>
          <w:tcPr>
            <w:tcW w:w="1236" w:type="dxa"/>
            <w:vAlign w:val="center"/>
            <w:tcPrChange w:id="266" w:author="Conqueror" w:date="2021-04-06T20:00:00Z">
              <w:tcPr>
                <w:tcW w:w="1236" w:type="dxa"/>
                <w:vAlign w:val="center"/>
              </w:tcPr>
            </w:tcPrChange>
          </w:tcPr>
          <w:p w14:paraId="201A7555" w14:textId="77777777" w:rsidR="00AC218F" w:rsidRPr="00317CAC" w:rsidRDefault="00850CBA">
            <w:pPr>
              <w:rPr>
                <w:rFonts w:eastAsia="仿宋"/>
              </w:rPr>
            </w:pPr>
            <w:r w:rsidRPr="00317CAC">
              <w:rPr>
                <w:rFonts w:eastAsia="仿宋"/>
              </w:rPr>
              <w:t>3</w:t>
            </w:r>
          </w:p>
        </w:tc>
      </w:tr>
      <w:tr w:rsidR="00AC218F" w:rsidRPr="00317CAC" w14:paraId="56699D06" w14:textId="77777777" w:rsidTr="00AC218F">
        <w:tblPrEx>
          <w:tblW w:w="89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267" w:author="Conqueror" w:date="2021-04-06T20:00:00Z">
            <w:tblPrEx>
              <w:tblW w:w="89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cantSplit/>
          <w:trHeight w:hRule="exact" w:val="684"/>
          <w:jc w:val="center"/>
          <w:trPrChange w:id="268" w:author="Conqueror" w:date="2021-04-06T20:00:00Z">
            <w:trPr>
              <w:cantSplit/>
              <w:trHeight w:hRule="exact" w:val="454"/>
              <w:jc w:val="center"/>
            </w:trPr>
          </w:trPrChange>
        </w:trPr>
        <w:tc>
          <w:tcPr>
            <w:tcW w:w="1300" w:type="dxa"/>
            <w:vAlign w:val="center"/>
            <w:tcPrChange w:id="269" w:author="Conqueror" w:date="2021-04-06T20:00:00Z">
              <w:tcPr>
                <w:tcW w:w="1300" w:type="dxa"/>
                <w:vAlign w:val="center"/>
              </w:tcPr>
            </w:tcPrChange>
          </w:tcPr>
          <w:p w14:paraId="42D41995" w14:textId="77777777" w:rsidR="00AC218F" w:rsidRPr="00317CAC" w:rsidRDefault="00850CBA">
            <w:pPr>
              <w:rPr>
                <w:rFonts w:eastAsia="仿宋"/>
              </w:rPr>
            </w:pPr>
            <w:r w:rsidRPr="00317CAC">
              <w:rPr>
                <w:rFonts w:eastAsia="仿宋"/>
              </w:rPr>
              <w:t>娄西宇</w:t>
            </w:r>
          </w:p>
        </w:tc>
        <w:tc>
          <w:tcPr>
            <w:tcW w:w="1496" w:type="dxa"/>
            <w:vAlign w:val="center"/>
            <w:tcPrChange w:id="270" w:author="Conqueror" w:date="2021-04-06T20:00:00Z">
              <w:tcPr>
                <w:tcW w:w="1496" w:type="dxa"/>
                <w:vAlign w:val="center"/>
              </w:tcPr>
            </w:tcPrChange>
          </w:tcPr>
          <w:p w14:paraId="5DE64B6F" w14:textId="77777777" w:rsidR="00AC218F" w:rsidRPr="00317CAC" w:rsidRDefault="00850CBA">
            <w:pPr>
              <w:rPr>
                <w:rFonts w:eastAsia="仿宋"/>
              </w:rPr>
            </w:pPr>
            <w:r w:rsidRPr="00317CAC">
              <w:rPr>
                <w:rFonts w:eastAsia="仿宋"/>
              </w:rPr>
              <w:t>2018213462</w:t>
            </w:r>
          </w:p>
        </w:tc>
        <w:tc>
          <w:tcPr>
            <w:tcW w:w="1423" w:type="dxa"/>
            <w:gridSpan w:val="3"/>
            <w:vAlign w:val="center"/>
            <w:tcPrChange w:id="271" w:author="Conqueror" w:date="2021-04-06T20:00:00Z">
              <w:tcPr>
                <w:tcW w:w="1423" w:type="dxa"/>
                <w:gridSpan w:val="3"/>
                <w:vAlign w:val="center"/>
              </w:tcPr>
            </w:tcPrChange>
          </w:tcPr>
          <w:p w14:paraId="66E8C726" w14:textId="77777777" w:rsidR="00AC218F" w:rsidRPr="00317CAC" w:rsidRDefault="00850CBA">
            <w:pPr>
              <w:rPr>
                <w:rFonts w:eastAsia="仿宋"/>
              </w:rPr>
            </w:pPr>
            <w:r w:rsidRPr="00317CAC">
              <w:rPr>
                <w:rFonts w:eastAsia="仿宋"/>
              </w:rPr>
              <w:t>资</w:t>
            </w:r>
            <w:ins w:id="272" w:author="Conqueror" w:date="2021-04-06T19:59:00Z">
              <w:r w:rsidRPr="00317CAC">
                <w:rPr>
                  <w:rFonts w:eastAsia="仿宋"/>
                </w:rPr>
                <w:t>源与环境工程</w:t>
              </w:r>
            </w:ins>
            <w:del w:id="273" w:author="Conqueror" w:date="2021-04-06T20:00:00Z">
              <w:r w:rsidRPr="00317CAC">
                <w:rPr>
                  <w:rFonts w:eastAsia="仿宋"/>
                </w:rPr>
                <w:delText>环</w:delText>
              </w:r>
            </w:del>
            <w:r w:rsidRPr="00317CAC">
              <w:rPr>
                <w:rFonts w:eastAsia="仿宋"/>
              </w:rPr>
              <w:t>学院</w:t>
            </w:r>
          </w:p>
        </w:tc>
        <w:tc>
          <w:tcPr>
            <w:tcW w:w="1559" w:type="dxa"/>
            <w:gridSpan w:val="2"/>
            <w:vAlign w:val="center"/>
            <w:tcPrChange w:id="274" w:author="Conqueror" w:date="2021-04-06T20:00:00Z">
              <w:tcPr>
                <w:tcW w:w="1559" w:type="dxa"/>
                <w:gridSpan w:val="2"/>
                <w:vAlign w:val="center"/>
              </w:tcPr>
            </w:tcPrChange>
          </w:tcPr>
          <w:p w14:paraId="0B2CF73E" w14:textId="77777777" w:rsidR="00AC218F" w:rsidRPr="00317CAC" w:rsidRDefault="00850CBA">
            <w:pPr>
              <w:rPr>
                <w:rFonts w:eastAsia="仿宋"/>
              </w:rPr>
            </w:pPr>
            <w:r w:rsidRPr="00317CAC">
              <w:rPr>
                <w:rFonts w:eastAsia="仿宋"/>
              </w:rPr>
              <w:t>18-</w:t>
            </w:r>
            <w:r w:rsidRPr="00317CAC">
              <w:rPr>
                <w:rFonts w:eastAsia="仿宋"/>
              </w:rPr>
              <w:t>勘查技术与工程</w:t>
            </w:r>
            <w:r w:rsidRPr="00317CAC">
              <w:rPr>
                <w:rFonts w:eastAsia="仿宋"/>
              </w:rPr>
              <w:t>-01</w:t>
            </w:r>
          </w:p>
        </w:tc>
        <w:tc>
          <w:tcPr>
            <w:tcW w:w="1979" w:type="dxa"/>
            <w:gridSpan w:val="2"/>
            <w:vAlign w:val="center"/>
            <w:tcPrChange w:id="275" w:author="Conqueror" w:date="2021-04-06T20:00:00Z">
              <w:tcPr>
                <w:tcW w:w="1979" w:type="dxa"/>
                <w:gridSpan w:val="2"/>
                <w:vAlign w:val="center"/>
              </w:tcPr>
            </w:tcPrChange>
          </w:tcPr>
          <w:p w14:paraId="5715B15B" w14:textId="77777777" w:rsidR="00AC218F" w:rsidRPr="00317CAC" w:rsidRDefault="00850CBA">
            <w:pPr>
              <w:rPr>
                <w:rFonts w:eastAsia="仿宋"/>
              </w:rPr>
            </w:pPr>
            <w:r w:rsidRPr="00317CAC">
              <w:rPr>
                <w:rFonts w:eastAsia="仿宋"/>
              </w:rPr>
              <w:t>数据处理</w:t>
            </w:r>
          </w:p>
        </w:tc>
        <w:tc>
          <w:tcPr>
            <w:tcW w:w="1236" w:type="dxa"/>
            <w:vAlign w:val="center"/>
            <w:tcPrChange w:id="276" w:author="Conqueror" w:date="2021-04-06T20:00:00Z">
              <w:tcPr>
                <w:tcW w:w="1236" w:type="dxa"/>
                <w:vAlign w:val="center"/>
              </w:tcPr>
            </w:tcPrChange>
          </w:tcPr>
          <w:p w14:paraId="7641D3DC" w14:textId="77777777" w:rsidR="00AC218F" w:rsidRPr="00317CAC" w:rsidRDefault="00850CBA">
            <w:pPr>
              <w:rPr>
                <w:rFonts w:eastAsia="仿宋"/>
              </w:rPr>
            </w:pPr>
            <w:r w:rsidRPr="00317CAC">
              <w:rPr>
                <w:rFonts w:eastAsia="仿宋"/>
              </w:rPr>
              <w:t>3</w:t>
            </w:r>
          </w:p>
        </w:tc>
      </w:tr>
      <w:tr w:rsidR="00AC218F" w:rsidRPr="00317CAC" w14:paraId="5944D2B2" w14:textId="77777777" w:rsidTr="00AC218F">
        <w:tblPrEx>
          <w:tblW w:w="89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277" w:author="Conqueror" w:date="2021-04-06T20:00:00Z">
            <w:tblPrEx>
              <w:tblW w:w="89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cantSplit/>
          <w:trHeight w:hRule="exact" w:val="652"/>
          <w:jc w:val="center"/>
          <w:trPrChange w:id="278" w:author="Conqueror" w:date="2021-04-06T20:00:00Z">
            <w:trPr>
              <w:cantSplit/>
              <w:trHeight w:hRule="exact" w:val="454"/>
              <w:jc w:val="center"/>
            </w:trPr>
          </w:trPrChange>
        </w:trPr>
        <w:tc>
          <w:tcPr>
            <w:tcW w:w="1300" w:type="dxa"/>
            <w:vAlign w:val="center"/>
            <w:tcPrChange w:id="279" w:author="Conqueror" w:date="2021-04-06T20:00:00Z">
              <w:tcPr>
                <w:tcW w:w="1300" w:type="dxa"/>
                <w:vAlign w:val="center"/>
              </w:tcPr>
            </w:tcPrChange>
          </w:tcPr>
          <w:p w14:paraId="2CB9E3FF" w14:textId="77777777" w:rsidR="00AC218F" w:rsidRPr="00317CAC" w:rsidRDefault="00850CBA">
            <w:pPr>
              <w:rPr>
                <w:rFonts w:eastAsia="仿宋"/>
              </w:rPr>
            </w:pPr>
            <w:r w:rsidRPr="00317CAC">
              <w:rPr>
                <w:rFonts w:eastAsia="仿宋"/>
              </w:rPr>
              <w:t>高腾飞</w:t>
            </w:r>
          </w:p>
        </w:tc>
        <w:tc>
          <w:tcPr>
            <w:tcW w:w="1496" w:type="dxa"/>
            <w:vAlign w:val="center"/>
            <w:tcPrChange w:id="280" w:author="Conqueror" w:date="2021-04-06T20:00:00Z">
              <w:tcPr>
                <w:tcW w:w="1496" w:type="dxa"/>
                <w:vAlign w:val="center"/>
              </w:tcPr>
            </w:tcPrChange>
          </w:tcPr>
          <w:p w14:paraId="726C67EE" w14:textId="77777777" w:rsidR="00AC218F" w:rsidRPr="00317CAC" w:rsidRDefault="00850CBA">
            <w:pPr>
              <w:rPr>
                <w:rFonts w:eastAsia="仿宋"/>
              </w:rPr>
            </w:pPr>
            <w:r w:rsidRPr="00317CAC">
              <w:rPr>
                <w:rFonts w:eastAsia="仿宋"/>
              </w:rPr>
              <w:t>2018213456</w:t>
            </w:r>
          </w:p>
        </w:tc>
        <w:tc>
          <w:tcPr>
            <w:tcW w:w="1423" w:type="dxa"/>
            <w:gridSpan w:val="3"/>
            <w:vAlign w:val="center"/>
            <w:tcPrChange w:id="281" w:author="Conqueror" w:date="2021-04-06T20:00:00Z">
              <w:tcPr>
                <w:tcW w:w="1423" w:type="dxa"/>
                <w:gridSpan w:val="3"/>
                <w:vAlign w:val="center"/>
              </w:tcPr>
            </w:tcPrChange>
          </w:tcPr>
          <w:p w14:paraId="43DBFB70" w14:textId="77777777" w:rsidR="00AC218F" w:rsidRPr="00317CAC" w:rsidRDefault="00850CBA">
            <w:pPr>
              <w:rPr>
                <w:rFonts w:eastAsia="仿宋"/>
              </w:rPr>
            </w:pPr>
            <w:r w:rsidRPr="00317CAC">
              <w:rPr>
                <w:rFonts w:eastAsia="仿宋"/>
              </w:rPr>
              <w:t>资</w:t>
            </w:r>
            <w:ins w:id="282" w:author="Conqueror" w:date="2021-04-06T19:59:00Z">
              <w:r w:rsidRPr="00317CAC">
                <w:rPr>
                  <w:rFonts w:eastAsia="仿宋"/>
                </w:rPr>
                <w:t>源与环境工程</w:t>
              </w:r>
            </w:ins>
            <w:del w:id="283" w:author="Conqueror" w:date="2021-04-06T20:00:00Z">
              <w:r w:rsidRPr="00317CAC">
                <w:rPr>
                  <w:rFonts w:eastAsia="仿宋"/>
                </w:rPr>
                <w:delText>环</w:delText>
              </w:r>
            </w:del>
            <w:r w:rsidRPr="00317CAC">
              <w:rPr>
                <w:rFonts w:eastAsia="仿宋"/>
              </w:rPr>
              <w:t>学院</w:t>
            </w:r>
          </w:p>
        </w:tc>
        <w:tc>
          <w:tcPr>
            <w:tcW w:w="1559" w:type="dxa"/>
            <w:gridSpan w:val="2"/>
            <w:vAlign w:val="center"/>
            <w:tcPrChange w:id="284" w:author="Conqueror" w:date="2021-04-06T20:00:00Z">
              <w:tcPr>
                <w:tcW w:w="1559" w:type="dxa"/>
                <w:gridSpan w:val="2"/>
                <w:vAlign w:val="center"/>
              </w:tcPr>
            </w:tcPrChange>
          </w:tcPr>
          <w:p w14:paraId="6949D9C4" w14:textId="77777777" w:rsidR="00AC218F" w:rsidRPr="00317CAC" w:rsidRDefault="00850CBA">
            <w:pPr>
              <w:rPr>
                <w:rFonts w:eastAsia="仿宋"/>
              </w:rPr>
            </w:pPr>
            <w:r w:rsidRPr="00317CAC">
              <w:rPr>
                <w:rFonts w:eastAsia="仿宋"/>
              </w:rPr>
              <w:t>18-</w:t>
            </w:r>
            <w:r w:rsidRPr="00317CAC">
              <w:rPr>
                <w:rFonts w:eastAsia="仿宋"/>
              </w:rPr>
              <w:t>勘查技术与工程</w:t>
            </w:r>
            <w:r w:rsidRPr="00317CAC">
              <w:rPr>
                <w:rFonts w:eastAsia="仿宋"/>
              </w:rPr>
              <w:t>-01</w:t>
            </w:r>
          </w:p>
        </w:tc>
        <w:tc>
          <w:tcPr>
            <w:tcW w:w="1979" w:type="dxa"/>
            <w:gridSpan w:val="2"/>
            <w:vAlign w:val="center"/>
            <w:tcPrChange w:id="285" w:author="Conqueror" w:date="2021-04-06T20:00:00Z">
              <w:tcPr>
                <w:tcW w:w="1979" w:type="dxa"/>
                <w:gridSpan w:val="2"/>
                <w:vAlign w:val="center"/>
              </w:tcPr>
            </w:tcPrChange>
          </w:tcPr>
          <w:p w14:paraId="51342B7D" w14:textId="77777777" w:rsidR="00AC218F" w:rsidRPr="00317CAC" w:rsidRDefault="00850CBA">
            <w:pPr>
              <w:rPr>
                <w:rFonts w:eastAsia="仿宋"/>
              </w:rPr>
            </w:pPr>
            <w:r w:rsidRPr="00317CAC">
              <w:rPr>
                <w:rFonts w:eastAsia="仿宋"/>
              </w:rPr>
              <w:t>研究方案设计</w:t>
            </w:r>
          </w:p>
        </w:tc>
        <w:tc>
          <w:tcPr>
            <w:tcW w:w="1236" w:type="dxa"/>
            <w:vAlign w:val="center"/>
            <w:tcPrChange w:id="286" w:author="Conqueror" w:date="2021-04-06T20:00:00Z">
              <w:tcPr>
                <w:tcW w:w="1236" w:type="dxa"/>
                <w:vAlign w:val="center"/>
              </w:tcPr>
            </w:tcPrChange>
          </w:tcPr>
          <w:p w14:paraId="59753AD7" w14:textId="77777777" w:rsidR="00AC218F" w:rsidRPr="00317CAC" w:rsidRDefault="00850CBA">
            <w:pPr>
              <w:spacing w:line="300" w:lineRule="auto"/>
              <w:rPr>
                <w:rFonts w:eastAsia="仿宋"/>
              </w:rPr>
            </w:pPr>
            <w:r w:rsidRPr="00317CAC">
              <w:rPr>
                <w:rFonts w:eastAsia="仿宋"/>
              </w:rPr>
              <w:t>3</w:t>
            </w:r>
          </w:p>
          <w:p w14:paraId="015F418C" w14:textId="77777777" w:rsidR="00AC218F" w:rsidRPr="00317CAC" w:rsidRDefault="00AC218F">
            <w:pPr>
              <w:spacing w:line="300" w:lineRule="auto"/>
              <w:ind w:firstLineChars="200" w:firstLine="420"/>
              <w:rPr>
                <w:rFonts w:eastAsia="仿宋"/>
              </w:rPr>
            </w:pPr>
          </w:p>
          <w:p w14:paraId="3E623981" w14:textId="77777777" w:rsidR="00AC218F" w:rsidRPr="00317CAC" w:rsidRDefault="00AC218F">
            <w:pPr>
              <w:rPr>
                <w:rFonts w:eastAsia="仿宋"/>
              </w:rPr>
            </w:pPr>
          </w:p>
        </w:tc>
      </w:tr>
      <w:tr w:rsidR="00AC218F" w:rsidRPr="00317CAC" w14:paraId="699B203B" w14:textId="77777777">
        <w:trPr>
          <w:cantSplit/>
          <w:trHeight w:val="1236"/>
          <w:jc w:val="center"/>
        </w:trPr>
        <w:tc>
          <w:tcPr>
            <w:tcW w:w="8993" w:type="dxa"/>
            <w:gridSpan w:val="10"/>
            <w:vAlign w:val="center"/>
          </w:tcPr>
          <w:p w14:paraId="4053CAE2" w14:textId="77777777" w:rsidR="00AC218F" w:rsidRPr="00317CAC" w:rsidRDefault="00AC218F">
            <w:pPr>
              <w:rPr>
                <w:rFonts w:eastAsia="仿宋"/>
              </w:rPr>
            </w:pPr>
          </w:p>
        </w:tc>
      </w:tr>
      <w:tr w:rsidR="00AC218F" w:rsidRPr="00317CAC" w14:paraId="427A86E5" w14:textId="77777777">
        <w:trPr>
          <w:cantSplit/>
          <w:trHeight w:val="1236"/>
          <w:jc w:val="center"/>
        </w:trPr>
        <w:tc>
          <w:tcPr>
            <w:tcW w:w="8993" w:type="dxa"/>
            <w:gridSpan w:val="10"/>
            <w:vAlign w:val="center"/>
          </w:tcPr>
          <w:p w14:paraId="7F30795B" w14:textId="77777777" w:rsidR="00AC218F" w:rsidRPr="00317CAC" w:rsidRDefault="00850CBA">
            <w:pPr>
              <w:rPr>
                <w:rFonts w:eastAsia="仿宋"/>
              </w:rPr>
            </w:pPr>
            <w:r w:rsidRPr="00317CAC">
              <w:rPr>
                <w:rFonts w:eastAsia="仿宋"/>
              </w:rPr>
              <w:lastRenderedPageBreak/>
              <w:t>项目简介（</w:t>
            </w:r>
            <w:r w:rsidRPr="00317CAC">
              <w:rPr>
                <w:rFonts w:eastAsia="仿宋"/>
              </w:rPr>
              <w:t>300</w:t>
            </w:r>
            <w:r w:rsidRPr="00317CAC">
              <w:rPr>
                <w:rFonts w:eastAsia="仿宋"/>
              </w:rPr>
              <w:t>字左右，研究内容、研究成果、创新点）</w:t>
            </w:r>
          </w:p>
          <w:p w14:paraId="01AC96EB" w14:textId="77777777" w:rsidR="00AC218F" w:rsidRPr="00317CAC" w:rsidRDefault="00AC218F">
            <w:pPr>
              <w:rPr>
                <w:rFonts w:eastAsia="仿宋"/>
              </w:rPr>
            </w:pPr>
          </w:p>
          <w:p w14:paraId="5526566A" w14:textId="77777777" w:rsidR="00AC218F" w:rsidRPr="00317CAC" w:rsidRDefault="00850CBA">
            <w:pPr>
              <w:spacing w:line="300" w:lineRule="auto"/>
              <w:ind w:firstLineChars="200" w:firstLine="480"/>
              <w:rPr>
                <w:rFonts w:eastAsia="楷体"/>
              </w:rPr>
            </w:pPr>
            <w:r w:rsidRPr="00317CAC">
              <w:rPr>
                <w:rFonts w:eastAsia="楷体"/>
                <w:sz w:val="24"/>
              </w:rPr>
              <w:t>1</w:t>
            </w:r>
            <w:r w:rsidRPr="00317CAC">
              <w:rPr>
                <w:rFonts w:eastAsia="楷体"/>
                <w:sz w:val="24"/>
              </w:rPr>
              <w:t>、研究内容</w:t>
            </w:r>
          </w:p>
          <w:p w14:paraId="3ACDFE52" w14:textId="12C7A8D1" w:rsidR="00AC218F" w:rsidRPr="00317CAC" w:rsidRDefault="002219D9">
            <w:pPr>
              <w:spacing w:line="300" w:lineRule="auto"/>
              <w:ind w:firstLineChars="200" w:firstLine="420"/>
            </w:pPr>
            <w:r w:rsidRPr="00317CAC">
              <w:t>利用</w:t>
            </w:r>
            <w:r w:rsidR="00850CBA" w:rsidRPr="00317CAC">
              <w:t>MATLAB</w:t>
            </w:r>
            <w:commentRangeStart w:id="287"/>
            <w:del w:id="288" w:author="1379323603@qq.com" w:date="2021-04-14T14:43:00Z">
              <w:r w:rsidR="008D6BA4" w:rsidRPr="00317CAC" w:rsidDel="00602969">
                <w:delText>深度</w:delText>
              </w:r>
            </w:del>
            <w:ins w:id="289" w:author="1379323603@qq.com" w:date="2021-04-14T14:43:00Z">
              <w:r w:rsidR="00602969">
                <w:rPr>
                  <w:rFonts w:hint="eastAsia"/>
                </w:rPr>
                <w:t>机器</w:t>
              </w:r>
            </w:ins>
            <w:r w:rsidR="008D6BA4" w:rsidRPr="00317CAC">
              <w:t>学习</w:t>
            </w:r>
            <w:commentRangeEnd w:id="287"/>
            <w:r w:rsidR="008D6BA4" w:rsidRPr="00317CAC">
              <w:rPr>
                <w:rStyle w:val="af2"/>
              </w:rPr>
              <w:commentReference w:id="287"/>
            </w:r>
            <w:r w:rsidRPr="00317CAC">
              <w:t>平台</w:t>
            </w:r>
            <w:r w:rsidR="00361359" w:rsidRPr="00317CAC">
              <w:t>，</w:t>
            </w:r>
            <w:r w:rsidR="008D6BA4" w:rsidRPr="00317CAC">
              <w:t>对大量的桩基低应变检测数</w:t>
            </w:r>
            <w:r w:rsidRPr="00317CAC">
              <w:t>开展了</w:t>
            </w:r>
            <w:r w:rsidR="00850CBA" w:rsidRPr="00317CAC">
              <w:t>大数据分析</w:t>
            </w:r>
            <w:r w:rsidR="0054372F" w:rsidRPr="00317CAC">
              <w:t>及</w:t>
            </w:r>
            <w:ins w:id="290" w:author="1379323603@qq.com" w:date="2021-04-14T14:44:00Z">
              <w:r w:rsidR="00602969">
                <w:rPr>
                  <w:rFonts w:hint="eastAsia"/>
                </w:rPr>
                <w:t>机器</w:t>
              </w:r>
            </w:ins>
            <w:commentRangeStart w:id="291"/>
            <w:r w:rsidR="0054372F" w:rsidRPr="00317CAC">
              <w:t>学习</w:t>
            </w:r>
            <w:commentRangeEnd w:id="291"/>
            <w:r w:rsidR="0054372F" w:rsidRPr="00317CAC">
              <w:rPr>
                <w:rStyle w:val="af2"/>
              </w:rPr>
              <w:commentReference w:id="291"/>
            </w:r>
            <w:r w:rsidR="00850CBA" w:rsidRPr="00317CAC">
              <w:t>，</w:t>
            </w:r>
            <w:r w:rsidR="00AB496A">
              <w:rPr>
                <w:rFonts w:hint="eastAsia"/>
              </w:rPr>
              <w:t>提出了</w:t>
            </w:r>
            <w:r w:rsidR="00AB496A" w:rsidRPr="00317CAC">
              <w:t>可对桩基础低应变检测缺陷等级自动分类的模型</w:t>
            </w:r>
            <w:r w:rsidR="00AB496A">
              <w:rPr>
                <w:rFonts w:hint="eastAsia"/>
              </w:rPr>
              <w:t>和</w:t>
            </w:r>
            <w:r w:rsidR="00AB496A" w:rsidRPr="00317CAC">
              <w:t>方法。</w:t>
            </w:r>
            <w:r w:rsidR="00D25EFC">
              <w:rPr>
                <w:rFonts w:hint="eastAsia"/>
              </w:rPr>
              <w:t>其关键内容包括</w:t>
            </w:r>
            <w:r w:rsidR="00452386">
              <w:rPr>
                <w:rFonts w:hint="eastAsia"/>
              </w:rPr>
              <w:t>前期</w:t>
            </w:r>
            <w:r w:rsidR="008540E1" w:rsidRPr="00317CAC">
              <w:t>数据的人工分类标定，中期现场</w:t>
            </w:r>
            <w:proofErr w:type="gramStart"/>
            <w:r w:rsidR="00FE4454">
              <w:rPr>
                <w:rFonts w:hint="eastAsia"/>
              </w:rPr>
              <w:t>典型基</w:t>
            </w:r>
            <w:proofErr w:type="gramEnd"/>
            <w:r w:rsidR="00FE4454">
              <w:rPr>
                <w:rFonts w:hint="eastAsia"/>
              </w:rPr>
              <w:t>桩</w:t>
            </w:r>
            <w:r w:rsidR="008540E1" w:rsidRPr="00317CAC">
              <w:t>实地测试，后期建立</w:t>
            </w:r>
            <w:r w:rsidR="00850CBA" w:rsidRPr="00317CAC">
              <w:t>时序神经网络</w:t>
            </w:r>
            <w:r w:rsidR="0055701A">
              <w:rPr>
                <w:rFonts w:hint="eastAsia"/>
              </w:rPr>
              <w:t>模型</w:t>
            </w:r>
            <w:r w:rsidR="008540E1" w:rsidRPr="00317CAC">
              <w:t>。</w:t>
            </w:r>
          </w:p>
          <w:p w14:paraId="0BA26A28" w14:textId="77777777" w:rsidR="00AC218F" w:rsidRPr="00317CAC" w:rsidRDefault="00AC218F">
            <w:pPr>
              <w:spacing w:line="300" w:lineRule="auto"/>
              <w:ind w:firstLineChars="200" w:firstLine="420"/>
              <w:rPr>
                <w:szCs w:val="21"/>
              </w:rPr>
            </w:pPr>
          </w:p>
          <w:p w14:paraId="70CF3641" w14:textId="77777777" w:rsidR="00AC218F" w:rsidRPr="00317CAC" w:rsidRDefault="00850CBA">
            <w:pPr>
              <w:spacing w:line="300" w:lineRule="auto"/>
              <w:ind w:firstLineChars="200" w:firstLine="480"/>
              <w:jc w:val="left"/>
              <w:rPr>
                <w:rFonts w:eastAsia="楷体"/>
                <w:sz w:val="24"/>
              </w:rPr>
            </w:pPr>
            <w:r w:rsidRPr="00317CAC">
              <w:rPr>
                <w:rFonts w:eastAsia="楷体"/>
                <w:sz w:val="24"/>
              </w:rPr>
              <w:t>2</w:t>
            </w:r>
            <w:r w:rsidRPr="00317CAC">
              <w:rPr>
                <w:rFonts w:eastAsia="楷体"/>
                <w:sz w:val="24"/>
              </w:rPr>
              <w:t>、研究成果</w:t>
            </w:r>
          </w:p>
          <w:p w14:paraId="58613E84" w14:textId="6EFE8EE3" w:rsidR="00AC218F" w:rsidRPr="00317CAC" w:rsidRDefault="00B25924">
            <w:pPr>
              <w:adjustRightInd w:val="0"/>
              <w:spacing w:line="300" w:lineRule="auto"/>
              <w:ind w:firstLineChars="200" w:firstLine="420"/>
              <w:textAlignment w:val="baseline"/>
              <w:rPr>
                <w:szCs w:val="21"/>
              </w:rPr>
            </w:pPr>
            <w:r>
              <w:rPr>
                <w:rFonts w:hint="eastAsia"/>
                <w:szCs w:val="21"/>
              </w:rPr>
              <w:t>基于收集的</w:t>
            </w:r>
            <w:proofErr w:type="gramStart"/>
            <w:r w:rsidR="00850CBA" w:rsidRPr="00317CAC">
              <w:rPr>
                <w:szCs w:val="21"/>
              </w:rPr>
              <w:t>的</w:t>
            </w:r>
            <w:proofErr w:type="gramEnd"/>
            <w:r w:rsidR="00386E46">
              <w:rPr>
                <w:rFonts w:hint="eastAsia"/>
                <w:szCs w:val="21"/>
              </w:rPr>
              <w:t>数</w:t>
            </w:r>
            <w:r w:rsidR="00850CBA" w:rsidRPr="00317CAC">
              <w:rPr>
                <w:szCs w:val="21"/>
              </w:rPr>
              <w:t>万条数据</w:t>
            </w:r>
            <w:r w:rsidR="00DC6FAB">
              <w:rPr>
                <w:rFonts w:hint="eastAsia"/>
                <w:szCs w:val="21"/>
              </w:rPr>
              <w:t>，</w:t>
            </w:r>
            <w:r w:rsidR="00850CBA" w:rsidRPr="00317CAC">
              <w:rPr>
                <w:szCs w:val="21"/>
              </w:rPr>
              <w:t>通过</w:t>
            </w:r>
            <w:r w:rsidR="00850CBA" w:rsidRPr="00317CAC">
              <w:rPr>
                <w:szCs w:val="21"/>
              </w:rPr>
              <w:t>MATLAB</w:t>
            </w:r>
            <w:del w:id="292" w:author="1379323603@qq.com" w:date="2021-04-14T14:44:00Z">
              <w:r w:rsidR="00850CBA" w:rsidRPr="00317CAC" w:rsidDel="00602969">
                <w:rPr>
                  <w:szCs w:val="21"/>
                </w:rPr>
                <w:delText>深度</w:delText>
              </w:r>
            </w:del>
            <w:ins w:id="293" w:author="1379323603@qq.com" w:date="2021-04-14T14:44:00Z">
              <w:r w:rsidR="00602969">
                <w:rPr>
                  <w:rFonts w:hint="eastAsia"/>
                  <w:szCs w:val="21"/>
                </w:rPr>
                <w:t>机器</w:t>
              </w:r>
            </w:ins>
            <w:r w:rsidR="00850CBA" w:rsidRPr="00317CAC">
              <w:rPr>
                <w:szCs w:val="21"/>
              </w:rPr>
              <w:t>学习训练后得到高精确度的桩基础低应变检测曲线</w:t>
            </w:r>
            <w:r w:rsidR="00850CBA" w:rsidRPr="00317CAC">
              <w:t>自动分析缺陷等级分析识别模型，训练准确度达</w:t>
            </w:r>
            <w:del w:id="294" w:author="Conqueror" w:date="2021-04-06T21:15:00Z">
              <w:r w:rsidR="00850CBA" w:rsidRPr="00317CAC">
                <w:delText>0.88</w:delText>
              </w:r>
            </w:del>
            <w:ins w:id="295" w:author="Conqueror" w:date="2021-04-06T21:15:00Z">
              <w:r w:rsidR="00850CBA" w:rsidRPr="00317CAC">
                <w:t>88</w:t>
              </w:r>
            </w:ins>
            <w:ins w:id="296" w:author="Conqueror" w:date="2021-04-06T21:16:00Z">
              <w:r w:rsidR="00850CBA" w:rsidRPr="00317CAC">
                <w:t>%</w:t>
              </w:r>
            </w:ins>
            <w:r w:rsidR="00850CBA" w:rsidRPr="00317CAC">
              <w:t>左右；并验证了预测模型的精确度。</w:t>
            </w:r>
          </w:p>
          <w:p w14:paraId="25A8452A" w14:textId="77777777" w:rsidR="00AC218F" w:rsidRPr="00317CAC" w:rsidRDefault="00AC218F">
            <w:pPr>
              <w:adjustRightInd w:val="0"/>
              <w:spacing w:line="300" w:lineRule="auto"/>
              <w:textAlignment w:val="baseline"/>
              <w:rPr>
                <w:szCs w:val="21"/>
              </w:rPr>
            </w:pPr>
          </w:p>
          <w:p w14:paraId="437235B9" w14:textId="77777777" w:rsidR="00AC218F" w:rsidRPr="00317CAC" w:rsidRDefault="00850CBA">
            <w:pPr>
              <w:spacing w:line="300" w:lineRule="auto"/>
              <w:ind w:firstLineChars="200" w:firstLine="480"/>
              <w:jc w:val="left"/>
              <w:rPr>
                <w:rFonts w:eastAsia="楷体"/>
                <w:sz w:val="24"/>
              </w:rPr>
            </w:pPr>
            <w:r w:rsidRPr="00317CAC">
              <w:rPr>
                <w:rFonts w:eastAsia="楷体"/>
                <w:sz w:val="24"/>
              </w:rPr>
              <w:t>3</w:t>
            </w:r>
            <w:r w:rsidRPr="00317CAC">
              <w:rPr>
                <w:rFonts w:eastAsia="楷体"/>
                <w:sz w:val="24"/>
              </w:rPr>
              <w:t>、创新点</w:t>
            </w:r>
          </w:p>
          <w:p w14:paraId="4AEA4369" w14:textId="7C118B8C" w:rsidR="0021675A" w:rsidRPr="00317CAC" w:rsidRDefault="0086301B" w:rsidP="0021675A">
            <w:pPr>
              <w:widowControl/>
              <w:spacing w:line="300" w:lineRule="auto"/>
              <w:ind w:firstLineChars="200" w:firstLine="420"/>
            </w:pPr>
            <w:r>
              <w:rPr>
                <w:rFonts w:hint="eastAsia"/>
              </w:rPr>
              <w:t>将</w:t>
            </w:r>
            <w:r w:rsidR="0021675A" w:rsidRPr="00317CAC">
              <w:t>深度学习与低应变检测结合</w:t>
            </w:r>
            <w:r w:rsidR="00D8513B">
              <w:rPr>
                <w:rFonts w:hint="eastAsia"/>
              </w:rPr>
              <w:t>，</w:t>
            </w:r>
            <w:r w:rsidR="0021675A" w:rsidRPr="00317CAC">
              <w:t>开发出一种可由神经网络自主学习人工所判别的波形数据分类级别，并可对原始波形数据进行智能分类的模型。</w:t>
            </w:r>
          </w:p>
          <w:p w14:paraId="4EB86A0D" w14:textId="77777777" w:rsidR="00AC218F" w:rsidRPr="00317CAC" w:rsidRDefault="00AC218F">
            <w:pPr>
              <w:spacing w:line="300" w:lineRule="auto"/>
              <w:ind w:firstLine="200"/>
              <w:rPr>
                <w:rFonts w:eastAsia="仿宋"/>
              </w:rPr>
            </w:pPr>
          </w:p>
          <w:p w14:paraId="13C94114" w14:textId="77777777" w:rsidR="00AC218F" w:rsidRPr="00317CAC" w:rsidRDefault="00AC218F">
            <w:pPr>
              <w:rPr>
                <w:rFonts w:eastAsia="仿宋"/>
              </w:rPr>
            </w:pPr>
          </w:p>
          <w:p w14:paraId="2AD25344" w14:textId="77777777" w:rsidR="00AC218F" w:rsidRPr="00317CAC" w:rsidRDefault="00AC218F">
            <w:pPr>
              <w:rPr>
                <w:rFonts w:eastAsia="仿宋"/>
              </w:rPr>
            </w:pPr>
          </w:p>
          <w:p w14:paraId="61D1179D" w14:textId="77777777" w:rsidR="00AC218F" w:rsidRPr="00317CAC" w:rsidRDefault="00AC218F">
            <w:pPr>
              <w:rPr>
                <w:rFonts w:eastAsia="仿宋"/>
              </w:rPr>
            </w:pPr>
          </w:p>
          <w:p w14:paraId="2D83DFEB" w14:textId="77777777" w:rsidR="00AC218F" w:rsidRPr="00317CAC" w:rsidRDefault="00AC218F">
            <w:pPr>
              <w:rPr>
                <w:rFonts w:eastAsia="仿宋"/>
              </w:rPr>
            </w:pPr>
          </w:p>
          <w:p w14:paraId="3731F3D8" w14:textId="77777777" w:rsidR="00AC218F" w:rsidRPr="00317CAC" w:rsidRDefault="00AC218F">
            <w:pPr>
              <w:rPr>
                <w:rFonts w:eastAsia="仿宋"/>
              </w:rPr>
            </w:pPr>
          </w:p>
          <w:p w14:paraId="12646529" w14:textId="77777777" w:rsidR="00AC218F" w:rsidRPr="00317CAC" w:rsidRDefault="00AC218F">
            <w:pPr>
              <w:rPr>
                <w:rFonts w:eastAsia="仿宋"/>
              </w:rPr>
            </w:pPr>
          </w:p>
          <w:p w14:paraId="30899882" w14:textId="77777777" w:rsidR="00AC218F" w:rsidRPr="00317CAC" w:rsidRDefault="00AC218F">
            <w:pPr>
              <w:rPr>
                <w:rFonts w:eastAsia="仿宋"/>
              </w:rPr>
            </w:pPr>
          </w:p>
          <w:p w14:paraId="29AC7910" w14:textId="77777777" w:rsidR="00AC218F" w:rsidRPr="00317CAC" w:rsidRDefault="00AC218F">
            <w:pPr>
              <w:rPr>
                <w:rFonts w:eastAsia="仿宋"/>
              </w:rPr>
            </w:pPr>
          </w:p>
          <w:p w14:paraId="58AD1960" w14:textId="77777777" w:rsidR="00AC218F" w:rsidRPr="00317CAC" w:rsidRDefault="00AC218F">
            <w:pPr>
              <w:rPr>
                <w:rFonts w:eastAsia="仿宋"/>
              </w:rPr>
            </w:pPr>
          </w:p>
          <w:p w14:paraId="03B36B6B" w14:textId="77777777" w:rsidR="00AC218F" w:rsidRPr="00317CAC" w:rsidRDefault="00AC218F">
            <w:pPr>
              <w:rPr>
                <w:rFonts w:eastAsia="仿宋"/>
              </w:rPr>
            </w:pPr>
          </w:p>
          <w:p w14:paraId="152C9ECC" w14:textId="77777777" w:rsidR="00AC218F" w:rsidRPr="00317CAC" w:rsidRDefault="00AC218F">
            <w:pPr>
              <w:rPr>
                <w:rFonts w:eastAsia="仿宋"/>
              </w:rPr>
            </w:pPr>
          </w:p>
          <w:p w14:paraId="6BD4B10D" w14:textId="77777777" w:rsidR="00AC218F" w:rsidRPr="00317CAC" w:rsidRDefault="00AC218F">
            <w:pPr>
              <w:rPr>
                <w:rFonts w:eastAsia="仿宋"/>
              </w:rPr>
            </w:pPr>
          </w:p>
          <w:p w14:paraId="599941B9" w14:textId="77777777" w:rsidR="00AC218F" w:rsidRPr="00317CAC" w:rsidRDefault="00AC218F">
            <w:pPr>
              <w:rPr>
                <w:rFonts w:eastAsia="仿宋"/>
              </w:rPr>
            </w:pPr>
          </w:p>
          <w:p w14:paraId="677B35BD" w14:textId="77777777" w:rsidR="00AC218F" w:rsidRPr="00317CAC" w:rsidRDefault="00AC218F">
            <w:pPr>
              <w:rPr>
                <w:rFonts w:eastAsia="仿宋"/>
              </w:rPr>
            </w:pPr>
          </w:p>
          <w:p w14:paraId="7CC98433" w14:textId="77777777" w:rsidR="00AC218F" w:rsidRPr="00317CAC" w:rsidRDefault="00AC218F">
            <w:pPr>
              <w:rPr>
                <w:rFonts w:eastAsia="仿宋"/>
              </w:rPr>
            </w:pPr>
          </w:p>
          <w:p w14:paraId="59E191FC" w14:textId="77777777" w:rsidR="00AC218F" w:rsidRPr="00317CAC" w:rsidRDefault="00AC218F">
            <w:pPr>
              <w:rPr>
                <w:rFonts w:eastAsia="仿宋"/>
              </w:rPr>
            </w:pPr>
          </w:p>
          <w:p w14:paraId="3DAA5B52" w14:textId="77777777" w:rsidR="00AC218F" w:rsidRPr="00317CAC" w:rsidRDefault="00AC218F">
            <w:pPr>
              <w:rPr>
                <w:rFonts w:eastAsia="仿宋"/>
              </w:rPr>
            </w:pPr>
          </w:p>
          <w:p w14:paraId="4B7E2C69" w14:textId="77777777" w:rsidR="00AC218F" w:rsidRPr="00317CAC" w:rsidRDefault="00AC218F">
            <w:pPr>
              <w:rPr>
                <w:rFonts w:eastAsia="仿宋"/>
              </w:rPr>
            </w:pPr>
          </w:p>
        </w:tc>
      </w:tr>
    </w:tbl>
    <w:p w14:paraId="7195D55B" w14:textId="77777777" w:rsidR="00AC218F" w:rsidRPr="00317CAC" w:rsidRDefault="00AC218F">
      <w:pPr>
        <w:spacing w:line="300" w:lineRule="auto"/>
        <w:ind w:firstLineChars="200" w:firstLine="420"/>
      </w:pPr>
    </w:p>
    <w:tbl>
      <w:tblPr>
        <w:tblW w:w="91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80"/>
      </w:tblGrid>
      <w:tr w:rsidR="00AC218F" w:rsidRPr="00317CAC" w14:paraId="1F349797" w14:textId="77777777">
        <w:trPr>
          <w:cantSplit/>
          <w:trHeight w:val="1542"/>
          <w:jc w:val="center"/>
        </w:trPr>
        <w:tc>
          <w:tcPr>
            <w:tcW w:w="9180" w:type="dxa"/>
          </w:tcPr>
          <w:p w14:paraId="1C26FFEB" w14:textId="77777777" w:rsidR="00AC218F" w:rsidRPr="00317CAC" w:rsidRDefault="00850CBA">
            <w:pPr>
              <w:spacing w:beforeLines="50" w:before="156"/>
              <w:rPr>
                <w:rFonts w:eastAsia="仿宋"/>
                <w:sz w:val="24"/>
              </w:rPr>
            </w:pPr>
            <w:r w:rsidRPr="00317CAC">
              <w:rPr>
                <w:rFonts w:eastAsia="仿宋"/>
                <w:sz w:val="24"/>
              </w:rPr>
              <w:t>完成论文一篇（正在投稿中）</w:t>
            </w:r>
          </w:p>
        </w:tc>
      </w:tr>
      <w:tr w:rsidR="00AC218F" w:rsidRPr="00317CAC" w14:paraId="097BC685" w14:textId="77777777">
        <w:trPr>
          <w:cantSplit/>
          <w:trHeight w:val="1834"/>
          <w:jc w:val="center"/>
        </w:trPr>
        <w:tc>
          <w:tcPr>
            <w:tcW w:w="9180" w:type="dxa"/>
          </w:tcPr>
          <w:p w14:paraId="3FA83EB1" w14:textId="77777777" w:rsidR="00AC218F" w:rsidRPr="00317CAC" w:rsidRDefault="00850CBA">
            <w:pPr>
              <w:spacing w:beforeLines="50" w:before="156"/>
              <w:rPr>
                <w:rFonts w:eastAsia="仿宋"/>
                <w:sz w:val="24"/>
              </w:rPr>
            </w:pPr>
            <w:r w:rsidRPr="00317CAC">
              <w:rPr>
                <w:rFonts w:eastAsia="仿宋"/>
                <w:sz w:val="24"/>
              </w:rPr>
              <w:lastRenderedPageBreak/>
              <w:t>项目验收意见</w:t>
            </w:r>
          </w:p>
          <w:p w14:paraId="3479E70A" w14:textId="77777777" w:rsidR="00AC218F" w:rsidRPr="00317CAC" w:rsidRDefault="00850CBA">
            <w:pPr>
              <w:rPr>
                <w:rFonts w:eastAsia="仿宋"/>
                <w:sz w:val="24"/>
              </w:rPr>
            </w:pPr>
            <w:r w:rsidRPr="00317CAC">
              <w:rPr>
                <w:rFonts w:eastAsia="仿宋"/>
                <w:sz w:val="24"/>
              </w:rPr>
              <w:t xml:space="preserve">   </w:t>
            </w:r>
          </w:p>
          <w:p w14:paraId="43A14333" w14:textId="77777777" w:rsidR="00AC218F" w:rsidRPr="00317CAC" w:rsidRDefault="00AC218F">
            <w:pPr>
              <w:rPr>
                <w:rFonts w:eastAsia="仿宋"/>
                <w:sz w:val="24"/>
              </w:rPr>
            </w:pPr>
          </w:p>
          <w:p w14:paraId="1C9BC9D4" w14:textId="77777777" w:rsidR="00AC218F" w:rsidRPr="00317CAC" w:rsidRDefault="00850CBA">
            <w:pPr>
              <w:jc w:val="center"/>
              <w:rPr>
                <w:rFonts w:eastAsia="仿宋"/>
                <w:sz w:val="24"/>
              </w:rPr>
            </w:pPr>
            <w:r w:rsidRPr="00317CAC">
              <w:rPr>
                <w:rFonts w:eastAsia="仿宋"/>
                <w:sz w:val="24"/>
              </w:rPr>
              <w:t xml:space="preserve">     </w:t>
            </w:r>
            <w:r w:rsidRPr="00317CAC">
              <w:rPr>
                <w:rFonts w:eastAsia="仿宋"/>
                <w:sz w:val="24"/>
              </w:rPr>
              <w:t>学院负责人（签字）：</w:t>
            </w:r>
            <w:r w:rsidRPr="00317CAC">
              <w:rPr>
                <w:rFonts w:eastAsia="仿宋"/>
                <w:sz w:val="24"/>
              </w:rPr>
              <w:t xml:space="preserve">       </w:t>
            </w:r>
            <w:r w:rsidRPr="00317CAC">
              <w:rPr>
                <w:rFonts w:eastAsia="仿宋"/>
                <w:sz w:val="24"/>
              </w:rPr>
              <w:t>学</w:t>
            </w:r>
            <w:r w:rsidRPr="00317CAC">
              <w:rPr>
                <w:rFonts w:eastAsia="仿宋"/>
                <w:sz w:val="24"/>
              </w:rPr>
              <w:t xml:space="preserve"> </w:t>
            </w:r>
            <w:r w:rsidRPr="00317CAC">
              <w:rPr>
                <w:rFonts w:eastAsia="仿宋"/>
                <w:sz w:val="24"/>
              </w:rPr>
              <w:t>院</w:t>
            </w:r>
            <w:r w:rsidRPr="00317CAC">
              <w:rPr>
                <w:rFonts w:eastAsia="仿宋"/>
                <w:sz w:val="24"/>
              </w:rPr>
              <w:t xml:space="preserve"> (</w:t>
            </w:r>
            <w:r w:rsidRPr="00317CAC">
              <w:rPr>
                <w:rFonts w:eastAsia="仿宋"/>
                <w:sz w:val="24"/>
              </w:rPr>
              <w:t>盖章</w:t>
            </w:r>
            <w:r w:rsidRPr="00317CAC">
              <w:rPr>
                <w:rFonts w:eastAsia="仿宋"/>
                <w:sz w:val="24"/>
              </w:rPr>
              <w:t>)</w:t>
            </w:r>
            <w:r w:rsidRPr="00317CAC">
              <w:rPr>
                <w:rFonts w:eastAsia="仿宋"/>
                <w:sz w:val="24"/>
              </w:rPr>
              <w:t>：</w:t>
            </w:r>
          </w:p>
          <w:p w14:paraId="1F9A9CBD" w14:textId="77777777" w:rsidR="00AC218F" w:rsidRPr="00317CAC" w:rsidRDefault="00850CBA">
            <w:pPr>
              <w:jc w:val="right"/>
              <w:rPr>
                <w:rFonts w:eastAsia="仿宋"/>
                <w:sz w:val="24"/>
              </w:rPr>
            </w:pPr>
            <w:r w:rsidRPr="00317CAC">
              <w:rPr>
                <w:rFonts w:eastAsia="仿宋"/>
                <w:sz w:val="24"/>
              </w:rPr>
              <w:t xml:space="preserve">                                                    </w:t>
            </w:r>
            <w:r w:rsidRPr="00317CAC">
              <w:rPr>
                <w:rFonts w:eastAsia="仿宋"/>
                <w:sz w:val="24"/>
              </w:rPr>
              <w:t>年</w:t>
            </w:r>
            <w:r w:rsidRPr="00317CAC">
              <w:rPr>
                <w:rFonts w:eastAsia="仿宋"/>
                <w:sz w:val="24"/>
              </w:rPr>
              <w:t xml:space="preserve">       </w:t>
            </w:r>
            <w:r w:rsidRPr="00317CAC">
              <w:rPr>
                <w:rFonts w:eastAsia="仿宋"/>
                <w:sz w:val="24"/>
              </w:rPr>
              <w:t>月</w:t>
            </w:r>
            <w:r w:rsidRPr="00317CAC">
              <w:rPr>
                <w:rFonts w:eastAsia="仿宋"/>
                <w:sz w:val="24"/>
              </w:rPr>
              <w:t xml:space="preserve">      </w:t>
            </w:r>
            <w:r w:rsidRPr="00317CAC">
              <w:rPr>
                <w:rFonts w:eastAsia="仿宋"/>
                <w:sz w:val="24"/>
              </w:rPr>
              <w:t>日</w:t>
            </w:r>
          </w:p>
        </w:tc>
      </w:tr>
      <w:tr w:rsidR="00AC218F" w:rsidRPr="00317CAC" w14:paraId="532B57E1" w14:textId="77777777">
        <w:trPr>
          <w:cantSplit/>
          <w:trHeight w:val="2165"/>
          <w:jc w:val="center"/>
        </w:trPr>
        <w:tc>
          <w:tcPr>
            <w:tcW w:w="9180" w:type="dxa"/>
          </w:tcPr>
          <w:p w14:paraId="6C7B9735" w14:textId="77777777" w:rsidR="00AC218F" w:rsidRPr="00317CAC" w:rsidRDefault="00850CBA">
            <w:pPr>
              <w:rPr>
                <w:rFonts w:eastAsia="仿宋"/>
                <w:sz w:val="24"/>
              </w:rPr>
            </w:pPr>
            <w:r w:rsidRPr="00317CAC">
              <w:rPr>
                <w:rFonts w:eastAsia="仿宋"/>
                <w:sz w:val="24"/>
              </w:rPr>
              <w:t>学校意见</w:t>
            </w:r>
          </w:p>
          <w:p w14:paraId="5C64C39D" w14:textId="77777777" w:rsidR="00AC218F" w:rsidRPr="00317CAC" w:rsidRDefault="00AC218F">
            <w:pPr>
              <w:rPr>
                <w:rFonts w:eastAsia="仿宋"/>
                <w:sz w:val="24"/>
              </w:rPr>
            </w:pPr>
          </w:p>
          <w:p w14:paraId="20B14583" w14:textId="77777777" w:rsidR="00AC218F" w:rsidRPr="00317CAC" w:rsidRDefault="00AC218F">
            <w:pPr>
              <w:tabs>
                <w:tab w:val="left" w:pos="1410"/>
                <w:tab w:val="left" w:pos="3900"/>
                <w:tab w:val="center" w:pos="4464"/>
              </w:tabs>
              <w:jc w:val="left"/>
              <w:rPr>
                <w:rFonts w:eastAsia="仿宋"/>
                <w:sz w:val="24"/>
              </w:rPr>
            </w:pPr>
          </w:p>
          <w:p w14:paraId="4BC48682" w14:textId="77777777" w:rsidR="00AC218F" w:rsidRPr="00317CAC" w:rsidRDefault="00850CBA">
            <w:pPr>
              <w:tabs>
                <w:tab w:val="left" w:pos="1410"/>
                <w:tab w:val="left" w:pos="3900"/>
                <w:tab w:val="center" w:pos="4464"/>
              </w:tabs>
              <w:jc w:val="left"/>
              <w:rPr>
                <w:rFonts w:eastAsia="仿宋"/>
                <w:sz w:val="24"/>
              </w:rPr>
            </w:pPr>
            <w:r w:rsidRPr="00317CAC">
              <w:rPr>
                <w:rFonts w:eastAsia="仿宋"/>
                <w:sz w:val="24"/>
              </w:rPr>
              <w:tab/>
              <w:t xml:space="preserve">          </w:t>
            </w:r>
            <w:r w:rsidRPr="00317CAC">
              <w:rPr>
                <w:rFonts w:eastAsia="仿宋"/>
                <w:sz w:val="24"/>
              </w:rPr>
              <w:t>负责人（签字）：</w:t>
            </w:r>
            <w:r w:rsidRPr="00317CAC">
              <w:rPr>
                <w:rFonts w:eastAsia="仿宋"/>
                <w:sz w:val="24"/>
              </w:rPr>
              <w:t xml:space="preserve">        </w:t>
            </w:r>
            <w:r w:rsidRPr="00317CAC">
              <w:rPr>
                <w:rFonts w:eastAsia="仿宋"/>
                <w:sz w:val="24"/>
              </w:rPr>
              <w:t>主管部门（盖章）：</w:t>
            </w:r>
            <w:r w:rsidRPr="00317CAC">
              <w:rPr>
                <w:rFonts w:eastAsia="仿宋"/>
                <w:b/>
                <w:sz w:val="24"/>
              </w:rPr>
              <w:t xml:space="preserve">       </w:t>
            </w:r>
            <w:r w:rsidRPr="00317CAC">
              <w:rPr>
                <w:rFonts w:eastAsia="仿宋"/>
                <w:sz w:val="24"/>
              </w:rPr>
              <w:t xml:space="preserve"> </w:t>
            </w:r>
          </w:p>
          <w:p w14:paraId="4D6913D9" w14:textId="77777777" w:rsidR="00AC218F" w:rsidRPr="00317CAC" w:rsidRDefault="00850CBA">
            <w:pPr>
              <w:jc w:val="right"/>
              <w:rPr>
                <w:rFonts w:eastAsia="仿宋"/>
                <w:sz w:val="24"/>
              </w:rPr>
            </w:pPr>
            <w:r w:rsidRPr="00317CAC">
              <w:rPr>
                <w:rFonts w:eastAsia="仿宋"/>
                <w:sz w:val="24"/>
              </w:rPr>
              <w:t xml:space="preserve">                                                   </w:t>
            </w:r>
            <w:r w:rsidRPr="00317CAC">
              <w:rPr>
                <w:rFonts w:eastAsia="仿宋"/>
                <w:sz w:val="24"/>
              </w:rPr>
              <w:t>年</w:t>
            </w:r>
            <w:r w:rsidRPr="00317CAC">
              <w:rPr>
                <w:rFonts w:eastAsia="仿宋"/>
                <w:sz w:val="24"/>
              </w:rPr>
              <w:t xml:space="preserve">       </w:t>
            </w:r>
            <w:r w:rsidRPr="00317CAC">
              <w:rPr>
                <w:rFonts w:eastAsia="仿宋"/>
                <w:sz w:val="24"/>
              </w:rPr>
              <w:t>月</w:t>
            </w:r>
            <w:r w:rsidRPr="00317CAC">
              <w:rPr>
                <w:rFonts w:eastAsia="仿宋"/>
                <w:sz w:val="24"/>
              </w:rPr>
              <w:t xml:space="preserve">      </w:t>
            </w:r>
            <w:r w:rsidRPr="00317CAC">
              <w:rPr>
                <w:rFonts w:eastAsia="仿宋"/>
                <w:sz w:val="24"/>
              </w:rPr>
              <w:t>日</w:t>
            </w:r>
          </w:p>
        </w:tc>
      </w:tr>
    </w:tbl>
    <w:p w14:paraId="40D729BB" w14:textId="77777777" w:rsidR="00AC218F" w:rsidRPr="00317CAC" w:rsidRDefault="00AC218F">
      <w:pPr>
        <w:spacing w:line="300" w:lineRule="auto"/>
        <w:ind w:firstLineChars="200" w:firstLine="420"/>
      </w:pPr>
    </w:p>
    <w:p w14:paraId="1968C05B" w14:textId="77777777" w:rsidR="00AC218F" w:rsidRPr="00317CAC" w:rsidRDefault="00AC218F">
      <w:pPr>
        <w:spacing w:line="300" w:lineRule="auto"/>
        <w:ind w:firstLineChars="200" w:firstLine="420"/>
      </w:pPr>
    </w:p>
    <w:p w14:paraId="62A8193B" w14:textId="77777777" w:rsidR="00AC218F" w:rsidRPr="00317CAC" w:rsidRDefault="00AC218F">
      <w:pPr>
        <w:spacing w:line="300" w:lineRule="auto"/>
        <w:ind w:firstLineChars="200" w:firstLine="420"/>
      </w:pPr>
    </w:p>
    <w:p w14:paraId="65DCD2C9" w14:textId="77777777" w:rsidR="00AC218F" w:rsidRPr="00317CAC" w:rsidRDefault="00AC218F">
      <w:pPr>
        <w:spacing w:line="300" w:lineRule="auto"/>
        <w:ind w:firstLineChars="200" w:firstLine="420"/>
      </w:pPr>
    </w:p>
    <w:p w14:paraId="638F4781" w14:textId="77777777" w:rsidR="00AC218F" w:rsidRPr="00317CAC" w:rsidRDefault="00AC218F">
      <w:pPr>
        <w:spacing w:line="300" w:lineRule="auto"/>
        <w:ind w:firstLineChars="200" w:firstLine="420"/>
      </w:pPr>
    </w:p>
    <w:p w14:paraId="0AB6FB94" w14:textId="77777777" w:rsidR="00AC218F" w:rsidRPr="00317CAC" w:rsidRDefault="00AC218F">
      <w:pPr>
        <w:spacing w:line="300" w:lineRule="auto"/>
        <w:ind w:firstLineChars="200" w:firstLine="420"/>
      </w:pPr>
    </w:p>
    <w:p w14:paraId="28DE1CD5" w14:textId="77777777" w:rsidR="00AC218F" w:rsidRPr="00317CAC" w:rsidRDefault="00AC218F">
      <w:pPr>
        <w:spacing w:line="300" w:lineRule="auto"/>
        <w:ind w:firstLineChars="200" w:firstLine="420"/>
      </w:pPr>
    </w:p>
    <w:p w14:paraId="6C04D677" w14:textId="77777777" w:rsidR="00AC218F" w:rsidRPr="00317CAC" w:rsidRDefault="00AC218F">
      <w:pPr>
        <w:spacing w:line="300" w:lineRule="auto"/>
        <w:ind w:firstLineChars="200" w:firstLine="420"/>
      </w:pPr>
    </w:p>
    <w:p w14:paraId="10A49130" w14:textId="77777777" w:rsidR="00AC218F" w:rsidRPr="00317CAC" w:rsidRDefault="00AC218F">
      <w:pPr>
        <w:spacing w:line="300" w:lineRule="auto"/>
        <w:ind w:firstLineChars="200" w:firstLine="420"/>
      </w:pPr>
    </w:p>
    <w:p w14:paraId="14629EF4" w14:textId="77777777" w:rsidR="00AC218F" w:rsidRPr="00317CAC" w:rsidRDefault="00AC218F">
      <w:pPr>
        <w:spacing w:line="300" w:lineRule="auto"/>
        <w:ind w:firstLineChars="200" w:firstLine="420"/>
      </w:pPr>
    </w:p>
    <w:p w14:paraId="2678B92E" w14:textId="77777777" w:rsidR="00AC218F" w:rsidRPr="00317CAC" w:rsidRDefault="00AC218F">
      <w:pPr>
        <w:spacing w:line="300" w:lineRule="auto"/>
        <w:ind w:firstLineChars="200" w:firstLine="420"/>
      </w:pPr>
    </w:p>
    <w:p w14:paraId="0064D894" w14:textId="77777777" w:rsidR="00AC218F" w:rsidRPr="00317CAC" w:rsidRDefault="00AC218F">
      <w:pPr>
        <w:spacing w:line="300" w:lineRule="auto"/>
        <w:ind w:firstLineChars="200" w:firstLine="420"/>
      </w:pPr>
    </w:p>
    <w:p w14:paraId="37D56874" w14:textId="77777777" w:rsidR="00AC218F" w:rsidRPr="00317CAC" w:rsidRDefault="00AC218F">
      <w:pPr>
        <w:spacing w:line="300" w:lineRule="auto"/>
        <w:ind w:firstLineChars="200" w:firstLine="420"/>
      </w:pPr>
    </w:p>
    <w:p w14:paraId="1114F6F2" w14:textId="77777777" w:rsidR="00AC218F" w:rsidRPr="00317CAC" w:rsidRDefault="00AC218F">
      <w:pPr>
        <w:spacing w:line="300" w:lineRule="auto"/>
        <w:ind w:firstLineChars="200" w:firstLine="420"/>
      </w:pPr>
    </w:p>
    <w:p w14:paraId="6C526ABE" w14:textId="77777777" w:rsidR="00AC218F" w:rsidRPr="00317CAC" w:rsidRDefault="00AC218F">
      <w:pPr>
        <w:spacing w:line="300" w:lineRule="auto"/>
        <w:ind w:firstLineChars="200" w:firstLine="420"/>
      </w:pPr>
    </w:p>
    <w:p w14:paraId="30D5EA25" w14:textId="77777777" w:rsidR="00AC218F" w:rsidRPr="00317CAC" w:rsidRDefault="00AC218F">
      <w:pPr>
        <w:spacing w:line="300" w:lineRule="auto"/>
        <w:ind w:firstLineChars="200" w:firstLine="420"/>
      </w:pPr>
    </w:p>
    <w:p w14:paraId="19844F4E" w14:textId="77777777" w:rsidR="00AC218F" w:rsidRPr="00317CAC" w:rsidRDefault="00AC218F">
      <w:pPr>
        <w:spacing w:line="300" w:lineRule="auto"/>
        <w:ind w:firstLineChars="200" w:firstLine="420"/>
      </w:pPr>
    </w:p>
    <w:p w14:paraId="03E33037" w14:textId="77777777" w:rsidR="00AC218F" w:rsidRPr="00317CAC" w:rsidRDefault="00AC218F">
      <w:pPr>
        <w:spacing w:line="300" w:lineRule="auto"/>
        <w:ind w:firstLineChars="200" w:firstLine="420"/>
      </w:pPr>
    </w:p>
    <w:p w14:paraId="3DBD6F65" w14:textId="77777777" w:rsidR="00AC218F" w:rsidRPr="00317CAC" w:rsidRDefault="00AC218F">
      <w:pPr>
        <w:spacing w:line="300" w:lineRule="auto"/>
        <w:ind w:firstLineChars="200" w:firstLine="420"/>
      </w:pPr>
    </w:p>
    <w:p w14:paraId="27673F1F" w14:textId="77777777" w:rsidR="00AC218F" w:rsidRPr="00317CAC" w:rsidRDefault="00AC218F">
      <w:pPr>
        <w:pStyle w:val="TOC3"/>
        <w:ind w:left="446"/>
        <w:rPr>
          <w:rFonts w:ascii="Times New Roman" w:hAnsi="Times New Roman"/>
        </w:rPr>
      </w:pPr>
    </w:p>
    <w:p w14:paraId="3EED6267" w14:textId="7E4D03FA" w:rsidR="00AC218F" w:rsidRDefault="00AC218F">
      <w:pPr>
        <w:widowControl/>
        <w:spacing w:line="300" w:lineRule="auto"/>
        <w:jc w:val="left"/>
        <w:rPr>
          <w:ins w:id="297" w:author="1379323603@qq.com" w:date="2021-04-14T14:45:00Z"/>
        </w:rPr>
      </w:pPr>
    </w:p>
    <w:p w14:paraId="6B9E9AAF" w14:textId="3EA117FF" w:rsidR="007945F8" w:rsidRDefault="007945F8">
      <w:pPr>
        <w:widowControl/>
        <w:spacing w:line="300" w:lineRule="auto"/>
        <w:jc w:val="left"/>
        <w:rPr>
          <w:ins w:id="298" w:author="1379323603@qq.com" w:date="2021-04-14T14:45:00Z"/>
        </w:rPr>
      </w:pPr>
    </w:p>
    <w:p w14:paraId="4522652F" w14:textId="77777777" w:rsidR="007945F8" w:rsidRPr="00317CAC" w:rsidRDefault="007945F8">
      <w:pPr>
        <w:widowControl/>
        <w:spacing w:line="300" w:lineRule="auto"/>
        <w:jc w:val="left"/>
        <w:rPr>
          <w:rFonts w:hint="eastAsia"/>
        </w:rPr>
      </w:pPr>
    </w:p>
    <w:p w14:paraId="33E4D09A" w14:textId="77777777" w:rsidR="00AC218F" w:rsidRPr="00317CAC" w:rsidRDefault="00850CBA">
      <w:pPr>
        <w:pStyle w:val="1"/>
        <w:jc w:val="center"/>
        <w:rPr>
          <w:rFonts w:ascii="Times New Roman" w:hAnsi="Times New Roman" w:cs="Times New Roman"/>
          <w:b/>
          <w:bCs/>
          <w:szCs w:val="30"/>
          <w:rPrChange w:id="299" w:author="Conqueror" w:date="2021-04-06T21:53:00Z">
            <w:rPr>
              <w:rFonts w:ascii="楷体" w:eastAsia="楷体" w:hAnsi="楷体"/>
              <w:b w:val="0"/>
              <w:bCs w:val="0"/>
              <w:sz w:val="28"/>
              <w:szCs w:val="28"/>
            </w:rPr>
          </w:rPrChange>
        </w:rPr>
        <w:pPrChange w:id="300" w:author="Conqueror" w:date="2021-04-06T21:25:00Z">
          <w:pPr>
            <w:pStyle w:val="ad"/>
            <w:jc w:val="center"/>
            <w:outlineLvl w:val="0"/>
          </w:pPr>
        </w:pPrChange>
      </w:pPr>
      <w:bookmarkStart w:id="301" w:name="_Toc12193"/>
      <w:bookmarkStart w:id="302" w:name="_Toc16245"/>
      <w:bookmarkStart w:id="303" w:name="_Toc6686"/>
      <w:bookmarkStart w:id="304" w:name="_Toc9249"/>
      <w:bookmarkStart w:id="305" w:name="_Toc18543"/>
      <w:bookmarkStart w:id="306" w:name="_Toc16311"/>
      <w:bookmarkStart w:id="307" w:name="_Toc15923"/>
      <w:bookmarkStart w:id="308" w:name="_Toc31712"/>
      <w:bookmarkStart w:id="309" w:name="_Toc27927"/>
      <w:bookmarkStart w:id="310" w:name="_Toc29064"/>
      <w:bookmarkStart w:id="311" w:name="_Toc26378"/>
      <w:bookmarkStart w:id="312" w:name="_Toc18993"/>
      <w:bookmarkStart w:id="313" w:name="_Toc30386"/>
      <w:bookmarkStart w:id="314" w:name="_Toc69300475"/>
      <w:r w:rsidRPr="00317CAC">
        <w:rPr>
          <w:rFonts w:ascii="Times New Roman" w:hAnsi="Times New Roman" w:cs="Times New Roman" w:hint="eastAsia"/>
          <w:szCs w:val="30"/>
          <w:rPrChange w:id="315" w:author="Conqueror" w:date="2021-04-06T21:53:00Z">
            <w:rPr>
              <w:rFonts w:ascii="楷体" w:eastAsia="楷体" w:hAnsi="楷体" w:hint="eastAsia"/>
              <w:sz w:val="28"/>
              <w:szCs w:val="28"/>
            </w:rPr>
          </w:rPrChange>
        </w:rPr>
        <w:lastRenderedPageBreak/>
        <w:t>第二章</w:t>
      </w:r>
      <w:r w:rsidRPr="00317CAC">
        <w:rPr>
          <w:rFonts w:ascii="Times New Roman" w:hAnsi="Times New Roman" w:cs="Times New Roman"/>
          <w:szCs w:val="30"/>
          <w:rPrChange w:id="316" w:author="Conqueror" w:date="2021-04-06T21:53:00Z">
            <w:rPr>
              <w:rFonts w:ascii="楷体" w:eastAsia="楷体" w:hAnsi="楷体"/>
              <w:sz w:val="28"/>
              <w:szCs w:val="28"/>
            </w:rPr>
          </w:rPrChange>
        </w:rPr>
        <w:t xml:space="preserve"> </w:t>
      </w:r>
      <w:r w:rsidRPr="00317CAC">
        <w:rPr>
          <w:rFonts w:ascii="Times New Roman" w:hAnsi="Times New Roman" w:cs="Times New Roman" w:hint="eastAsia"/>
          <w:szCs w:val="30"/>
          <w:rPrChange w:id="317" w:author="Conqueror" w:date="2021-04-06T21:53:00Z">
            <w:rPr>
              <w:rFonts w:ascii="楷体" w:eastAsia="楷体" w:hAnsi="楷体" w:hint="eastAsia"/>
              <w:sz w:val="28"/>
              <w:szCs w:val="28"/>
            </w:rPr>
          </w:rPrChange>
        </w:rPr>
        <w:t>项目研究总报告</w:t>
      </w:r>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p>
    <w:p w14:paraId="7C2CC954" w14:textId="5997AF0C" w:rsidR="000316E9" w:rsidRPr="00317CAC" w:rsidRDefault="000316E9">
      <w:pPr>
        <w:jc w:val="right"/>
        <w:rPr>
          <w:rFonts w:eastAsia="黑体"/>
          <w:sz w:val="32"/>
          <w:szCs w:val="40"/>
        </w:rPr>
      </w:pPr>
      <w:bookmarkStart w:id="318" w:name="_Toc264"/>
      <w:bookmarkStart w:id="319" w:name="_Toc8098"/>
      <w:r w:rsidRPr="00317CAC">
        <w:rPr>
          <w:rFonts w:eastAsia="黑体"/>
          <w:sz w:val="32"/>
          <w:szCs w:val="40"/>
        </w:rPr>
        <w:t>基于机器学习的桩基低应变检测大数据智能评价方法</w:t>
      </w:r>
    </w:p>
    <w:p w14:paraId="2613B6EC" w14:textId="7EC58FDB" w:rsidR="00AC218F" w:rsidRPr="00317CAC" w:rsidRDefault="00850CBA" w:rsidP="000316E9">
      <w:pPr>
        <w:jc w:val="right"/>
        <w:rPr>
          <w:rFonts w:eastAsia="黑体"/>
        </w:rPr>
      </w:pPr>
      <w:r w:rsidRPr="00317CAC">
        <w:rPr>
          <w:rFonts w:eastAsia="黑体"/>
        </w:rPr>
        <w:t>——</w:t>
      </w:r>
      <w:r w:rsidRPr="00317CAC">
        <w:rPr>
          <w:rFonts w:eastAsia="黑体"/>
        </w:rPr>
        <w:t>总结报告</w:t>
      </w:r>
      <w:bookmarkEnd w:id="318"/>
      <w:bookmarkEnd w:id="319"/>
    </w:p>
    <w:p w14:paraId="5D5D3966" w14:textId="7855E1B0" w:rsidR="00AC218F" w:rsidRPr="00317CAC" w:rsidRDefault="00850CBA">
      <w:pPr>
        <w:pStyle w:val="2"/>
        <w:pPrChange w:id="320" w:author="Conqueror" w:date="2021-04-06T21:25:00Z">
          <w:pPr>
            <w:pStyle w:val="5"/>
            <w:spacing w:before="312" w:after="312"/>
          </w:pPr>
        </w:pPrChange>
      </w:pPr>
      <w:bookmarkStart w:id="321" w:name="_Toc17428"/>
      <w:bookmarkStart w:id="322" w:name="_Toc13381"/>
      <w:bookmarkStart w:id="323" w:name="_Toc6737"/>
      <w:bookmarkStart w:id="324" w:name="_Toc13424"/>
      <w:bookmarkStart w:id="325" w:name="_Toc9404"/>
      <w:bookmarkStart w:id="326" w:name="_Toc5968"/>
      <w:bookmarkStart w:id="327" w:name="_Toc5418"/>
      <w:bookmarkStart w:id="328" w:name="_Toc31452"/>
      <w:bookmarkStart w:id="329" w:name="_Toc857"/>
      <w:bookmarkStart w:id="330" w:name="_Toc5037"/>
      <w:bookmarkStart w:id="331" w:name="_Toc28289"/>
      <w:bookmarkStart w:id="332" w:name="_Toc3784"/>
      <w:bookmarkStart w:id="333" w:name="_Toc10073"/>
      <w:del w:id="334" w:author="DELL" w:date="2021-04-14T13:44:00Z">
        <w:r w:rsidRPr="00317CAC" w:rsidDel="00F0544B">
          <w:rPr>
            <w:rFonts w:ascii="Times New Roman" w:hAnsi="Times New Roman" w:cs="Times New Roman"/>
          </w:rPr>
          <w:delText>一</w:delText>
        </w:r>
      </w:del>
      <w:bookmarkStart w:id="335" w:name="_Toc69300476"/>
      <w:ins w:id="336" w:author="DELL" w:date="2021-04-14T13:44:00Z">
        <w:r w:rsidR="00F0544B">
          <w:rPr>
            <w:rFonts w:ascii="Times New Roman" w:hAnsi="Times New Roman" w:cs="Times New Roman" w:hint="eastAsia"/>
            <w:lang w:eastAsia="zh-CN"/>
          </w:rPr>
          <w:t>1</w:t>
        </w:r>
      </w:ins>
      <w:r w:rsidRPr="00317CAC">
        <w:rPr>
          <w:rFonts w:ascii="Times New Roman" w:hAnsi="Times New Roman" w:cs="Times New Roman"/>
        </w:rPr>
        <w:t>、项目概述</w:t>
      </w:r>
      <w:bookmarkEnd w:id="321"/>
      <w:bookmarkEnd w:id="322"/>
      <w:bookmarkEnd w:id="323"/>
      <w:bookmarkEnd w:id="324"/>
      <w:bookmarkEnd w:id="325"/>
      <w:bookmarkEnd w:id="326"/>
      <w:bookmarkEnd w:id="327"/>
      <w:bookmarkEnd w:id="328"/>
      <w:bookmarkEnd w:id="329"/>
      <w:bookmarkEnd w:id="330"/>
      <w:bookmarkEnd w:id="331"/>
      <w:bookmarkEnd w:id="332"/>
      <w:bookmarkEnd w:id="333"/>
      <w:bookmarkEnd w:id="335"/>
    </w:p>
    <w:p w14:paraId="5C6FEAB3" w14:textId="77777777" w:rsidR="00AC218F" w:rsidRPr="00317CAC" w:rsidRDefault="00850CBA">
      <w:pPr>
        <w:pStyle w:val="3"/>
        <w:pPrChange w:id="337" w:author="DELL" w:date="2021-04-14T13:34:00Z">
          <w:pPr>
            <w:spacing w:line="300" w:lineRule="auto"/>
            <w:ind w:firstLineChars="200" w:firstLine="420"/>
            <w:outlineLvl w:val="2"/>
          </w:pPr>
        </w:pPrChange>
      </w:pPr>
      <w:bookmarkStart w:id="338" w:name="_Toc4806"/>
      <w:bookmarkStart w:id="339" w:name="_Toc8154"/>
      <w:bookmarkStart w:id="340" w:name="_Toc5767"/>
      <w:bookmarkStart w:id="341" w:name="_Toc20308"/>
      <w:bookmarkStart w:id="342" w:name="_Toc10088"/>
      <w:bookmarkStart w:id="343" w:name="_Toc217"/>
      <w:bookmarkStart w:id="344" w:name="_Toc15316"/>
      <w:bookmarkStart w:id="345" w:name="_Toc27181"/>
      <w:bookmarkStart w:id="346" w:name="_Toc1453"/>
      <w:bookmarkStart w:id="347" w:name="_Toc18430"/>
      <w:bookmarkStart w:id="348" w:name="_Toc28835"/>
      <w:bookmarkStart w:id="349" w:name="_Toc9387"/>
      <w:bookmarkStart w:id="350" w:name="_Toc25986"/>
      <w:bookmarkStart w:id="351" w:name="_Toc69300477"/>
      <w:ins w:id="352" w:author="Conqueror" w:date="2021-04-06T21:47:00Z">
        <w:r w:rsidRPr="00317CAC">
          <w:t>1.</w:t>
        </w:r>
      </w:ins>
      <w:r w:rsidRPr="00317CAC">
        <w:t>1.</w:t>
      </w:r>
      <w:r w:rsidRPr="00317CAC">
        <w:t>研究背景</w:t>
      </w:r>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p>
    <w:p w14:paraId="4C8BBD67" w14:textId="1103ACD0" w:rsidR="00AC218F" w:rsidRPr="00317CAC" w:rsidRDefault="00850CBA">
      <w:pPr>
        <w:spacing w:line="300" w:lineRule="auto"/>
        <w:ind w:firstLineChars="200" w:firstLine="420"/>
      </w:pPr>
      <w:r w:rsidRPr="00317CAC">
        <w:t>桩基础作为一种基础形式</w:t>
      </w:r>
      <w:r w:rsidRPr="00317CAC">
        <w:t>,</w:t>
      </w:r>
      <w:r w:rsidRPr="00317CAC">
        <w:t>已经越来越广泛地应用在包括高层、超高层及大型桥梁等工程建设中。它属于隐蔽性工程中起着将结构上部荷载传递到较深和较好地层中的作用</w:t>
      </w:r>
      <w:r w:rsidRPr="00317CAC">
        <w:t>,</w:t>
      </w:r>
      <w:r w:rsidRPr="00317CAC">
        <w:t>是构筑物的重要组成部分</w:t>
      </w:r>
      <w:r w:rsidRPr="00317CAC">
        <w:t>,</w:t>
      </w:r>
      <w:r w:rsidRPr="00317CAC">
        <w:t>对工程结构质量起着极其重要的作用。基桩特别是混凝土</w:t>
      </w:r>
      <w:proofErr w:type="gramStart"/>
      <w:r w:rsidRPr="00317CAC">
        <w:t>灌注桩在施工</w:t>
      </w:r>
      <w:proofErr w:type="gramEnd"/>
      <w:r w:rsidRPr="00317CAC">
        <w:t>过程中由于施工工艺、地质条件变化、施工队伍对质量控制不当等问题造成</w:t>
      </w:r>
      <w:proofErr w:type="gramStart"/>
      <w:r w:rsidRPr="00317CAC">
        <w:t>工程桩缩径</w:t>
      </w:r>
      <w:proofErr w:type="gramEnd"/>
      <w:r w:rsidRPr="00317CAC">
        <w:t>、离析、扩径等缺陷。缺陷的存在必然给桩基承载力带来不同程度的影响</w:t>
      </w:r>
      <w:r w:rsidRPr="00317CAC">
        <w:t>,</w:t>
      </w:r>
      <w:r w:rsidRPr="00317CAC">
        <w:t>严重者甚至使单桩承载力丧失。所以</w:t>
      </w:r>
      <w:r w:rsidRPr="00317CAC">
        <w:t>,</w:t>
      </w:r>
      <w:r w:rsidRPr="00317CAC">
        <w:t>如果不能准确的判断出缺陷的类型、测出缺陷的位置及程度、釆取补救措施</w:t>
      </w:r>
      <w:r w:rsidRPr="00317CAC">
        <w:t>,</w:t>
      </w:r>
      <w:r w:rsidRPr="00317CAC">
        <w:t>必然给建筑物造成事故隐患。</w:t>
      </w:r>
    </w:p>
    <w:p w14:paraId="27EDF33C" w14:textId="77777777" w:rsidR="00AC218F" w:rsidRPr="00317CAC" w:rsidRDefault="00850CBA">
      <w:pPr>
        <w:spacing w:line="300" w:lineRule="auto"/>
        <w:ind w:firstLineChars="200" w:firstLine="420"/>
      </w:pPr>
      <w:r w:rsidRPr="00317CAC">
        <w:t>深度学习方法是相对支撑</w:t>
      </w:r>
      <w:proofErr w:type="gramStart"/>
      <w:r w:rsidRPr="00317CAC">
        <w:t>向量机</w:t>
      </w:r>
      <w:proofErr w:type="gramEnd"/>
      <w:r w:rsidRPr="00317CAC">
        <w:t>(Support Vector Machine, SVM)</w:t>
      </w:r>
      <w:r w:rsidRPr="00317CAC">
        <w:t>、提升方法</w:t>
      </w:r>
      <w:r w:rsidRPr="00317CAC">
        <w:t>(boosting)</w:t>
      </w:r>
      <w:r w:rsidRPr="00317CAC">
        <w:t>、最大熵方法等</w:t>
      </w:r>
      <w:r w:rsidRPr="00317CAC">
        <w:t>“</w:t>
      </w:r>
      <w:r w:rsidRPr="00317CAC">
        <w:t>浅层</w:t>
      </w:r>
      <w:r w:rsidRPr="00317CAC">
        <w:t>”</w:t>
      </w:r>
      <w:r w:rsidRPr="00317CAC">
        <w:t>学习方法而言</w:t>
      </w:r>
      <w:r w:rsidRPr="00317CAC">
        <w:t xml:space="preserve">, </w:t>
      </w:r>
      <w:r w:rsidRPr="00317CAC">
        <w:t>深度学习模型中多个层级的非线性操作提升了泛化能力，通过对原始信号进行逐层特征变换</w:t>
      </w:r>
      <w:r w:rsidRPr="00317CAC">
        <w:t>,</w:t>
      </w:r>
      <w:r w:rsidRPr="00317CAC">
        <w:t>将样本在原空间的特征表示变换到新的特征空间</w:t>
      </w:r>
      <w:r w:rsidRPr="00317CAC">
        <w:t>,</w:t>
      </w:r>
      <w:r w:rsidRPr="00317CAC">
        <w:t>通过自动地学习得到层次化的特征表示</w:t>
      </w:r>
      <w:r w:rsidRPr="00317CAC">
        <w:t>,</w:t>
      </w:r>
      <w:r w:rsidRPr="00317CAC">
        <w:t>从而跳过了依靠人工经验抽取样本特征过程。在图形处理器</w:t>
      </w:r>
      <w:r w:rsidRPr="00317CAC">
        <w:t>GPU</w:t>
      </w:r>
      <w:r w:rsidRPr="00317CAC">
        <w:t>、现场可编程门阵列</w:t>
      </w:r>
      <w:r w:rsidRPr="00317CAC">
        <w:t>FPGA</w:t>
      </w:r>
      <w:r w:rsidRPr="00317CAC">
        <w:t>、张量处理器</w:t>
      </w:r>
      <w:r w:rsidRPr="00317CAC">
        <w:t>TPU</w:t>
      </w:r>
      <w:r w:rsidRPr="00317CAC">
        <w:t>等硬件加速下，深度学习的效率飞速提升。人工神经网络是一种模拟人的神经结构及信息处理过程的人为结构</w:t>
      </w:r>
      <w:r w:rsidRPr="00317CAC">
        <w:t>,</w:t>
      </w:r>
      <w:r w:rsidRPr="00317CAC">
        <w:t>它具有极强的非线性大规模并行处理能力</w:t>
      </w:r>
      <w:r w:rsidRPr="00317CAC">
        <w:t>,</w:t>
      </w:r>
      <w:r w:rsidRPr="00317CAC">
        <w:t>具有良好的自适应性、自组织性及很强的学习、联想、容错和抗干扰能力</w:t>
      </w:r>
      <w:r w:rsidRPr="00317CAC">
        <w:t>,</w:t>
      </w:r>
      <w:r w:rsidRPr="00317CAC">
        <w:t>可灵活方便地对多成因的复杂未知系统进行建模、识别、诊断与评估。这恰好弥补了低应变反射波法检测桩身完整性中产生的缺陷</w:t>
      </w:r>
      <w:r w:rsidRPr="00317CAC">
        <w:t>,</w:t>
      </w:r>
      <w:r w:rsidRPr="00317CAC">
        <w:t>如应力波衰减、反射与透射等带来的诸多难以解决的工程技术问题。虽然深度学习目前还处于发展阶段，还存在许多理论和实践方面的问题需要解决。但是在这个大数据时代，各种新模型和新理论的验证周期会大大缩短。</w:t>
      </w:r>
    </w:p>
    <w:p w14:paraId="6E98FDF7" w14:textId="77777777" w:rsidR="00AC218F" w:rsidRPr="00317CAC" w:rsidRDefault="00AC218F">
      <w:pPr>
        <w:spacing w:line="300" w:lineRule="auto"/>
        <w:ind w:firstLineChars="200" w:firstLine="420"/>
      </w:pPr>
    </w:p>
    <w:p w14:paraId="7E53DD45" w14:textId="77777777" w:rsidR="00AC218F" w:rsidRPr="00317CAC" w:rsidRDefault="00850CBA">
      <w:pPr>
        <w:pStyle w:val="3"/>
        <w:pPrChange w:id="353" w:author="DELL" w:date="2021-04-14T13:34:00Z">
          <w:pPr>
            <w:spacing w:line="300" w:lineRule="auto"/>
            <w:ind w:firstLineChars="200" w:firstLine="420"/>
            <w:outlineLvl w:val="2"/>
          </w:pPr>
        </w:pPrChange>
      </w:pPr>
      <w:bookmarkStart w:id="354" w:name="_Toc29531"/>
      <w:bookmarkStart w:id="355" w:name="_Toc21247"/>
      <w:bookmarkStart w:id="356" w:name="_Toc21477"/>
      <w:bookmarkStart w:id="357" w:name="_Toc1313"/>
      <w:bookmarkStart w:id="358" w:name="_Toc16412"/>
      <w:bookmarkStart w:id="359" w:name="_Toc12530"/>
      <w:bookmarkStart w:id="360" w:name="_Toc16667"/>
      <w:bookmarkStart w:id="361" w:name="_Toc25819"/>
      <w:bookmarkStart w:id="362" w:name="_Toc5973"/>
      <w:bookmarkStart w:id="363" w:name="_Toc4537"/>
      <w:bookmarkStart w:id="364" w:name="_Toc13035"/>
      <w:bookmarkStart w:id="365" w:name="_Toc31227"/>
      <w:bookmarkStart w:id="366" w:name="_Toc27033"/>
      <w:bookmarkStart w:id="367" w:name="_Toc69300478"/>
      <w:ins w:id="368" w:author="Conqueror" w:date="2021-04-06T21:47:00Z">
        <w:r w:rsidRPr="00317CAC">
          <w:t>1.</w:t>
        </w:r>
      </w:ins>
      <w:r w:rsidRPr="00317CAC">
        <w:t>2.</w:t>
      </w:r>
      <w:r w:rsidRPr="00317CAC">
        <w:t>研究内容</w:t>
      </w:r>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p>
    <w:p w14:paraId="725C99AC" w14:textId="4C27FF36" w:rsidR="00AC218F" w:rsidRPr="00317CAC" w:rsidRDefault="00850CBA">
      <w:pPr>
        <w:spacing w:line="300" w:lineRule="auto"/>
        <w:ind w:firstLineChars="200" w:firstLine="420"/>
      </w:pPr>
      <w:r w:rsidRPr="00317CAC">
        <w:t>基于</w:t>
      </w:r>
      <w:r w:rsidRPr="00317CAC">
        <w:t>MATLAB</w:t>
      </w:r>
      <w:r w:rsidRPr="00317CAC">
        <w:t>下的深度学习大数据分析，对安徽省</w:t>
      </w:r>
      <w:r w:rsidR="00794DA3">
        <w:rPr>
          <w:rFonts w:hint="eastAsia"/>
        </w:rPr>
        <w:t>城建设计研究总院、安徽省</w:t>
      </w:r>
      <w:r w:rsidRPr="00317CAC">
        <w:t>建科院已有的大量桩基低应变检测数据（约</w:t>
      </w:r>
      <w:r w:rsidRPr="00317CAC">
        <w:t>3</w:t>
      </w:r>
      <w:r w:rsidRPr="00317CAC">
        <w:t>万条）进行前期整合人工分类，后期利用</w:t>
      </w:r>
      <w:r w:rsidRPr="00317CAC">
        <w:t>LSTM</w:t>
      </w:r>
      <w:commentRangeStart w:id="369"/>
      <w:r w:rsidR="00833FB2">
        <w:rPr>
          <w:rFonts w:hint="eastAsia"/>
        </w:rPr>
        <w:t>（</w:t>
      </w:r>
      <w:ins w:id="370" w:author="1379323603@qq.com" w:date="2021-04-14T14:45:00Z">
        <w:r w:rsidR="00B3434E">
          <w:rPr>
            <w:rFonts w:hint="eastAsia"/>
          </w:rPr>
          <w:t>长短期记忆型</w:t>
        </w:r>
      </w:ins>
      <w:r w:rsidR="00833FB2">
        <w:rPr>
          <w:rFonts w:hint="eastAsia"/>
        </w:rPr>
        <w:t>）</w:t>
      </w:r>
      <w:commentRangeEnd w:id="369"/>
      <w:r w:rsidR="00833FB2">
        <w:rPr>
          <w:rStyle w:val="af2"/>
        </w:rPr>
        <w:commentReference w:id="369"/>
      </w:r>
      <w:r w:rsidRPr="00317CAC">
        <w:t>神经网络模型建立出一个可对桩基础低应变检测缺陷等级自动分类的模型和方法。建立神经网络验证训练集的预测精度值，不仅能快速智能化有效判别桩基质量等级，也</w:t>
      </w:r>
      <w:r w:rsidRPr="00317CAC">
        <w:lastRenderedPageBreak/>
        <w:t>具有很大的商业潜在价值。</w:t>
      </w:r>
    </w:p>
    <w:p w14:paraId="65805431" w14:textId="77777777" w:rsidR="00AC218F" w:rsidRPr="00317CAC" w:rsidRDefault="00850CBA">
      <w:pPr>
        <w:pStyle w:val="3"/>
        <w:rPr>
          <w:del w:id="371" w:author="Conqueror" w:date="2021-04-06T21:40:00Z"/>
        </w:rPr>
        <w:pPrChange w:id="372" w:author="DELL" w:date="2021-04-14T13:34:00Z">
          <w:pPr>
            <w:spacing w:line="300" w:lineRule="auto"/>
            <w:ind w:firstLineChars="200" w:firstLine="420"/>
            <w:outlineLvl w:val="2"/>
          </w:pPr>
        </w:pPrChange>
      </w:pPr>
      <w:bookmarkStart w:id="373" w:name="_Toc28429"/>
      <w:bookmarkStart w:id="374" w:name="_Toc7189"/>
      <w:bookmarkStart w:id="375" w:name="_Toc19575"/>
      <w:bookmarkStart w:id="376" w:name="_Toc21116"/>
      <w:bookmarkStart w:id="377" w:name="_Toc7563"/>
      <w:bookmarkStart w:id="378" w:name="_Toc24952"/>
      <w:bookmarkStart w:id="379" w:name="_Toc4518"/>
      <w:bookmarkStart w:id="380" w:name="_Toc12956"/>
      <w:bookmarkStart w:id="381" w:name="_Toc8354"/>
      <w:bookmarkStart w:id="382" w:name="_Toc7090"/>
      <w:bookmarkStart w:id="383" w:name="_Toc14673"/>
      <w:bookmarkStart w:id="384" w:name="_Toc12113"/>
      <w:bookmarkStart w:id="385" w:name="_Toc21709"/>
      <w:bookmarkStart w:id="386" w:name="_Toc69300479"/>
      <w:ins w:id="387" w:author="Conqueror" w:date="2021-04-06T21:47:00Z">
        <w:r w:rsidRPr="00317CAC">
          <w:t>1.</w:t>
        </w:r>
      </w:ins>
      <w:r w:rsidRPr="00317CAC">
        <w:t>3.</w:t>
      </w:r>
      <w:r w:rsidRPr="00317CAC">
        <w:t>实验方案</w:t>
      </w:r>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p>
    <w:p w14:paraId="072ACD9F" w14:textId="77777777" w:rsidR="00AC218F" w:rsidRPr="00317CAC" w:rsidRDefault="00AC218F">
      <w:pPr>
        <w:pStyle w:val="3"/>
        <w:pPrChange w:id="388" w:author="DELL" w:date="2021-04-14T13:34:00Z">
          <w:pPr>
            <w:spacing w:line="300" w:lineRule="auto"/>
            <w:ind w:firstLineChars="200" w:firstLine="420"/>
          </w:pPr>
        </w:pPrChange>
      </w:pPr>
    </w:p>
    <w:p w14:paraId="101EFCDE" w14:textId="77777777" w:rsidR="00AC218F" w:rsidRPr="00317CAC" w:rsidRDefault="00850CBA">
      <w:pPr>
        <w:pStyle w:val="4"/>
        <w:ind w:firstLineChars="200" w:firstLine="420"/>
        <w:pPrChange w:id="389" w:author="Conqueror" w:date="2021-04-06T21:26:00Z">
          <w:pPr>
            <w:spacing w:line="300" w:lineRule="auto"/>
            <w:ind w:firstLineChars="200" w:firstLine="420"/>
            <w:outlineLvl w:val="2"/>
          </w:pPr>
        </w:pPrChange>
      </w:pPr>
      <w:bookmarkStart w:id="390" w:name="_Toc22868"/>
      <w:bookmarkStart w:id="391" w:name="_Toc22427"/>
      <w:bookmarkStart w:id="392" w:name="_Toc12680"/>
      <w:bookmarkStart w:id="393" w:name="_Toc14499"/>
      <w:bookmarkStart w:id="394" w:name="_Toc23124"/>
      <w:bookmarkStart w:id="395" w:name="_Toc2285"/>
      <w:bookmarkStart w:id="396" w:name="_Toc29024"/>
      <w:bookmarkStart w:id="397" w:name="_Toc14012"/>
      <w:bookmarkStart w:id="398" w:name="_Toc31919"/>
      <w:bookmarkStart w:id="399" w:name="_Toc16623"/>
      <w:bookmarkStart w:id="400" w:name="_Toc21309"/>
      <w:bookmarkStart w:id="401" w:name="_Toc69300480"/>
      <w:ins w:id="402" w:author="Conqueror" w:date="2021-04-06T21:47:00Z">
        <w:r w:rsidRPr="00317CAC">
          <w:rPr>
            <w:rFonts w:cs="Times New Roman"/>
          </w:rPr>
          <w:t>1.</w:t>
        </w:r>
      </w:ins>
      <w:r w:rsidRPr="00317CAC">
        <w:rPr>
          <w:rFonts w:cs="Times New Roman"/>
        </w:rPr>
        <w:t>3.1</w:t>
      </w:r>
      <w:r w:rsidRPr="00317CAC">
        <w:rPr>
          <w:rFonts w:cs="Times New Roman"/>
        </w:rPr>
        <w:t>反射波检测完整性分类</w:t>
      </w:r>
      <w:bookmarkEnd w:id="390"/>
      <w:bookmarkEnd w:id="391"/>
      <w:bookmarkEnd w:id="392"/>
      <w:bookmarkEnd w:id="393"/>
      <w:bookmarkEnd w:id="394"/>
      <w:bookmarkEnd w:id="395"/>
      <w:bookmarkEnd w:id="396"/>
      <w:bookmarkEnd w:id="397"/>
      <w:bookmarkEnd w:id="398"/>
      <w:bookmarkEnd w:id="399"/>
      <w:bookmarkEnd w:id="400"/>
      <w:bookmarkEnd w:id="401"/>
    </w:p>
    <w:p w14:paraId="0FD79BA8" w14:textId="474050E7" w:rsidR="00AC218F" w:rsidRPr="00317CAC" w:rsidRDefault="00850CBA">
      <w:pPr>
        <w:spacing w:line="300" w:lineRule="auto"/>
        <w:ind w:firstLineChars="200" w:firstLine="420"/>
      </w:pPr>
      <w:bookmarkStart w:id="403" w:name="_Hlk68959788"/>
      <w:r w:rsidRPr="00317CAC">
        <w:t>低应变反射波法是</w:t>
      </w:r>
      <w:proofErr w:type="gramStart"/>
      <w:r w:rsidRPr="00317CAC">
        <w:t>通过桩顶激振</w:t>
      </w:r>
      <w:proofErr w:type="gramEnd"/>
      <w:r w:rsidRPr="00317CAC">
        <w:t>、小锤敲击。或水中放电等方法</w:t>
      </w:r>
      <w:r w:rsidRPr="00317CAC">
        <w:t>,</w:t>
      </w:r>
      <w:r w:rsidRPr="00317CAC">
        <w:t>给</w:t>
      </w:r>
      <w:proofErr w:type="gramStart"/>
      <w:r w:rsidRPr="00317CAC">
        <w:t>桩作用</w:t>
      </w:r>
      <w:proofErr w:type="gramEnd"/>
      <w:r w:rsidRPr="00317CAC">
        <w:t>较小能量。作用在桩顶上的动荷载远小于桩的使用荷载</w:t>
      </w:r>
      <w:r w:rsidRPr="00317CAC">
        <w:t>,</w:t>
      </w:r>
      <w:r w:rsidRPr="00317CAC">
        <w:t>不足以使</w:t>
      </w:r>
      <w:proofErr w:type="gramStart"/>
      <w:r w:rsidRPr="00317CAC">
        <w:t>桩产生贯入度</w:t>
      </w:r>
      <w:proofErr w:type="gramEnd"/>
      <w:r w:rsidRPr="00317CAC">
        <w:t>,</w:t>
      </w:r>
      <w:proofErr w:type="gramStart"/>
      <w:r w:rsidRPr="00317CAC">
        <w:t>也就是说桩土之间</w:t>
      </w:r>
      <w:proofErr w:type="gramEnd"/>
      <w:r w:rsidRPr="00317CAC">
        <w:t>不产生相对位移</w:t>
      </w:r>
      <w:r w:rsidRPr="00317CAC">
        <w:t>,</w:t>
      </w:r>
      <w:r w:rsidRPr="00317CAC">
        <w:t>只产生弹性变形。低应变反射波法是通过应力波沿桩身传播和反射原理进行桩的检验。由于用它确定极限承载力的理论依据不足</w:t>
      </w:r>
      <w:r w:rsidRPr="00317CAC">
        <w:t>,</w:t>
      </w:r>
      <w:r w:rsidRPr="00317CAC">
        <w:t>误差大</w:t>
      </w:r>
      <w:r w:rsidRPr="00317CAC">
        <w:t>,</w:t>
      </w:r>
      <w:r w:rsidRPr="00317CAC">
        <w:t>甚至不准确</w:t>
      </w:r>
      <w:r w:rsidRPr="00317CAC">
        <w:t>,</w:t>
      </w:r>
      <w:r w:rsidRPr="00317CAC">
        <w:t>国外用它进行桩的检验时</w:t>
      </w:r>
      <w:r w:rsidRPr="00317CAC">
        <w:t>,</w:t>
      </w:r>
      <w:r w:rsidRPr="00317CAC">
        <w:t>主要是判断桩身结构的完整性。到目前为止</w:t>
      </w:r>
      <w:r w:rsidRPr="00317CAC">
        <w:t>,</w:t>
      </w:r>
      <w:r w:rsidRPr="00317CAC">
        <w:t>国外还没有用它来确定桩承载力的例子。低应变反射波法具有仪器设备轻便</w:t>
      </w:r>
      <w:r w:rsidRPr="00317CAC">
        <w:t>,</w:t>
      </w:r>
      <w:r w:rsidRPr="00317CAC">
        <w:t>检测速度快</w:t>
      </w:r>
      <w:r w:rsidRPr="00317CAC">
        <w:t>,</w:t>
      </w:r>
      <w:r w:rsidRPr="00317CAC">
        <w:t>费用低</w:t>
      </w:r>
      <w:r w:rsidRPr="00317CAC">
        <w:t>,</w:t>
      </w:r>
      <w:proofErr w:type="gramStart"/>
      <w:r w:rsidRPr="00317CAC">
        <w:t>检测面</w:t>
      </w:r>
      <w:proofErr w:type="gramEnd"/>
      <w:r w:rsidRPr="00317CAC">
        <w:t>广、无损等优点</w:t>
      </w:r>
      <w:r w:rsidRPr="00317CAC">
        <w:t>,</w:t>
      </w:r>
      <w:r w:rsidRPr="00317CAC">
        <w:t>而且其数学物理假设比较完善</w:t>
      </w:r>
      <w:r w:rsidRPr="00317CAC">
        <w:t>,</w:t>
      </w:r>
      <w:r w:rsidRPr="00317CAC">
        <w:t>理论模型比较成熟。目前</w:t>
      </w:r>
      <w:r w:rsidRPr="00317CAC">
        <w:t>,</w:t>
      </w:r>
      <w:r w:rsidRPr="00317CAC">
        <w:t>低应变反射波法在桩基础的完整性检测中被广泛应用</w:t>
      </w:r>
      <w:r w:rsidR="00004E22" w:rsidRPr="00317CAC">
        <w:t>，</w:t>
      </w:r>
      <w:r w:rsidRPr="00317CAC">
        <w:t>本文的理论研究与数据采集亦是基于此种方法。</w:t>
      </w:r>
    </w:p>
    <w:p w14:paraId="5D7B28B0" w14:textId="61C306C6" w:rsidR="00AC218F" w:rsidRPr="00317CAC" w:rsidRDefault="00850CBA">
      <w:pPr>
        <w:spacing w:line="300" w:lineRule="auto"/>
        <w:ind w:firstLineChars="200" w:firstLine="420"/>
      </w:pPr>
      <w:r w:rsidRPr="00317CAC">
        <w:t>前期的实验时间，在指导老师的带领下学会了如何人工判别桩基础低应变检测曲线，以及相应的判别标准；得知桩基检测一般把</w:t>
      </w:r>
      <w:proofErr w:type="gramStart"/>
      <w:r w:rsidRPr="00317CAC">
        <w:t>桩分为</w:t>
      </w:r>
      <w:proofErr w:type="gramEnd"/>
      <w:r w:rsidRPr="00317CAC">
        <w:t>1-4</w:t>
      </w:r>
      <w:r w:rsidRPr="00317CAC">
        <w:t>个缺陷等级类别。</w:t>
      </w:r>
    </w:p>
    <w:bookmarkEnd w:id="403"/>
    <w:p w14:paraId="11E7B2DF" w14:textId="77777777" w:rsidR="00A53978" w:rsidRPr="00317CAC" w:rsidRDefault="00A53978">
      <w:pPr>
        <w:spacing w:line="300" w:lineRule="auto"/>
        <w:ind w:firstLineChars="200" w:firstLine="420"/>
      </w:pPr>
    </w:p>
    <w:tbl>
      <w:tblPr>
        <w:tblStyle w:val="60"/>
        <w:tblW w:w="9640" w:type="dxa"/>
        <w:tblLook w:val="0000" w:firstRow="0" w:lastRow="0" w:firstColumn="0" w:lastColumn="0" w:noHBand="0" w:noVBand="0"/>
        <w:tblPrChange w:id="404" w:author="DELL" w:date="2021-04-14T13:27:00Z">
          <w:tblPr>
            <w:tblW w:w="9640"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PrChange>
      </w:tblPr>
      <w:tblGrid>
        <w:gridCol w:w="1704"/>
        <w:gridCol w:w="2643"/>
        <w:gridCol w:w="5293"/>
        <w:tblGridChange w:id="405">
          <w:tblGrid>
            <w:gridCol w:w="1422"/>
            <w:gridCol w:w="3274"/>
            <w:gridCol w:w="4944"/>
          </w:tblGrid>
        </w:tblGridChange>
      </w:tblGrid>
      <w:tr w:rsidR="00A53978" w:rsidRPr="00317CAC" w14:paraId="3BBB08C6" w14:textId="77777777" w:rsidTr="0063491E">
        <w:trPr>
          <w:cnfStyle w:val="000000100000" w:firstRow="0" w:lastRow="0" w:firstColumn="0" w:lastColumn="0" w:oddVBand="0" w:evenVBand="0" w:oddHBand="1" w:evenHBand="0" w:firstRowFirstColumn="0" w:firstRowLastColumn="0" w:lastRowFirstColumn="0" w:lastRowLastColumn="0"/>
          <w:trHeight w:val="434"/>
          <w:trPrChange w:id="406" w:author="DELL" w:date="2021-04-14T13:27:00Z">
            <w:trPr>
              <w:trHeight w:val="434"/>
            </w:trPr>
          </w:trPrChange>
        </w:trPr>
        <w:tc>
          <w:tcPr>
            <w:cnfStyle w:val="000010000000" w:firstRow="0" w:lastRow="0" w:firstColumn="0" w:lastColumn="0" w:oddVBand="1" w:evenVBand="0" w:oddHBand="0" w:evenHBand="0" w:firstRowFirstColumn="0" w:firstRowLastColumn="0" w:lastRowFirstColumn="0" w:lastRowLastColumn="0"/>
            <w:tcW w:w="0" w:type="dxa"/>
            <w:tcBorders>
              <w:top w:val="single" w:sz="4" w:space="0" w:color="000000" w:themeColor="text1"/>
              <w:bottom w:val="single" w:sz="4" w:space="0" w:color="000000" w:themeColor="text1"/>
            </w:tcBorders>
            <w:shd w:val="clear" w:color="auto" w:fill="auto"/>
            <w:tcPrChange w:id="407" w:author="DELL" w:date="2021-04-14T13:27:00Z">
              <w:tcPr>
                <w:tcW w:w="1422" w:type="dxa"/>
              </w:tcPr>
            </w:tcPrChange>
          </w:tcPr>
          <w:p w14:paraId="01B7E1D8" w14:textId="77777777" w:rsidR="00A53978" w:rsidRPr="00317CAC" w:rsidRDefault="00A53978" w:rsidP="00004E22">
            <w:pPr>
              <w:spacing w:line="300" w:lineRule="auto"/>
              <w:ind w:firstLineChars="100" w:firstLine="210"/>
              <w:cnfStyle w:val="000010100000" w:firstRow="0" w:lastRow="0" w:firstColumn="0" w:lastColumn="0" w:oddVBand="1" w:evenVBand="0" w:oddHBand="1" w:evenHBand="0" w:firstRowFirstColumn="0" w:firstRowLastColumn="0" w:lastRowFirstColumn="0" w:lastRowLastColumn="0"/>
            </w:pPr>
            <w:bookmarkStart w:id="408" w:name="_Hlk68960176"/>
            <w:r w:rsidRPr="00317CAC">
              <w:t>类别</w:t>
            </w:r>
          </w:p>
        </w:tc>
        <w:tc>
          <w:tcPr>
            <w:tcW w:w="0" w:type="dxa"/>
            <w:tcBorders>
              <w:top w:val="single" w:sz="4" w:space="0" w:color="000000" w:themeColor="text1"/>
              <w:bottom w:val="single" w:sz="4" w:space="0" w:color="000000" w:themeColor="text1"/>
            </w:tcBorders>
            <w:shd w:val="clear" w:color="auto" w:fill="auto"/>
            <w:tcPrChange w:id="409" w:author="DELL" w:date="2021-04-14T13:27:00Z">
              <w:tcPr>
                <w:tcW w:w="3274" w:type="dxa"/>
              </w:tcPr>
            </w:tcPrChange>
          </w:tcPr>
          <w:p w14:paraId="065FBC84" w14:textId="77777777" w:rsidR="00A53978" w:rsidRPr="00317CAC" w:rsidRDefault="00A53978" w:rsidP="00004E22">
            <w:pPr>
              <w:spacing w:line="300" w:lineRule="auto"/>
              <w:ind w:left="149" w:firstLineChars="200" w:firstLine="420"/>
              <w:cnfStyle w:val="000000100000" w:firstRow="0" w:lastRow="0" w:firstColumn="0" w:lastColumn="0" w:oddVBand="0" w:evenVBand="0" w:oddHBand="1" w:evenHBand="0" w:firstRowFirstColumn="0" w:firstRowLastColumn="0" w:lastRowFirstColumn="0" w:lastRowLastColumn="0"/>
            </w:pPr>
            <w:r w:rsidRPr="00317CAC">
              <w:t>时域信号特征</w:t>
            </w:r>
          </w:p>
        </w:tc>
        <w:tc>
          <w:tcPr>
            <w:cnfStyle w:val="000010000000" w:firstRow="0" w:lastRow="0" w:firstColumn="0" w:lastColumn="0" w:oddVBand="1" w:evenVBand="0" w:oddHBand="0" w:evenHBand="0" w:firstRowFirstColumn="0" w:firstRowLastColumn="0" w:lastRowFirstColumn="0" w:lastRowLastColumn="0"/>
            <w:tcW w:w="0" w:type="dxa"/>
            <w:tcBorders>
              <w:top w:val="single" w:sz="4" w:space="0" w:color="000000" w:themeColor="text1"/>
              <w:bottom w:val="single" w:sz="4" w:space="0" w:color="000000" w:themeColor="text1"/>
            </w:tcBorders>
            <w:shd w:val="clear" w:color="auto" w:fill="auto"/>
            <w:tcPrChange w:id="410" w:author="DELL" w:date="2021-04-14T13:27:00Z">
              <w:tcPr>
                <w:tcW w:w="4944" w:type="dxa"/>
              </w:tcPr>
            </w:tcPrChange>
          </w:tcPr>
          <w:p w14:paraId="21CFCB68" w14:textId="77777777" w:rsidR="00A53978" w:rsidRPr="00317CAC" w:rsidRDefault="00A53978" w:rsidP="00004E22">
            <w:pPr>
              <w:spacing w:line="300" w:lineRule="auto"/>
              <w:ind w:left="1224"/>
              <w:cnfStyle w:val="000010100000" w:firstRow="0" w:lastRow="0" w:firstColumn="0" w:lastColumn="0" w:oddVBand="1" w:evenVBand="0" w:oddHBand="1" w:evenHBand="0" w:firstRowFirstColumn="0" w:firstRowLastColumn="0" w:lastRowFirstColumn="0" w:lastRowLastColumn="0"/>
            </w:pPr>
            <w:proofErr w:type="gramStart"/>
            <w:r w:rsidRPr="00317CAC">
              <w:t>幅频信号</w:t>
            </w:r>
            <w:proofErr w:type="gramEnd"/>
            <w:r w:rsidRPr="00317CAC">
              <w:t>特征</w:t>
            </w:r>
          </w:p>
        </w:tc>
      </w:tr>
      <w:tr w:rsidR="00C56720" w:rsidRPr="00317CAC" w14:paraId="0E017C6F" w14:textId="77777777" w:rsidTr="0063491E">
        <w:trPr>
          <w:trHeight w:val="652"/>
          <w:trPrChange w:id="411" w:author="DELL" w:date="2021-04-14T13:27:00Z">
            <w:trPr>
              <w:trHeight w:val="652"/>
            </w:trPr>
          </w:trPrChange>
        </w:trPr>
        <w:tc>
          <w:tcPr>
            <w:cnfStyle w:val="000010000000" w:firstRow="0" w:lastRow="0" w:firstColumn="0" w:lastColumn="0" w:oddVBand="1" w:evenVBand="0" w:oddHBand="0" w:evenHBand="0" w:firstRowFirstColumn="0" w:firstRowLastColumn="0" w:lastRowFirstColumn="0" w:lastRowLastColumn="0"/>
            <w:tcW w:w="0" w:type="dxa"/>
            <w:tcBorders>
              <w:top w:val="single" w:sz="4" w:space="0" w:color="000000" w:themeColor="text1"/>
            </w:tcBorders>
            <w:shd w:val="clear" w:color="auto" w:fill="auto"/>
            <w:tcPrChange w:id="412" w:author="DELL" w:date="2021-04-14T13:27:00Z">
              <w:tcPr>
                <w:tcW w:w="1422" w:type="dxa"/>
                <w:vAlign w:val="center"/>
              </w:tcPr>
            </w:tcPrChange>
          </w:tcPr>
          <w:p w14:paraId="114C60C6" w14:textId="6E60A775" w:rsidR="00C56720" w:rsidRPr="00317CAC" w:rsidRDefault="00C56720">
            <w:pPr>
              <w:spacing w:line="300" w:lineRule="auto"/>
              <w:ind w:firstLineChars="200" w:firstLine="420"/>
              <w:pPrChange w:id="413" w:author="Conqueror" w:date="2021-04-14T13:27:00Z">
                <w:pPr>
                  <w:spacing w:line="300" w:lineRule="auto"/>
                  <w:ind w:firstLineChars="200" w:firstLine="420"/>
                  <w:jc w:val="center"/>
                </w:pPr>
              </w:pPrChange>
            </w:pPr>
            <w:ins w:id="414" w:author="DELL" w:date="2021-04-14T13:27:00Z">
              <w:r w:rsidRPr="004358C2">
                <w:rPr>
                  <w:bCs/>
                  <w:szCs w:val="21"/>
                </w:rPr>
                <w:t>I</w:t>
              </w:r>
            </w:ins>
            <w:del w:id="415" w:author="DELL" w:date="2021-04-14T13:27:00Z">
              <w:r w:rsidRPr="00317CAC" w:rsidDel="003B766D">
                <w:delText>1</w:delText>
              </w:r>
              <w:r w:rsidRPr="00317CAC" w:rsidDel="003B766D">
                <w:delText>类</w:delText>
              </w:r>
            </w:del>
          </w:p>
        </w:tc>
        <w:tc>
          <w:tcPr>
            <w:tcW w:w="0" w:type="dxa"/>
            <w:tcBorders>
              <w:top w:val="single" w:sz="4" w:space="0" w:color="000000" w:themeColor="text1"/>
            </w:tcBorders>
            <w:shd w:val="clear" w:color="auto" w:fill="auto"/>
            <w:tcPrChange w:id="416" w:author="DELL" w:date="2021-04-14T13:27:00Z">
              <w:tcPr>
                <w:tcW w:w="3274" w:type="dxa"/>
              </w:tcPr>
            </w:tcPrChange>
          </w:tcPr>
          <w:p w14:paraId="3A2936A4" w14:textId="77777777" w:rsidR="00C56720" w:rsidRPr="00317CAC" w:rsidRDefault="00C56720" w:rsidP="00C56720">
            <w:pPr>
              <w:widowControl/>
              <w:jc w:val="left"/>
              <w:cnfStyle w:val="000000000000" w:firstRow="0" w:lastRow="0" w:firstColumn="0" w:lastColumn="0" w:oddVBand="0" w:evenVBand="0" w:oddHBand="0" w:evenHBand="0" w:firstRowFirstColumn="0" w:firstRowLastColumn="0" w:lastRowFirstColumn="0" w:lastRowLastColumn="0"/>
            </w:pPr>
            <w:r w:rsidRPr="00317CAC">
              <w:t>2L/C</w:t>
            </w:r>
            <w:r w:rsidRPr="00317CAC">
              <w:t>无缺陷反射波，有桩底反射波</w:t>
            </w:r>
          </w:p>
          <w:p w14:paraId="5A21F995" w14:textId="77777777" w:rsidR="00C56720" w:rsidRPr="00317CAC" w:rsidRDefault="00C56720" w:rsidP="00C56720">
            <w:pPr>
              <w:widowControl/>
              <w:jc w:val="left"/>
              <w:cnfStyle w:val="000000000000" w:firstRow="0" w:lastRow="0" w:firstColumn="0" w:lastColumn="0" w:oddVBand="0" w:evenVBand="0" w:oddHBand="0" w:evenHBand="0" w:firstRowFirstColumn="0" w:firstRowLastColumn="0" w:lastRowFirstColumn="0" w:lastRowLastColumn="0"/>
            </w:pPr>
            <w:r w:rsidRPr="00317CAC">
              <w:t xml:space="preserve">                                   </w:t>
            </w:r>
          </w:p>
        </w:tc>
        <w:tc>
          <w:tcPr>
            <w:cnfStyle w:val="000010000000" w:firstRow="0" w:lastRow="0" w:firstColumn="0" w:lastColumn="0" w:oddVBand="1" w:evenVBand="0" w:oddHBand="0" w:evenHBand="0" w:firstRowFirstColumn="0" w:firstRowLastColumn="0" w:lastRowFirstColumn="0" w:lastRowLastColumn="0"/>
            <w:tcW w:w="0" w:type="dxa"/>
            <w:tcBorders>
              <w:top w:val="single" w:sz="4" w:space="0" w:color="000000" w:themeColor="text1"/>
            </w:tcBorders>
            <w:shd w:val="clear" w:color="auto" w:fill="auto"/>
            <w:tcPrChange w:id="417" w:author="DELL" w:date="2021-04-14T13:27:00Z">
              <w:tcPr>
                <w:tcW w:w="4944" w:type="dxa"/>
              </w:tcPr>
            </w:tcPrChange>
          </w:tcPr>
          <w:p w14:paraId="6470B852" w14:textId="77777777" w:rsidR="00C56720" w:rsidRPr="00317CAC" w:rsidRDefault="00C56720" w:rsidP="00C56720">
            <w:pPr>
              <w:widowControl/>
              <w:ind w:left="318"/>
              <w:jc w:val="left"/>
            </w:pPr>
            <w:proofErr w:type="gramStart"/>
            <w:r w:rsidRPr="00317CAC">
              <w:t>桩底协振峰</w:t>
            </w:r>
            <w:proofErr w:type="gramEnd"/>
            <w:r w:rsidRPr="00317CAC">
              <w:t>排列基本等距相邻频差</w:t>
            </w:r>
            <w:r w:rsidRPr="00317CAC">
              <w:t>F=C/2L</w:t>
            </w:r>
          </w:p>
          <w:p w14:paraId="535C10E8" w14:textId="77777777" w:rsidR="00C56720" w:rsidRPr="00317CAC" w:rsidRDefault="00C56720" w:rsidP="00C56720">
            <w:pPr>
              <w:spacing w:line="300" w:lineRule="auto"/>
            </w:pPr>
          </w:p>
        </w:tc>
      </w:tr>
      <w:tr w:rsidR="00C56720" w:rsidRPr="00317CAC" w14:paraId="212C5399" w14:textId="77777777" w:rsidTr="0063491E">
        <w:trPr>
          <w:cnfStyle w:val="000000100000" w:firstRow="0" w:lastRow="0" w:firstColumn="0" w:lastColumn="0" w:oddVBand="0" w:evenVBand="0" w:oddHBand="1" w:evenHBand="0" w:firstRowFirstColumn="0" w:firstRowLastColumn="0" w:lastRowFirstColumn="0" w:lastRowLastColumn="0"/>
          <w:trHeight w:val="1142"/>
          <w:trPrChange w:id="418" w:author="DELL" w:date="2021-04-14T13:27:00Z">
            <w:trPr>
              <w:trHeight w:val="1142"/>
            </w:trPr>
          </w:trPrChange>
        </w:trPr>
        <w:tc>
          <w:tcPr>
            <w:cnfStyle w:val="000010000000" w:firstRow="0" w:lastRow="0" w:firstColumn="0" w:lastColumn="0" w:oddVBand="1" w:evenVBand="0" w:oddHBand="0" w:evenHBand="0" w:firstRowFirstColumn="0" w:firstRowLastColumn="0" w:lastRowFirstColumn="0" w:lastRowLastColumn="0"/>
            <w:tcW w:w="0" w:type="dxa"/>
            <w:shd w:val="clear" w:color="auto" w:fill="auto"/>
            <w:tcPrChange w:id="419" w:author="DELL" w:date="2021-04-14T13:27:00Z">
              <w:tcPr>
                <w:tcW w:w="1422" w:type="dxa"/>
                <w:vAlign w:val="center"/>
              </w:tcPr>
            </w:tcPrChange>
          </w:tcPr>
          <w:p w14:paraId="6A0F743B" w14:textId="1035D3FD" w:rsidR="00C56720" w:rsidRPr="00317CAC" w:rsidDel="003B766D" w:rsidRDefault="00C56720">
            <w:pPr>
              <w:spacing w:line="300" w:lineRule="auto"/>
              <w:ind w:firstLineChars="200" w:firstLine="420"/>
              <w:cnfStyle w:val="000010100000" w:firstRow="0" w:lastRow="0" w:firstColumn="0" w:lastColumn="0" w:oddVBand="1" w:evenVBand="0" w:oddHBand="1" w:evenHBand="0" w:firstRowFirstColumn="0" w:firstRowLastColumn="0" w:lastRowFirstColumn="0" w:lastRowLastColumn="0"/>
              <w:rPr>
                <w:del w:id="420" w:author="DELL" w:date="2021-04-14T13:27:00Z"/>
              </w:rPr>
              <w:pPrChange w:id="421" w:author="Conqueror" w:date="2021-04-14T13:27:00Z">
                <w:pPr>
                  <w:spacing w:line="300" w:lineRule="auto"/>
                  <w:ind w:firstLineChars="200" w:firstLine="420"/>
                  <w:jc w:val="center"/>
                  <w:cnfStyle w:val="000010100000" w:firstRow="0" w:lastRow="0" w:firstColumn="0" w:lastColumn="0" w:oddVBand="1" w:evenVBand="0" w:oddHBand="1" w:evenHBand="0" w:firstRowFirstColumn="0" w:firstRowLastColumn="0" w:lastRowFirstColumn="0" w:lastRowLastColumn="0"/>
                </w:pPr>
              </w:pPrChange>
            </w:pPr>
            <w:ins w:id="422" w:author="DELL" w:date="2021-04-14T13:27:00Z">
              <w:r w:rsidRPr="004358C2">
                <w:rPr>
                  <w:bCs/>
                  <w:szCs w:val="21"/>
                </w:rPr>
                <w:t>II</w:t>
              </w:r>
            </w:ins>
          </w:p>
          <w:p w14:paraId="6DEAE754" w14:textId="1343197F" w:rsidR="00C56720" w:rsidRPr="00317CAC" w:rsidDel="003B766D" w:rsidRDefault="00C56720">
            <w:pPr>
              <w:spacing w:line="300" w:lineRule="auto"/>
              <w:ind w:firstLineChars="200" w:firstLine="420"/>
              <w:cnfStyle w:val="000010100000" w:firstRow="0" w:lastRow="0" w:firstColumn="0" w:lastColumn="0" w:oddVBand="1" w:evenVBand="0" w:oddHBand="1" w:evenHBand="0" w:firstRowFirstColumn="0" w:firstRowLastColumn="0" w:lastRowFirstColumn="0" w:lastRowLastColumn="0"/>
              <w:rPr>
                <w:del w:id="423" w:author="DELL" w:date="2021-04-14T13:27:00Z"/>
              </w:rPr>
              <w:pPrChange w:id="424" w:author="Conqueror" w:date="2021-04-14T13:27:00Z">
                <w:pPr>
                  <w:spacing w:line="300" w:lineRule="auto"/>
                  <w:ind w:firstLineChars="200" w:firstLine="420"/>
                  <w:jc w:val="center"/>
                  <w:cnfStyle w:val="000010100000" w:firstRow="0" w:lastRow="0" w:firstColumn="0" w:lastColumn="0" w:oddVBand="1" w:evenVBand="0" w:oddHBand="1" w:evenHBand="0" w:firstRowFirstColumn="0" w:firstRowLastColumn="0" w:lastRowFirstColumn="0" w:lastRowLastColumn="0"/>
                </w:pPr>
              </w:pPrChange>
            </w:pPr>
            <w:del w:id="425" w:author="DELL" w:date="2021-04-14T13:27:00Z">
              <w:r w:rsidRPr="00317CAC" w:rsidDel="003B766D">
                <w:delText>2</w:delText>
              </w:r>
              <w:r w:rsidRPr="00317CAC" w:rsidDel="003B766D">
                <w:delText>类</w:delText>
              </w:r>
            </w:del>
          </w:p>
          <w:p w14:paraId="67B970EF" w14:textId="77777777" w:rsidR="00C56720" w:rsidRPr="00317CAC" w:rsidRDefault="00C56720">
            <w:pPr>
              <w:spacing w:line="300" w:lineRule="auto"/>
              <w:ind w:firstLineChars="200" w:firstLine="420"/>
              <w:cnfStyle w:val="000010100000" w:firstRow="0" w:lastRow="0" w:firstColumn="0" w:lastColumn="0" w:oddVBand="1" w:evenVBand="0" w:oddHBand="1" w:evenHBand="0" w:firstRowFirstColumn="0" w:firstRowLastColumn="0" w:lastRowFirstColumn="0" w:lastRowLastColumn="0"/>
              <w:pPrChange w:id="426" w:author="Conqueror" w:date="2021-04-14T13:27:00Z">
                <w:pPr>
                  <w:spacing w:line="300" w:lineRule="auto"/>
                  <w:ind w:firstLineChars="200" w:firstLine="420"/>
                  <w:jc w:val="center"/>
                  <w:cnfStyle w:val="000010100000" w:firstRow="0" w:lastRow="0" w:firstColumn="0" w:lastColumn="0" w:oddVBand="1" w:evenVBand="0" w:oddHBand="1" w:evenHBand="0" w:firstRowFirstColumn="0" w:firstRowLastColumn="0" w:lastRowFirstColumn="0" w:lastRowLastColumn="0"/>
                </w:pPr>
              </w:pPrChange>
            </w:pPr>
          </w:p>
        </w:tc>
        <w:tc>
          <w:tcPr>
            <w:tcW w:w="0" w:type="dxa"/>
            <w:shd w:val="clear" w:color="auto" w:fill="auto"/>
            <w:tcPrChange w:id="427" w:author="DELL" w:date="2021-04-14T13:27:00Z">
              <w:tcPr>
                <w:tcW w:w="3274" w:type="dxa"/>
              </w:tcPr>
            </w:tcPrChange>
          </w:tcPr>
          <w:p w14:paraId="502E5E8F" w14:textId="77777777" w:rsidR="00C56720" w:rsidRPr="00317CAC" w:rsidRDefault="00C56720" w:rsidP="00C56720">
            <w:pPr>
              <w:spacing w:line="300" w:lineRule="auto"/>
              <w:ind w:left="3990" w:hangingChars="1900" w:hanging="3990"/>
              <w:cnfStyle w:val="000000100000" w:firstRow="0" w:lastRow="0" w:firstColumn="0" w:lastColumn="0" w:oddVBand="0" w:evenVBand="0" w:oddHBand="1" w:evenHBand="0" w:firstRowFirstColumn="0" w:firstRowLastColumn="0" w:lastRowFirstColumn="0" w:lastRowLastColumn="0"/>
            </w:pPr>
            <w:r w:rsidRPr="00317CAC">
              <w:t>2L/C</w:t>
            </w:r>
            <w:r w:rsidRPr="00317CAC">
              <w:t>时刻前出现轻微缺陷反射波</w:t>
            </w:r>
          </w:p>
          <w:p w14:paraId="1DEE76B5" w14:textId="77777777" w:rsidR="00C56720" w:rsidRPr="00317CAC" w:rsidRDefault="00C56720" w:rsidP="00C56720">
            <w:pPr>
              <w:spacing w:line="300" w:lineRule="auto"/>
              <w:ind w:left="3990" w:hangingChars="1900" w:hanging="3990"/>
              <w:cnfStyle w:val="000000100000" w:firstRow="0" w:lastRow="0" w:firstColumn="0" w:lastColumn="0" w:oddVBand="0" w:evenVBand="0" w:oddHBand="1" w:evenHBand="0" w:firstRowFirstColumn="0" w:firstRowLastColumn="0" w:lastRowFirstColumn="0" w:lastRowLastColumn="0"/>
            </w:pPr>
            <w:r w:rsidRPr="00317CAC">
              <w:t>，有桩底反射波</w:t>
            </w:r>
          </w:p>
        </w:tc>
        <w:tc>
          <w:tcPr>
            <w:cnfStyle w:val="000010000000" w:firstRow="0" w:lastRow="0" w:firstColumn="0" w:lastColumn="0" w:oddVBand="1" w:evenVBand="0" w:oddHBand="0" w:evenHBand="0" w:firstRowFirstColumn="0" w:firstRowLastColumn="0" w:lastRowFirstColumn="0" w:lastRowLastColumn="0"/>
            <w:tcW w:w="0" w:type="dxa"/>
            <w:shd w:val="clear" w:color="auto" w:fill="auto"/>
            <w:tcPrChange w:id="428" w:author="DELL" w:date="2021-04-14T13:27:00Z">
              <w:tcPr>
                <w:tcW w:w="4944" w:type="dxa"/>
              </w:tcPr>
            </w:tcPrChange>
          </w:tcPr>
          <w:p w14:paraId="604CC0AA" w14:textId="77777777" w:rsidR="00C56720" w:rsidRPr="00317CAC" w:rsidRDefault="00C56720" w:rsidP="00C56720">
            <w:pPr>
              <w:spacing w:line="300" w:lineRule="auto"/>
              <w:cnfStyle w:val="000010100000" w:firstRow="0" w:lastRow="0" w:firstColumn="0" w:lastColumn="0" w:oddVBand="1" w:evenVBand="0" w:oddHBand="1" w:evenHBand="0" w:firstRowFirstColumn="0" w:firstRowLastColumn="0" w:lastRowFirstColumn="0" w:lastRowLastColumn="0"/>
            </w:pPr>
            <w:proofErr w:type="gramStart"/>
            <w:r w:rsidRPr="00317CAC">
              <w:t>桩底协振峰</w:t>
            </w:r>
            <w:proofErr w:type="gramEnd"/>
            <w:r w:rsidRPr="00317CAC">
              <w:t>排列基本等间距，轻微缺陷产生的</w:t>
            </w:r>
          </w:p>
          <w:p w14:paraId="7B881B76" w14:textId="77777777" w:rsidR="00C56720" w:rsidRPr="00317CAC" w:rsidRDefault="00C56720" w:rsidP="00C56720">
            <w:pPr>
              <w:spacing w:line="300" w:lineRule="auto"/>
              <w:cnfStyle w:val="000010100000" w:firstRow="0" w:lastRow="0" w:firstColumn="0" w:lastColumn="0" w:oddVBand="1" w:evenVBand="0" w:oddHBand="1" w:evenHBand="0" w:firstRowFirstColumn="0" w:firstRowLastColumn="0" w:lastRowFirstColumn="0" w:lastRowLastColumn="0"/>
            </w:pPr>
            <w:proofErr w:type="gramStart"/>
            <w:r w:rsidRPr="00317CAC">
              <w:t>协振峰</w:t>
            </w:r>
            <w:proofErr w:type="gramEnd"/>
            <w:r w:rsidRPr="00317CAC">
              <w:t>与</w:t>
            </w:r>
            <w:proofErr w:type="gramStart"/>
            <w:r w:rsidRPr="00317CAC">
              <w:t>桩底协振峰</w:t>
            </w:r>
            <w:proofErr w:type="gramEnd"/>
            <w:r w:rsidRPr="00317CAC">
              <w:t>之间的频差</w:t>
            </w:r>
            <w:r w:rsidRPr="00317CAC">
              <w:t>F&gt;C/2L.</w:t>
            </w:r>
          </w:p>
          <w:p w14:paraId="2F9278AD" w14:textId="77777777" w:rsidR="00C56720" w:rsidRPr="00317CAC" w:rsidRDefault="00C56720" w:rsidP="00C56720">
            <w:pPr>
              <w:spacing w:line="300" w:lineRule="auto"/>
              <w:ind w:left="3990" w:hangingChars="1900" w:hanging="3990"/>
              <w:cnfStyle w:val="000010100000" w:firstRow="0" w:lastRow="0" w:firstColumn="0" w:lastColumn="0" w:oddVBand="1" w:evenVBand="0" w:oddHBand="1" w:evenHBand="0" w:firstRowFirstColumn="0" w:firstRowLastColumn="0" w:lastRowFirstColumn="0" w:lastRowLastColumn="0"/>
            </w:pPr>
          </w:p>
        </w:tc>
      </w:tr>
      <w:tr w:rsidR="00C56720" w:rsidRPr="00317CAC" w14:paraId="08F63708" w14:textId="77777777" w:rsidTr="0063491E">
        <w:trPr>
          <w:trHeight w:val="603"/>
          <w:trPrChange w:id="429" w:author="DELL" w:date="2021-04-14T13:27:00Z">
            <w:trPr>
              <w:trHeight w:val="603"/>
            </w:trPr>
          </w:trPrChange>
        </w:trPr>
        <w:tc>
          <w:tcPr>
            <w:cnfStyle w:val="000010000000" w:firstRow="0" w:lastRow="0" w:firstColumn="0" w:lastColumn="0" w:oddVBand="1" w:evenVBand="0" w:oddHBand="0" w:evenHBand="0" w:firstRowFirstColumn="0" w:firstRowLastColumn="0" w:lastRowFirstColumn="0" w:lastRowLastColumn="0"/>
            <w:tcW w:w="0" w:type="dxa"/>
            <w:shd w:val="clear" w:color="auto" w:fill="auto"/>
            <w:tcPrChange w:id="430" w:author="DELL" w:date="2021-04-14T13:27:00Z">
              <w:tcPr>
                <w:tcW w:w="1422" w:type="dxa"/>
                <w:vAlign w:val="center"/>
              </w:tcPr>
            </w:tcPrChange>
          </w:tcPr>
          <w:p w14:paraId="3C8FEAC0" w14:textId="14060FF2" w:rsidR="00C56720" w:rsidRPr="00317CAC" w:rsidRDefault="00C56720">
            <w:pPr>
              <w:spacing w:line="300" w:lineRule="auto"/>
              <w:ind w:firstLineChars="200" w:firstLine="420"/>
              <w:pPrChange w:id="431" w:author="Conqueror" w:date="2021-04-14T13:27:00Z">
                <w:pPr>
                  <w:spacing w:line="300" w:lineRule="auto"/>
                  <w:ind w:firstLineChars="200" w:firstLine="420"/>
                  <w:jc w:val="center"/>
                </w:pPr>
              </w:pPrChange>
            </w:pPr>
            <w:ins w:id="432" w:author="DELL" w:date="2021-04-14T13:27:00Z">
              <w:r w:rsidRPr="004358C2">
                <w:rPr>
                  <w:bCs/>
                  <w:szCs w:val="21"/>
                </w:rPr>
                <w:t>III</w:t>
              </w:r>
            </w:ins>
            <w:del w:id="433" w:author="DELL" w:date="2021-04-14T13:27:00Z">
              <w:r w:rsidRPr="00317CAC" w:rsidDel="003B766D">
                <w:delText>3</w:delText>
              </w:r>
              <w:r w:rsidRPr="00317CAC" w:rsidDel="003B766D">
                <w:delText>类</w:delText>
              </w:r>
            </w:del>
          </w:p>
        </w:tc>
        <w:tc>
          <w:tcPr>
            <w:tcW w:w="0" w:type="dxa"/>
            <w:gridSpan w:val="2"/>
            <w:shd w:val="clear" w:color="auto" w:fill="auto"/>
            <w:tcPrChange w:id="434" w:author="DELL" w:date="2021-04-14T13:27:00Z">
              <w:tcPr>
                <w:tcW w:w="8218" w:type="dxa"/>
                <w:gridSpan w:val="2"/>
              </w:tcPr>
            </w:tcPrChange>
          </w:tcPr>
          <w:p w14:paraId="782D9D3D" w14:textId="77777777" w:rsidR="00C56720" w:rsidRPr="00317CAC" w:rsidRDefault="00C56720" w:rsidP="00C56720">
            <w:pPr>
              <w:spacing w:line="300" w:lineRule="auto"/>
              <w:cnfStyle w:val="000000000000" w:firstRow="0" w:lastRow="0" w:firstColumn="0" w:lastColumn="0" w:oddVBand="0" w:evenVBand="0" w:oddHBand="0" w:evenHBand="0" w:firstRowFirstColumn="0" w:firstRowLastColumn="0" w:lastRowFirstColumn="0" w:lastRowLastColumn="0"/>
            </w:pPr>
            <w:r w:rsidRPr="00317CAC">
              <w:t>有明显缺陷反射波，其他特征介于</w:t>
            </w:r>
            <w:r w:rsidRPr="00317CAC">
              <w:t>2</w:t>
            </w:r>
            <w:r w:rsidRPr="00317CAC">
              <w:t>类</w:t>
            </w:r>
            <w:r w:rsidRPr="00317CAC">
              <w:t>—4</w:t>
            </w:r>
            <w:r w:rsidRPr="00317CAC">
              <w:t>类之间</w:t>
            </w:r>
          </w:p>
        </w:tc>
      </w:tr>
      <w:tr w:rsidR="00C56720" w:rsidRPr="00317CAC" w14:paraId="7487BC1D" w14:textId="77777777" w:rsidTr="0063491E">
        <w:trPr>
          <w:cnfStyle w:val="000000100000" w:firstRow="0" w:lastRow="0" w:firstColumn="0" w:lastColumn="0" w:oddVBand="0" w:evenVBand="0" w:oddHBand="1" w:evenHBand="0" w:firstRowFirstColumn="0" w:firstRowLastColumn="0" w:lastRowFirstColumn="0" w:lastRowLastColumn="0"/>
          <w:trHeight w:val="2445"/>
          <w:trPrChange w:id="435" w:author="DELL" w:date="2021-04-14T13:27:00Z">
            <w:trPr>
              <w:trHeight w:val="2445"/>
            </w:trPr>
          </w:trPrChange>
        </w:trPr>
        <w:tc>
          <w:tcPr>
            <w:cnfStyle w:val="000010000000" w:firstRow="0" w:lastRow="0" w:firstColumn="0" w:lastColumn="0" w:oddVBand="1" w:evenVBand="0" w:oddHBand="0" w:evenHBand="0" w:firstRowFirstColumn="0" w:firstRowLastColumn="0" w:lastRowFirstColumn="0" w:lastRowLastColumn="0"/>
            <w:tcW w:w="0" w:type="dxa"/>
            <w:shd w:val="clear" w:color="auto" w:fill="auto"/>
            <w:tcPrChange w:id="436" w:author="DELL" w:date="2021-04-14T13:27:00Z">
              <w:tcPr>
                <w:tcW w:w="1422" w:type="dxa"/>
                <w:vAlign w:val="center"/>
              </w:tcPr>
            </w:tcPrChange>
          </w:tcPr>
          <w:p w14:paraId="68A9E9C6" w14:textId="7C3DD18F" w:rsidR="00C56720" w:rsidRPr="00317CAC" w:rsidDel="003B766D" w:rsidRDefault="00C56720">
            <w:pPr>
              <w:spacing w:line="300" w:lineRule="auto"/>
              <w:ind w:firstLineChars="200" w:firstLine="420"/>
              <w:cnfStyle w:val="000010100000" w:firstRow="0" w:lastRow="0" w:firstColumn="0" w:lastColumn="0" w:oddVBand="1" w:evenVBand="0" w:oddHBand="1" w:evenHBand="0" w:firstRowFirstColumn="0" w:firstRowLastColumn="0" w:lastRowFirstColumn="0" w:lastRowLastColumn="0"/>
              <w:rPr>
                <w:del w:id="437" w:author="DELL" w:date="2021-04-14T13:27:00Z"/>
              </w:rPr>
              <w:pPrChange w:id="438" w:author="Conqueror" w:date="2021-04-14T13:27:00Z">
                <w:pPr>
                  <w:spacing w:line="300" w:lineRule="auto"/>
                  <w:ind w:firstLineChars="200" w:firstLine="420"/>
                  <w:jc w:val="center"/>
                  <w:cnfStyle w:val="000010100000" w:firstRow="0" w:lastRow="0" w:firstColumn="0" w:lastColumn="0" w:oddVBand="1" w:evenVBand="0" w:oddHBand="1" w:evenHBand="0" w:firstRowFirstColumn="0" w:firstRowLastColumn="0" w:lastRowFirstColumn="0" w:lastRowLastColumn="0"/>
                </w:pPr>
              </w:pPrChange>
            </w:pPr>
            <w:ins w:id="439" w:author="DELL" w:date="2021-04-14T13:27:00Z">
              <w:r w:rsidRPr="004358C2">
                <w:rPr>
                  <w:bCs/>
                  <w:szCs w:val="21"/>
                </w:rPr>
                <w:t>IV</w:t>
              </w:r>
            </w:ins>
          </w:p>
          <w:p w14:paraId="597A2FCA" w14:textId="21635EF0" w:rsidR="00C56720" w:rsidRPr="00317CAC" w:rsidRDefault="00C56720">
            <w:pPr>
              <w:spacing w:line="300" w:lineRule="auto"/>
              <w:ind w:firstLineChars="200" w:firstLine="420"/>
              <w:cnfStyle w:val="000010100000" w:firstRow="0" w:lastRow="0" w:firstColumn="0" w:lastColumn="0" w:oddVBand="1" w:evenVBand="0" w:oddHBand="1" w:evenHBand="0" w:firstRowFirstColumn="0" w:firstRowLastColumn="0" w:lastRowFirstColumn="0" w:lastRowLastColumn="0"/>
              <w:pPrChange w:id="440" w:author="Conqueror" w:date="2021-04-14T13:27:00Z">
                <w:pPr>
                  <w:spacing w:line="300" w:lineRule="auto"/>
                  <w:ind w:firstLineChars="200" w:firstLine="420"/>
                  <w:jc w:val="center"/>
                  <w:cnfStyle w:val="000010100000" w:firstRow="0" w:lastRow="0" w:firstColumn="0" w:lastColumn="0" w:oddVBand="1" w:evenVBand="0" w:oddHBand="1" w:evenHBand="0" w:firstRowFirstColumn="0" w:firstRowLastColumn="0" w:lastRowFirstColumn="0" w:lastRowLastColumn="0"/>
                </w:pPr>
              </w:pPrChange>
            </w:pPr>
            <w:del w:id="441" w:author="DELL" w:date="2021-04-14T13:27:00Z">
              <w:r w:rsidRPr="00317CAC" w:rsidDel="003B766D">
                <w:delText>4</w:delText>
              </w:r>
              <w:r w:rsidRPr="00317CAC" w:rsidDel="003B766D">
                <w:delText>类</w:delText>
              </w:r>
            </w:del>
          </w:p>
        </w:tc>
        <w:tc>
          <w:tcPr>
            <w:tcW w:w="0" w:type="dxa"/>
            <w:shd w:val="clear" w:color="auto" w:fill="auto"/>
            <w:tcPrChange w:id="442" w:author="DELL" w:date="2021-04-14T13:27:00Z">
              <w:tcPr>
                <w:tcW w:w="3274" w:type="dxa"/>
              </w:tcPr>
            </w:tcPrChange>
          </w:tcPr>
          <w:p w14:paraId="3F883093" w14:textId="77777777" w:rsidR="00C56720" w:rsidRPr="00317CAC" w:rsidDel="00820231" w:rsidRDefault="00C56720" w:rsidP="00C56720">
            <w:pPr>
              <w:spacing w:line="300" w:lineRule="auto"/>
              <w:cnfStyle w:val="000000100000" w:firstRow="0" w:lastRow="0" w:firstColumn="0" w:lastColumn="0" w:oddVBand="0" w:evenVBand="0" w:oddHBand="1" w:evenHBand="0" w:firstRowFirstColumn="0" w:firstRowLastColumn="0" w:lastRowFirstColumn="0" w:lastRowLastColumn="0"/>
              <w:rPr>
                <w:del w:id="443" w:author="DELL" w:date="2021-04-14T13:27:00Z"/>
              </w:rPr>
            </w:pPr>
            <w:r w:rsidRPr="00317CAC">
              <w:t>2L/C</w:t>
            </w:r>
            <w:r w:rsidRPr="00317CAC">
              <w:t>时刻前出现严重缺陷反射波或周期性反射波，无桩底反射波；或因桩身浅部严重缺陷使波形出现</w:t>
            </w:r>
            <w:proofErr w:type="gramStart"/>
            <w:r w:rsidRPr="00317CAC">
              <w:t>低频大</w:t>
            </w:r>
            <w:proofErr w:type="gramEnd"/>
            <w:r w:rsidRPr="00317CAC">
              <w:t>振幅衰减震动，无桩底反射波；按平均波速计算桩长明显短于设计桩长。</w:t>
            </w:r>
          </w:p>
          <w:p w14:paraId="66BC4939" w14:textId="77777777" w:rsidR="00C56720" w:rsidRPr="00317CAC" w:rsidDel="00820231" w:rsidRDefault="00C56720" w:rsidP="00C56720">
            <w:pPr>
              <w:spacing w:line="300" w:lineRule="auto"/>
              <w:ind w:left="608"/>
              <w:cnfStyle w:val="000000100000" w:firstRow="0" w:lastRow="0" w:firstColumn="0" w:lastColumn="0" w:oddVBand="0" w:evenVBand="0" w:oddHBand="1" w:evenHBand="0" w:firstRowFirstColumn="0" w:firstRowLastColumn="0" w:lastRowFirstColumn="0" w:lastRowLastColumn="0"/>
              <w:rPr>
                <w:del w:id="444" w:author="DELL" w:date="2021-04-14T13:27:00Z"/>
              </w:rPr>
            </w:pPr>
          </w:p>
          <w:p w14:paraId="6051F708" w14:textId="77777777" w:rsidR="00C56720" w:rsidRPr="00317CAC" w:rsidRDefault="00C56720" w:rsidP="00C56720">
            <w:pPr>
              <w:spacing w:line="300" w:lineRule="auto"/>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0" w:type="dxa"/>
            <w:shd w:val="clear" w:color="auto" w:fill="auto"/>
            <w:tcPrChange w:id="445" w:author="DELL" w:date="2021-04-14T13:27:00Z">
              <w:tcPr>
                <w:tcW w:w="4944" w:type="dxa"/>
              </w:tcPr>
            </w:tcPrChange>
          </w:tcPr>
          <w:p w14:paraId="437EDA41" w14:textId="77777777" w:rsidR="00C56720" w:rsidRPr="00317CAC" w:rsidRDefault="00C56720" w:rsidP="00C56720">
            <w:pPr>
              <w:spacing w:line="300" w:lineRule="auto"/>
              <w:cnfStyle w:val="000010100000" w:firstRow="0" w:lastRow="0" w:firstColumn="0" w:lastColumn="0" w:oddVBand="1" w:evenVBand="0" w:oddHBand="1" w:evenHBand="0" w:firstRowFirstColumn="0" w:firstRowLastColumn="0" w:lastRowFirstColumn="0" w:lastRowLastColumn="0"/>
            </w:pPr>
            <w:proofErr w:type="gramStart"/>
            <w:r w:rsidRPr="00317CAC">
              <w:t>桩底协振峰</w:t>
            </w:r>
            <w:proofErr w:type="gramEnd"/>
            <w:r w:rsidRPr="00317CAC">
              <w:t>排列基本等间距，相邻频差</w:t>
            </w:r>
            <w:r w:rsidRPr="00317CAC">
              <w:t>F&gt;C/2L</w:t>
            </w:r>
            <w:r w:rsidRPr="00317CAC">
              <w:t>，无</w:t>
            </w:r>
            <w:proofErr w:type="gramStart"/>
            <w:r w:rsidRPr="00317CAC">
              <w:t>桩底协振峰</w:t>
            </w:r>
            <w:proofErr w:type="gramEnd"/>
            <w:r w:rsidRPr="00317CAC">
              <w:t>；或因桩身部位严重缺损只出现单一</w:t>
            </w:r>
            <w:proofErr w:type="gramStart"/>
            <w:r w:rsidRPr="00317CAC">
              <w:t>的协振峰</w:t>
            </w:r>
            <w:proofErr w:type="gramEnd"/>
          </w:p>
        </w:tc>
      </w:tr>
      <w:bookmarkEnd w:id="408"/>
    </w:tbl>
    <w:p w14:paraId="58D4CBAA" w14:textId="1E24B81D" w:rsidR="00AC218F" w:rsidRPr="00317CAC" w:rsidRDefault="00AC218F">
      <w:pPr>
        <w:spacing w:line="300" w:lineRule="auto"/>
        <w:ind w:firstLineChars="200" w:firstLine="420"/>
      </w:pPr>
    </w:p>
    <w:p w14:paraId="76962FE4" w14:textId="77777777" w:rsidR="00AC218F" w:rsidRPr="00317CAC" w:rsidRDefault="00AC218F">
      <w:pPr>
        <w:spacing w:line="300" w:lineRule="auto"/>
        <w:ind w:firstLineChars="200" w:firstLine="420"/>
      </w:pPr>
    </w:p>
    <w:p w14:paraId="7AB836AF" w14:textId="77777777" w:rsidR="00AC218F" w:rsidRPr="00317CAC" w:rsidRDefault="00850CBA">
      <w:pPr>
        <w:spacing w:line="300" w:lineRule="auto"/>
        <w:ind w:firstLineChars="200" w:firstLine="420"/>
      </w:pPr>
      <w:r w:rsidRPr="00317CAC">
        <w:rPr>
          <w:noProof/>
        </w:rPr>
        <w:lastRenderedPageBreak/>
        <w:drawing>
          <wp:inline distT="0" distB="0" distL="0" distR="0" wp14:anchorId="59A819F8" wp14:editId="20F929A5">
            <wp:extent cx="4518660" cy="2987040"/>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543024" cy="3003340"/>
                    </a:xfrm>
                    <a:prstGeom prst="rect">
                      <a:avLst/>
                    </a:prstGeom>
                    <a:noFill/>
                    <a:ln>
                      <a:noFill/>
                    </a:ln>
                  </pic:spPr>
                </pic:pic>
              </a:graphicData>
            </a:graphic>
          </wp:inline>
        </w:drawing>
      </w:r>
    </w:p>
    <w:p w14:paraId="0816D755" w14:textId="184DE523" w:rsidR="00AC218F" w:rsidRPr="00317CAC" w:rsidRDefault="00850CBA">
      <w:pPr>
        <w:spacing w:line="300" w:lineRule="auto"/>
        <w:ind w:firstLineChars="200" w:firstLine="420"/>
        <w:jc w:val="center"/>
      </w:pPr>
      <w:r w:rsidRPr="00317CAC">
        <w:t>(</w:t>
      </w:r>
      <w:commentRangeStart w:id="446"/>
      <w:r w:rsidRPr="00317CAC">
        <w:t>图</w:t>
      </w:r>
      <w:ins w:id="447" w:author="1379323603@qq.com" w:date="2021-04-14T14:46:00Z">
        <w:r w:rsidR="007945F8">
          <w:rPr>
            <w:rFonts w:hint="eastAsia"/>
          </w:rPr>
          <w:t>1</w:t>
        </w:r>
        <w:r w:rsidR="007945F8">
          <w:t xml:space="preserve"> </w:t>
        </w:r>
      </w:ins>
      <w:del w:id="448" w:author="1379323603@qq.com" w:date="2021-04-14T14:46:00Z">
        <w:r w:rsidRPr="00317CAC" w:rsidDel="007945F8">
          <w:delText>2.1</w:delText>
        </w:r>
        <w:commentRangeEnd w:id="446"/>
        <w:r w:rsidR="00AA29F6" w:rsidDel="007945F8">
          <w:rPr>
            <w:rStyle w:val="af2"/>
          </w:rPr>
          <w:commentReference w:id="446"/>
        </w:r>
        <w:r w:rsidRPr="00317CAC" w:rsidDel="007945F8">
          <w:delText>完</w:delText>
        </w:r>
      </w:del>
      <w:proofErr w:type="gramStart"/>
      <w:r w:rsidRPr="00317CAC">
        <w:t>整桩低应变</w:t>
      </w:r>
      <w:proofErr w:type="gramEnd"/>
      <w:r w:rsidRPr="00317CAC">
        <w:t>检测曲线图</w:t>
      </w:r>
      <w:r w:rsidRPr="00317CAC">
        <w:t>)</w:t>
      </w:r>
    </w:p>
    <w:p w14:paraId="6F4F7FD0" w14:textId="77777777" w:rsidR="00AC218F" w:rsidRPr="00317CAC" w:rsidRDefault="00850CBA">
      <w:pPr>
        <w:spacing w:line="300" w:lineRule="auto"/>
        <w:ind w:firstLineChars="200" w:firstLine="420"/>
      </w:pPr>
      <w:r w:rsidRPr="00317CAC">
        <w:rPr>
          <w:noProof/>
        </w:rPr>
        <w:drawing>
          <wp:inline distT="0" distB="0" distL="0" distR="0" wp14:anchorId="11BF5DA9" wp14:editId="7578D124">
            <wp:extent cx="5274310" cy="3614420"/>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3614420"/>
                    </a:xfrm>
                    <a:prstGeom prst="rect">
                      <a:avLst/>
                    </a:prstGeom>
                    <a:noFill/>
                    <a:ln>
                      <a:noFill/>
                    </a:ln>
                  </pic:spPr>
                </pic:pic>
              </a:graphicData>
            </a:graphic>
          </wp:inline>
        </w:drawing>
      </w:r>
    </w:p>
    <w:p w14:paraId="57E747A5" w14:textId="77777777" w:rsidR="00AC218F" w:rsidRPr="00317CAC" w:rsidRDefault="00850CBA">
      <w:pPr>
        <w:spacing w:line="300" w:lineRule="auto"/>
        <w:ind w:firstLineChars="200" w:firstLine="420"/>
        <w:jc w:val="center"/>
      </w:pPr>
      <w:r w:rsidRPr="00317CAC">
        <w:t>（图</w:t>
      </w:r>
      <w:del w:id="449" w:author="1379323603@qq.com" w:date="2021-04-14T14:46:00Z">
        <w:r w:rsidRPr="00317CAC" w:rsidDel="007945F8">
          <w:delText>2.</w:delText>
        </w:r>
      </w:del>
      <w:r w:rsidRPr="00317CAC">
        <w:t xml:space="preserve">2 </w:t>
      </w:r>
      <w:r w:rsidRPr="00317CAC">
        <w:t>存在缩颈缺陷的低应变桩基础检测曲线）</w:t>
      </w:r>
    </w:p>
    <w:p w14:paraId="5EB47329" w14:textId="5D004CA9" w:rsidR="00AC218F" w:rsidRPr="00317CAC" w:rsidRDefault="00850CBA">
      <w:pPr>
        <w:pStyle w:val="4"/>
        <w:ind w:firstLineChars="200" w:firstLine="420"/>
        <w:pPrChange w:id="450" w:author="Conqueror" w:date="2021-04-06T21:26:00Z">
          <w:pPr>
            <w:spacing w:line="300" w:lineRule="auto"/>
            <w:ind w:firstLineChars="200" w:firstLine="420"/>
            <w:outlineLvl w:val="2"/>
          </w:pPr>
        </w:pPrChange>
      </w:pPr>
      <w:bookmarkStart w:id="451" w:name="_Toc8541"/>
      <w:bookmarkStart w:id="452" w:name="_Toc5210"/>
      <w:bookmarkStart w:id="453" w:name="_Toc18397"/>
      <w:bookmarkStart w:id="454" w:name="_Toc14171"/>
      <w:bookmarkStart w:id="455" w:name="_Toc32522"/>
      <w:bookmarkStart w:id="456" w:name="_Toc7279"/>
      <w:bookmarkStart w:id="457" w:name="_Toc740"/>
      <w:bookmarkStart w:id="458" w:name="_Toc12141"/>
      <w:bookmarkStart w:id="459" w:name="_Toc12688"/>
      <w:bookmarkStart w:id="460" w:name="_Toc17127"/>
      <w:bookmarkStart w:id="461" w:name="_Toc25722"/>
      <w:bookmarkStart w:id="462" w:name="_Toc69300481"/>
      <w:ins w:id="463" w:author="Conqueror" w:date="2021-04-06T21:47:00Z">
        <w:r w:rsidRPr="00317CAC">
          <w:rPr>
            <w:rFonts w:cs="Times New Roman"/>
          </w:rPr>
          <w:t>1.</w:t>
        </w:r>
      </w:ins>
      <w:r w:rsidRPr="00317CAC">
        <w:rPr>
          <w:rFonts w:cs="Times New Roman"/>
        </w:rPr>
        <w:t>3.2</w:t>
      </w:r>
      <w:r w:rsidRPr="00317CAC">
        <w:rPr>
          <w:rFonts w:cs="Times New Roman"/>
        </w:rPr>
        <w:t>数据处理</w:t>
      </w:r>
      <w:bookmarkEnd w:id="451"/>
      <w:bookmarkEnd w:id="452"/>
      <w:bookmarkEnd w:id="453"/>
      <w:bookmarkEnd w:id="454"/>
      <w:bookmarkEnd w:id="455"/>
      <w:bookmarkEnd w:id="456"/>
      <w:bookmarkEnd w:id="457"/>
      <w:bookmarkEnd w:id="458"/>
      <w:bookmarkEnd w:id="459"/>
      <w:bookmarkEnd w:id="460"/>
      <w:bookmarkEnd w:id="461"/>
      <w:bookmarkEnd w:id="462"/>
    </w:p>
    <w:p w14:paraId="2F453CCD" w14:textId="77777777" w:rsidR="00ED1FD9" w:rsidRPr="00317CAC" w:rsidRDefault="00850CBA" w:rsidP="00ED1FD9">
      <w:pPr>
        <w:spacing w:line="360" w:lineRule="auto"/>
        <w:ind w:firstLineChars="200" w:firstLine="420"/>
        <w:rPr>
          <w:rFonts w:eastAsia="黑体"/>
        </w:rPr>
      </w:pPr>
      <w:r w:rsidRPr="00317CAC">
        <w:rPr>
          <w:bCs/>
          <w:szCs w:val="21"/>
        </w:rPr>
        <w:t xml:space="preserve">  </w:t>
      </w:r>
      <w:bookmarkStart w:id="464" w:name="_Toc6100"/>
      <w:bookmarkStart w:id="465" w:name="_Toc32439"/>
      <w:bookmarkStart w:id="466" w:name="_Toc18539"/>
      <w:bookmarkStart w:id="467" w:name="_Toc13110"/>
      <w:bookmarkStart w:id="468" w:name="_Toc19350"/>
      <w:bookmarkStart w:id="469" w:name="_Toc24312"/>
      <w:bookmarkStart w:id="470" w:name="_Toc9748"/>
      <w:bookmarkStart w:id="471" w:name="_Toc18908"/>
      <w:bookmarkStart w:id="472" w:name="_Toc30256"/>
      <w:bookmarkStart w:id="473" w:name="_Toc30072"/>
      <w:bookmarkStart w:id="474" w:name="_Toc25864"/>
      <w:r w:rsidR="00ED1FD9" w:rsidRPr="00317CAC">
        <w:rPr>
          <w:rFonts w:eastAsia="黑体"/>
        </w:rPr>
        <w:t>1.</w:t>
      </w:r>
      <w:r w:rsidR="00ED1FD9" w:rsidRPr="00317CAC">
        <w:rPr>
          <w:rFonts w:eastAsia="黑体"/>
        </w:rPr>
        <w:t>建立数据库</w:t>
      </w:r>
    </w:p>
    <w:p w14:paraId="0E3A4909" w14:textId="77777777" w:rsidR="00ED1FD9" w:rsidRPr="00317CAC" w:rsidRDefault="00ED1FD9" w:rsidP="00ED1FD9">
      <w:pPr>
        <w:spacing w:line="360" w:lineRule="auto"/>
        <w:ind w:firstLineChars="200" w:firstLine="420"/>
        <w:rPr>
          <w:bCs/>
          <w:szCs w:val="21"/>
        </w:rPr>
      </w:pPr>
      <w:r w:rsidRPr="00317CAC">
        <w:rPr>
          <w:bCs/>
          <w:szCs w:val="21"/>
        </w:rPr>
        <w:t>对桩基反射波</w:t>
      </w:r>
      <w:r w:rsidRPr="00317CAC">
        <w:rPr>
          <w:bCs/>
          <w:szCs w:val="21"/>
        </w:rPr>
        <w:t>3</w:t>
      </w:r>
      <w:r w:rsidRPr="00317CAC">
        <w:rPr>
          <w:bCs/>
          <w:szCs w:val="21"/>
        </w:rPr>
        <w:t>万余条数据进行信息采集、路径整理、信息标注、缺陷分类等工作。不</w:t>
      </w:r>
      <w:proofErr w:type="gramStart"/>
      <w:r w:rsidRPr="00317CAC">
        <w:rPr>
          <w:bCs/>
          <w:szCs w:val="21"/>
        </w:rPr>
        <w:lastRenderedPageBreak/>
        <w:t>考虑桩周土层</w:t>
      </w:r>
      <w:proofErr w:type="gramEnd"/>
      <w:r w:rsidRPr="00317CAC">
        <w:rPr>
          <w:bCs/>
          <w:szCs w:val="21"/>
        </w:rPr>
        <w:t>因素、桩端土层、施工因素等外界变量的条件，所抽取的样本数据里多为强度等级为</w:t>
      </w:r>
      <w:r w:rsidRPr="00317CAC">
        <w:rPr>
          <w:bCs/>
          <w:szCs w:val="21"/>
        </w:rPr>
        <w:t>C30—C80</w:t>
      </w:r>
      <w:r w:rsidRPr="00317CAC">
        <w:rPr>
          <w:bCs/>
          <w:szCs w:val="21"/>
        </w:rPr>
        <w:t>之间的预应力管桩。预应力管桩的单桩承载力较高，桩身材料强度的利用率也较高，桩身材</w:t>
      </w:r>
      <w:proofErr w:type="gramStart"/>
      <w:r w:rsidRPr="00317CAC">
        <w:rPr>
          <w:bCs/>
          <w:szCs w:val="21"/>
        </w:rPr>
        <w:t>料受到</w:t>
      </w:r>
      <w:proofErr w:type="gramEnd"/>
      <w:r w:rsidRPr="00317CAC">
        <w:rPr>
          <w:bCs/>
          <w:szCs w:val="21"/>
        </w:rPr>
        <w:t>外力后产生压缩变形，变形量的大小、</w:t>
      </w:r>
      <w:proofErr w:type="gramStart"/>
      <w:r w:rsidRPr="00317CAC">
        <w:rPr>
          <w:bCs/>
          <w:szCs w:val="21"/>
        </w:rPr>
        <w:t>占桩顶沉降</w:t>
      </w:r>
      <w:proofErr w:type="gramEnd"/>
      <w:r w:rsidRPr="00317CAC">
        <w:rPr>
          <w:bCs/>
          <w:szCs w:val="21"/>
        </w:rPr>
        <w:t>量的份额对桩的极限承载力具有较大影响，其次桩侧摩阻力和桩端阻力大小分配的重要影响因素。</w:t>
      </w:r>
    </w:p>
    <w:p w14:paraId="6D109976" w14:textId="77777777" w:rsidR="00ED1FD9" w:rsidRPr="00317CAC" w:rsidRDefault="00ED1FD9" w:rsidP="00ED1FD9">
      <w:pPr>
        <w:spacing w:line="360" w:lineRule="auto"/>
        <w:ind w:firstLineChars="200" w:firstLine="420"/>
        <w:rPr>
          <w:bCs/>
          <w:szCs w:val="21"/>
        </w:rPr>
      </w:pPr>
      <w:r w:rsidRPr="00317CAC">
        <w:rPr>
          <w:bCs/>
          <w:szCs w:val="21"/>
        </w:rPr>
        <w:t>利用计算机</w:t>
      </w:r>
      <w:proofErr w:type="gramStart"/>
      <w:r w:rsidRPr="00317CAC">
        <w:rPr>
          <w:bCs/>
          <w:szCs w:val="21"/>
        </w:rPr>
        <w:t>辅统计</w:t>
      </w:r>
      <w:proofErr w:type="gramEnd"/>
      <w:r w:rsidRPr="00317CAC">
        <w:rPr>
          <w:bCs/>
          <w:szCs w:val="21"/>
        </w:rPr>
        <w:t>收集到的全部波形数据的工地、路径、桩号、到时、振幅等信息、并生成统一数据表格，将低应变检测波所对应的桩长、水泥号信息手动添加进表格，完成数据库建设。</w:t>
      </w:r>
    </w:p>
    <w:p w14:paraId="2089AAB7" w14:textId="30DC30BD" w:rsidR="00AC218F" w:rsidRPr="00317CAC" w:rsidRDefault="00850CBA">
      <w:pPr>
        <w:spacing w:line="300" w:lineRule="auto"/>
        <w:ind w:firstLineChars="200" w:firstLine="420"/>
        <w:pPrChange w:id="475" w:author="Conqueror" w:date="2021-04-06T21:26:00Z">
          <w:pPr>
            <w:spacing w:line="300" w:lineRule="auto"/>
            <w:ind w:firstLineChars="200" w:firstLine="420"/>
            <w:outlineLvl w:val="2"/>
          </w:pPr>
        </w:pPrChange>
      </w:pPr>
      <w:ins w:id="476" w:author="Conqueror" w:date="2021-04-06T21:47:00Z">
        <w:r w:rsidRPr="00317CAC">
          <w:t>1.</w:t>
        </w:r>
      </w:ins>
      <w:r w:rsidRPr="00317CAC">
        <w:t>3.3</w:t>
      </w:r>
      <w:r w:rsidRPr="00317CAC">
        <w:t>数据路径整合</w:t>
      </w:r>
      <w:bookmarkEnd w:id="464"/>
      <w:bookmarkEnd w:id="465"/>
      <w:bookmarkEnd w:id="466"/>
      <w:bookmarkEnd w:id="467"/>
      <w:bookmarkEnd w:id="468"/>
      <w:bookmarkEnd w:id="469"/>
      <w:bookmarkEnd w:id="470"/>
      <w:bookmarkEnd w:id="471"/>
      <w:bookmarkEnd w:id="472"/>
      <w:bookmarkEnd w:id="473"/>
      <w:bookmarkEnd w:id="474"/>
    </w:p>
    <w:p w14:paraId="5C66F3CA" w14:textId="196B83FD" w:rsidR="00AC218F" w:rsidRPr="00317CAC" w:rsidRDefault="00850CBA">
      <w:pPr>
        <w:spacing w:line="300" w:lineRule="auto"/>
        <w:ind w:firstLineChars="200" w:firstLine="420"/>
        <w:rPr>
          <w:bCs/>
          <w:szCs w:val="21"/>
        </w:rPr>
      </w:pPr>
      <w:r w:rsidRPr="00317CAC">
        <w:rPr>
          <w:bCs/>
          <w:szCs w:val="21"/>
        </w:rPr>
        <w:t>前期时间计划将数据整合在对应数据路径的文件下</w:t>
      </w:r>
      <w:r w:rsidRPr="00317CAC">
        <w:rPr>
          <w:bCs/>
          <w:szCs w:val="21"/>
        </w:rPr>
        <w:t>“PrecessData.xlsx”</w:t>
      </w:r>
      <w:r w:rsidRPr="00317CAC">
        <w:rPr>
          <w:bCs/>
          <w:szCs w:val="21"/>
        </w:rPr>
        <w:t>。计划拿出</w:t>
      </w:r>
      <w:r w:rsidRPr="00317CAC">
        <w:rPr>
          <w:bCs/>
          <w:szCs w:val="21"/>
        </w:rPr>
        <w:t>3</w:t>
      </w:r>
      <w:r w:rsidRPr="00317CAC">
        <w:rPr>
          <w:bCs/>
          <w:szCs w:val="21"/>
        </w:rPr>
        <w:t>万条数据后期进行神</w:t>
      </w:r>
      <w:r w:rsidR="003F7D2A" w:rsidRPr="00317CAC">
        <w:rPr>
          <w:bCs/>
          <w:szCs w:val="21"/>
        </w:rPr>
        <w:t xml:space="preserve"> </w:t>
      </w:r>
      <w:proofErr w:type="gramStart"/>
      <w:r w:rsidRPr="00317CAC">
        <w:rPr>
          <w:bCs/>
          <w:szCs w:val="21"/>
        </w:rPr>
        <w:t>经网络</w:t>
      </w:r>
      <w:proofErr w:type="gramEnd"/>
      <w:r w:rsidRPr="00317CAC">
        <w:rPr>
          <w:bCs/>
          <w:szCs w:val="21"/>
        </w:rPr>
        <w:t>训练，</w:t>
      </w:r>
      <w:bookmarkStart w:id="477" w:name="_Hlk68964001"/>
      <w:r w:rsidRPr="00317CAC">
        <w:rPr>
          <w:bCs/>
          <w:szCs w:val="21"/>
        </w:rPr>
        <w:t>前期每个人处理</w:t>
      </w:r>
      <w:r w:rsidRPr="00317CAC">
        <w:rPr>
          <w:bCs/>
          <w:szCs w:val="21"/>
        </w:rPr>
        <w:t>6000</w:t>
      </w:r>
      <w:r w:rsidRPr="00317CAC">
        <w:rPr>
          <w:bCs/>
          <w:szCs w:val="21"/>
        </w:rPr>
        <w:t>余条不同工地的数据路径（见图</w:t>
      </w:r>
      <w:r w:rsidRPr="00317CAC">
        <w:rPr>
          <w:bCs/>
          <w:szCs w:val="21"/>
        </w:rPr>
        <w:t>1.2</w:t>
      </w:r>
      <w:r w:rsidRPr="00317CAC">
        <w:rPr>
          <w:bCs/>
          <w:szCs w:val="21"/>
        </w:rPr>
        <w:t>）将每个工地路径的</w:t>
      </w:r>
      <w:r w:rsidRPr="00317CAC">
        <w:rPr>
          <w:bCs/>
          <w:szCs w:val="21"/>
        </w:rPr>
        <w:t>.SSS</w:t>
      </w:r>
      <w:r w:rsidRPr="00317CAC">
        <w:rPr>
          <w:bCs/>
          <w:szCs w:val="21"/>
        </w:rPr>
        <w:t>波形数据路径表手动输入到</w:t>
      </w:r>
      <w:r w:rsidRPr="00317CAC">
        <w:rPr>
          <w:bCs/>
          <w:szCs w:val="21"/>
        </w:rPr>
        <w:t>Excel</w:t>
      </w:r>
      <w:r w:rsidRPr="00317CAC">
        <w:rPr>
          <w:bCs/>
          <w:szCs w:val="21"/>
        </w:rPr>
        <w:t>表格中。执行对每条数据所对应的桩长、水泥号的数据入库。后期将每个人处理的部分合并汇总在表</w:t>
      </w:r>
      <w:r w:rsidRPr="00317CAC">
        <w:rPr>
          <w:bCs/>
          <w:szCs w:val="21"/>
        </w:rPr>
        <w:t>“</w:t>
      </w:r>
      <w:r w:rsidRPr="00317CAC">
        <w:rPr>
          <w:bCs/>
          <w:szCs w:val="21"/>
        </w:rPr>
        <w:t>汇总数据</w:t>
      </w:r>
      <w:r w:rsidRPr="00317CAC">
        <w:rPr>
          <w:bCs/>
          <w:szCs w:val="21"/>
        </w:rPr>
        <w:t>PrecessData.xlsx”</w:t>
      </w:r>
      <w:r w:rsidRPr="00317CAC">
        <w:rPr>
          <w:bCs/>
          <w:szCs w:val="21"/>
        </w:rPr>
        <w:t>下。</w:t>
      </w:r>
    </w:p>
    <w:p w14:paraId="74A366E5" w14:textId="77777777" w:rsidR="00AC218F" w:rsidRPr="00317CAC" w:rsidRDefault="00850CBA">
      <w:pPr>
        <w:pStyle w:val="4"/>
        <w:ind w:firstLineChars="200" w:firstLine="420"/>
        <w:pPrChange w:id="478" w:author="Conqueror" w:date="2021-04-06T21:27:00Z">
          <w:pPr>
            <w:spacing w:line="300" w:lineRule="auto"/>
            <w:ind w:firstLineChars="200" w:firstLine="420"/>
            <w:outlineLvl w:val="2"/>
          </w:pPr>
        </w:pPrChange>
      </w:pPr>
      <w:bookmarkStart w:id="479" w:name="_Toc24360"/>
      <w:bookmarkStart w:id="480" w:name="_Toc3842"/>
      <w:bookmarkStart w:id="481" w:name="_Toc3276"/>
      <w:bookmarkStart w:id="482" w:name="_Toc2443"/>
      <w:bookmarkStart w:id="483" w:name="_Toc20764"/>
      <w:bookmarkStart w:id="484" w:name="_Toc7901"/>
      <w:bookmarkStart w:id="485" w:name="_Toc19582"/>
      <w:bookmarkStart w:id="486" w:name="_Toc1853"/>
      <w:bookmarkStart w:id="487" w:name="_Toc7676"/>
      <w:bookmarkStart w:id="488" w:name="_Toc23947"/>
      <w:bookmarkStart w:id="489" w:name="_Toc30908"/>
      <w:bookmarkStart w:id="490" w:name="_Toc69300482"/>
      <w:bookmarkEnd w:id="477"/>
      <w:ins w:id="491" w:author="Conqueror" w:date="2021-04-06T21:47:00Z">
        <w:r w:rsidRPr="00317CAC">
          <w:rPr>
            <w:rFonts w:cs="Times New Roman"/>
          </w:rPr>
          <w:t>1.</w:t>
        </w:r>
      </w:ins>
      <w:r w:rsidRPr="00317CAC">
        <w:rPr>
          <w:rFonts w:cs="Times New Roman"/>
        </w:rPr>
        <w:t>3.4</w:t>
      </w:r>
      <w:r w:rsidRPr="00317CAC">
        <w:rPr>
          <w:rFonts w:cs="Times New Roman"/>
        </w:rPr>
        <w:t>人工标注检测曲线</w:t>
      </w:r>
      <w:bookmarkEnd w:id="479"/>
      <w:bookmarkEnd w:id="480"/>
      <w:bookmarkEnd w:id="481"/>
      <w:bookmarkEnd w:id="482"/>
      <w:bookmarkEnd w:id="483"/>
      <w:bookmarkEnd w:id="484"/>
      <w:bookmarkEnd w:id="485"/>
      <w:bookmarkEnd w:id="486"/>
      <w:bookmarkEnd w:id="487"/>
      <w:bookmarkEnd w:id="488"/>
      <w:bookmarkEnd w:id="489"/>
      <w:bookmarkEnd w:id="490"/>
    </w:p>
    <w:p w14:paraId="3BAF4937" w14:textId="77777777" w:rsidR="00AC218F" w:rsidRPr="00317CAC" w:rsidRDefault="00850CBA">
      <w:pPr>
        <w:spacing w:line="300" w:lineRule="auto"/>
        <w:ind w:firstLineChars="200" w:firstLine="420"/>
        <w:rPr>
          <w:bCs/>
          <w:szCs w:val="21"/>
        </w:rPr>
      </w:pPr>
      <w:r w:rsidRPr="00317CAC">
        <w:rPr>
          <w:bCs/>
          <w:szCs w:val="21"/>
        </w:rPr>
        <w:t>（</w:t>
      </w:r>
      <w:r w:rsidRPr="00317CAC">
        <w:rPr>
          <w:bCs/>
          <w:szCs w:val="21"/>
        </w:rPr>
        <w:t>1</w:t>
      </w:r>
      <w:r w:rsidRPr="00317CAC">
        <w:rPr>
          <w:bCs/>
          <w:szCs w:val="21"/>
        </w:rPr>
        <w:t>）在</w:t>
      </w:r>
      <w:r w:rsidRPr="00317CAC">
        <w:rPr>
          <w:bCs/>
          <w:szCs w:val="21"/>
        </w:rPr>
        <w:t>MATLAB</w:t>
      </w:r>
      <w:r w:rsidRPr="00317CAC">
        <w:rPr>
          <w:bCs/>
          <w:szCs w:val="21"/>
        </w:rPr>
        <w:t>工具箱中自行开发出一款人工分类桩基础低应变检测的</w:t>
      </w:r>
      <w:r w:rsidRPr="00317CAC">
        <w:rPr>
          <w:bCs/>
          <w:szCs w:val="21"/>
        </w:rPr>
        <w:t>app</w:t>
      </w:r>
      <w:r w:rsidRPr="00317CAC">
        <w:rPr>
          <w:bCs/>
          <w:szCs w:val="21"/>
        </w:rPr>
        <w:t>，可一次标注</w:t>
      </w:r>
      <w:r w:rsidRPr="00317CAC">
        <w:rPr>
          <w:bCs/>
          <w:szCs w:val="21"/>
        </w:rPr>
        <w:t>10</w:t>
      </w:r>
      <w:r w:rsidRPr="00317CAC">
        <w:rPr>
          <w:bCs/>
          <w:szCs w:val="21"/>
        </w:rPr>
        <w:t>条数据并为其分别出</w:t>
      </w:r>
      <w:r w:rsidRPr="00317CAC">
        <w:rPr>
          <w:bCs/>
          <w:szCs w:val="21"/>
        </w:rPr>
        <w:t>1-4</w:t>
      </w:r>
      <w:r w:rsidRPr="00317CAC">
        <w:rPr>
          <w:bCs/>
          <w:szCs w:val="21"/>
        </w:rPr>
        <w:t>类别的缺陷桩。</w:t>
      </w:r>
    </w:p>
    <w:p w14:paraId="4E989DB8" w14:textId="77777777" w:rsidR="00AC218F" w:rsidRPr="00317CAC" w:rsidRDefault="00850CBA">
      <w:pPr>
        <w:spacing w:line="300" w:lineRule="auto"/>
        <w:ind w:firstLineChars="200" w:firstLine="420"/>
        <w:rPr>
          <w:bCs/>
          <w:szCs w:val="21"/>
        </w:rPr>
      </w:pPr>
      <w:r w:rsidRPr="00317CAC">
        <w:rPr>
          <w:bCs/>
          <w:noProof/>
          <w:szCs w:val="21"/>
        </w:rPr>
        <w:drawing>
          <wp:inline distT="0" distB="0" distL="0" distR="0" wp14:anchorId="36FC4D7C" wp14:editId="08356E2F">
            <wp:extent cx="5244465" cy="3124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44465" cy="312420"/>
                    </a:xfrm>
                    <a:prstGeom prst="rect">
                      <a:avLst/>
                    </a:prstGeom>
                    <a:noFill/>
                    <a:ln>
                      <a:noFill/>
                    </a:ln>
                  </pic:spPr>
                </pic:pic>
              </a:graphicData>
            </a:graphic>
          </wp:inline>
        </w:drawing>
      </w:r>
    </w:p>
    <w:p w14:paraId="7D69AE71" w14:textId="0D5CF95D" w:rsidR="00AC218F" w:rsidRPr="00317CAC" w:rsidRDefault="00850CBA" w:rsidP="009A37DC">
      <w:pPr>
        <w:spacing w:line="300" w:lineRule="auto"/>
        <w:ind w:firstLineChars="200" w:firstLine="420"/>
        <w:jc w:val="center"/>
        <w:rPr>
          <w:bCs/>
          <w:szCs w:val="21"/>
        </w:rPr>
      </w:pPr>
      <w:r w:rsidRPr="00317CAC">
        <w:rPr>
          <w:bCs/>
          <w:szCs w:val="21"/>
        </w:rPr>
        <w:t>（图</w:t>
      </w:r>
      <w:ins w:id="492" w:author="1379323603@qq.com" w:date="2021-04-14T14:46:00Z">
        <w:r w:rsidR="007945F8">
          <w:rPr>
            <w:rFonts w:hint="eastAsia"/>
            <w:bCs/>
            <w:szCs w:val="21"/>
          </w:rPr>
          <w:t>3</w:t>
        </w:r>
        <w:r w:rsidR="007945F8">
          <w:rPr>
            <w:bCs/>
            <w:szCs w:val="21"/>
          </w:rPr>
          <w:t xml:space="preserve"> </w:t>
        </w:r>
      </w:ins>
      <w:del w:id="493" w:author="1379323603@qq.com" w:date="2021-04-14T14:46:00Z">
        <w:r w:rsidRPr="00317CAC" w:rsidDel="007945F8">
          <w:rPr>
            <w:bCs/>
            <w:szCs w:val="21"/>
          </w:rPr>
          <w:delText>1.1</w:delText>
        </w:r>
      </w:del>
      <w:r w:rsidRPr="00317CAC">
        <w:rPr>
          <w:bCs/>
          <w:szCs w:val="21"/>
        </w:rPr>
        <w:t>桩基础文件路径表）</w:t>
      </w:r>
    </w:p>
    <w:p w14:paraId="5A561E22" w14:textId="1E2A6FE4" w:rsidR="00AC218F" w:rsidRPr="00317CAC" w:rsidRDefault="009A37DC">
      <w:pPr>
        <w:spacing w:line="300" w:lineRule="auto"/>
        <w:ind w:firstLineChars="200" w:firstLine="420"/>
        <w:jc w:val="center"/>
        <w:rPr>
          <w:bCs/>
          <w:szCs w:val="21"/>
        </w:rPr>
      </w:pPr>
      <w:r w:rsidRPr="00317CAC">
        <w:rPr>
          <w:bCs/>
          <w:noProof/>
          <w:szCs w:val="21"/>
        </w:rPr>
        <w:drawing>
          <wp:anchor distT="0" distB="0" distL="114300" distR="114300" simplePos="0" relativeHeight="251702784" behindDoc="0" locked="0" layoutInCell="1" allowOverlap="1" wp14:anchorId="270E8856" wp14:editId="7F1D88A3">
            <wp:simplePos x="0" y="0"/>
            <wp:positionH relativeFrom="column">
              <wp:posOffset>1191260</wp:posOffset>
            </wp:positionH>
            <wp:positionV relativeFrom="paragraph">
              <wp:posOffset>305435</wp:posOffset>
            </wp:positionV>
            <wp:extent cx="3039110" cy="3297555"/>
            <wp:effectExtent l="0" t="0" r="889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3039110" cy="3297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0CBA" w:rsidRPr="00317CAC">
        <w:rPr>
          <w:bCs/>
          <w:szCs w:val="21"/>
        </w:rPr>
        <w:t>（图</w:t>
      </w:r>
      <w:ins w:id="494" w:author="1379323603@qq.com" w:date="2021-04-14T14:46:00Z">
        <w:r w:rsidR="007945F8">
          <w:rPr>
            <w:rFonts w:hint="eastAsia"/>
            <w:bCs/>
            <w:szCs w:val="21"/>
          </w:rPr>
          <w:t>4</w:t>
        </w:r>
        <w:r w:rsidR="007945F8">
          <w:rPr>
            <w:bCs/>
            <w:szCs w:val="21"/>
          </w:rPr>
          <w:t xml:space="preserve"> </w:t>
        </w:r>
      </w:ins>
      <w:del w:id="495" w:author="1379323603@qq.com" w:date="2021-04-14T14:46:00Z">
        <w:r w:rsidR="00850CBA" w:rsidRPr="00317CAC" w:rsidDel="007945F8">
          <w:rPr>
            <w:bCs/>
            <w:szCs w:val="21"/>
          </w:rPr>
          <w:delText>1.2</w:delText>
        </w:r>
      </w:del>
      <w:r w:rsidR="00850CBA" w:rsidRPr="00317CAC">
        <w:rPr>
          <w:bCs/>
          <w:szCs w:val="21"/>
        </w:rPr>
        <w:t>文件路径汇总表</w:t>
      </w:r>
      <w:r w:rsidR="00850CBA" w:rsidRPr="00317CAC">
        <w:rPr>
          <w:bCs/>
          <w:szCs w:val="21"/>
        </w:rPr>
        <w:t>“PrecessData.xlsx”</w:t>
      </w:r>
      <w:r w:rsidR="00850CBA" w:rsidRPr="00317CAC">
        <w:rPr>
          <w:bCs/>
          <w:szCs w:val="21"/>
        </w:rPr>
        <w:t>）</w:t>
      </w:r>
    </w:p>
    <w:p w14:paraId="6E37FA9B" w14:textId="77777777" w:rsidR="00AC218F" w:rsidRPr="00317CAC" w:rsidRDefault="00850CBA" w:rsidP="009A37DC">
      <w:pPr>
        <w:spacing w:line="300" w:lineRule="auto"/>
        <w:jc w:val="center"/>
        <w:rPr>
          <w:bCs/>
          <w:szCs w:val="21"/>
        </w:rPr>
      </w:pPr>
      <w:r w:rsidRPr="00317CAC">
        <w:rPr>
          <w:bCs/>
          <w:noProof/>
          <w:szCs w:val="21"/>
        </w:rPr>
        <w:lastRenderedPageBreak/>
        <w:drawing>
          <wp:inline distT="0" distB="0" distL="0" distR="0" wp14:anchorId="2FEFCA4D" wp14:editId="2B0FC35C">
            <wp:extent cx="3933119" cy="313143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8"/>
                    <a:stretch>
                      <a:fillRect/>
                    </a:stretch>
                  </pic:blipFill>
                  <pic:spPr>
                    <a:xfrm>
                      <a:off x="0" y="0"/>
                      <a:ext cx="3944922" cy="3140834"/>
                    </a:xfrm>
                    <a:prstGeom prst="rect">
                      <a:avLst/>
                    </a:prstGeom>
                  </pic:spPr>
                </pic:pic>
              </a:graphicData>
            </a:graphic>
          </wp:inline>
        </w:drawing>
      </w:r>
    </w:p>
    <w:p w14:paraId="7495F3B5" w14:textId="5D13356C" w:rsidR="00AC218F" w:rsidRPr="00317CAC" w:rsidRDefault="00850CBA">
      <w:pPr>
        <w:spacing w:line="300" w:lineRule="auto"/>
        <w:ind w:firstLineChars="200" w:firstLine="420"/>
        <w:jc w:val="center"/>
        <w:rPr>
          <w:bCs/>
          <w:szCs w:val="21"/>
        </w:rPr>
      </w:pPr>
      <w:r w:rsidRPr="00317CAC">
        <w:rPr>
          <w:bCs/>
          <w:szCs w:val="21"/>
        </w:rPr>
        <w:t>（图</w:t>
      </w:r>
      <w:ins w:id="496" w:author="1379323603@qq.com" w:date="2021-04-14T14:46:00Z">
        <w:r w:rsidR="007945F8">
          <w:rPr>
            <w:rFonts w:hint="eastAsia"/>
            <w:bCs/>
            <w:szCs w:val="21"/>
          </w:rPr>
          <w:t>5</w:t>
        </w:r>
      </w:ins>
      <w:del w:id="497" w:author="1379323603@qq.com" w:date="2021-04-14T14:46:00Z">
        <w:r w:rsidRPr="00317CAC" w:rsidDel="007945F8">
          <w:rPr>
            <w:bCs/>
            <w:szCs w:val="21"/>
          </w:rPr>
          <w:delText>1.</w:delText>
        </w:r>
        <w:r w:rsidR="003F7D2A" w:rsidRPr="00317CAC" w:rsidDel="007945F8">
          <w:rPr>
            <w:bCs/>
            <w:szCs w:val="21"/>
          </w:rPr>
          <w:delText>3</w:delText>
        </w:r>
      </w:del>
      <w:r w:rsidRPr="00317CAC">
        <w:rPr>
          <w:bCs/>
          <w:szCs w:val="21"/>
        </w:rPr>
        <w:t xml:space="preserve"> app</w:t>
      </w:r>
      <w:r w:rsidRPr="00317CAC">
        <w:rPr>
          <w:bCs/>
          <w:szCs w:val="21"/>
        </w:rPr>
        <w:t>打开文件路径界面）</w:t>
      </w:r>
    </w:p>
    <w:p w14:paraId="37B3659C" w14:textId="77777777" w:rsidR="00AC218F" w:rsidRPr="00317CAC" w:rsidRDefault="00850CBA">
      <w:pPr>
        <w:spacing w:line="300" w:lineRule="auto"/>
        <w:ind w:firstLineChars="200" w:firstLine="420"/>
        <w:rPr>
          <w:bCs/>
          <w:szCs w:val="21"/>
        </w:rPr>
      </w:pPr>
      <w:r w:rsidRPr="00317CAC">
        <w:rPr>
          <w:bCs/>
          <w:szCs w:val="21"/>
        </w:rPr>
        <w:t>分类数据</w:t>
      </w:r>
      <w:r w:rsidRPr="00317CAC">
        <w:rPr>
          <w:bCs/>
          <w:szCs w:val="21"/>
        </w:rPr>
        <w:t>app</w:t>
      </w:r>
      <w:r w:rsidRPr="00317CAC">
        <w:rPr>
          <w:bCs/>
          <w:szCs w:val="21"/>
        </w:rPr>
        <w:t>做出来后计划对</w:t>
      </w:r>
      <w:r w:rsidRPr="00317CAC">
        <w:rPr>
          <w:bCs/>
          <w:szCs w:val="21"/>
        </w:rPr>
        <w:t>3</w:t>
      </w:r>
      <w:r w:rsidRPr="00317CAC">
        <w:rPr>
          <w:bCs/>
          <w:szCs w:val="21"/>
        </w:rPr>
        <w:t>万条检测数据进行人工识别并分类分工合作后每人处理了</w:t>
      </w:r>
      <w:r w:rsidRPr="00317CAC">
        <w:rPr>
          <w:bCs/>
          <w:szCs w:val="21"/>
        </w:rPr>
        <w:t>6000</w:t>
      </w:r>
      <w:r w:rsidRPr="00317CAC">
        <w:rPr>
          <w:bCs/>
          <w:szCs w:val="21"/>
        </w:rPr>
        <w:t>余条数据标注，最终标注成果汇总在一个文件路径表（</w:t>
      </w:r>
      <w:r w:rsidRPr="00317CAC">
        <w:rPr>
          <w:bCs/>
          <w:szCs w:val="21"/>
        </w:rPr>
        <w:t>“</w:t>
      </w:r>
      <w:r w:rsidRPr="00317CAC">
        <w:rPr>
          <w:bCs/>
          <w:szCs w:val="21"/>
        </w:rPr>
        <w:t>汇总数据</w:t>
      </w:r>
      <w:r w:rsidRPr="00317CAC">
        <w:rPr>
          <w:bCs/>
          <w:szCs w:val="21"/>
        </w:rPr>
        <w:t>PrecessData.xlsx”</w:t>
      </w:r>
      <w:r w:rsidRPr="00317CAC">
        <w:rPr>
          <w:bCs/>
          <w:szCs w:val="21"/>
        </w:rPr>
        <w:t>），此表涵盖了</w:t>
      </w:r>
      <w:r w:rsidRPr="00317CAC">
        <w:rPr>
          <w:bCs/>
          <w:szCs w:val="21"/>
        </w:rPr>
        <w:t>3</w:t>
      </w:r>
      <w:r w:rsidRPr="00317CAC">
        <w:rPr>
          <w:bCs/>
          <w:szCs w:val="21"/>
        </w:rPr>
        <w:t>万条数据的不同缺陷等级分类和路径汇总。</w:t>
      </w:r>
    </w:p>
    <w:p w14:paraId="784DD913" w14:textId="77777777" w:rsidR="00AC218F" w:rsidRPr="00317CAC" w:rsidRDefault="00AC218F">
      <w:pPr>
        <w:spacing w:line="300" w:lineRule="auto"/>
        <w:ind w:firstLineChars="200" w:firstLine="420"/>
      </w:pPr>
    </w:p>
    <w:p w14:paraId="5D8DB213" w14:textId="77777777" w:rsidR="00AC218F" w:rsidRPr="00317CAC" w:rsidRDefault="00850CBA">
      <w:pPr>
        <w:pStyle w:val="4"/>
        <w:ind w:firstLineChars="200" w:firstLine="420"/>
        <w:pPrChange w:id="498" w:author="Conqueror" w:date="2021-04-06T21:27:00Z">
          <w:pPr>
            <w:spacing w:line="300" w:lineRule="auto"/>
            <w:ind w:firstLineChars="200" w:firstLine="420"/>
            <w:outlineLvl w:val="2"/>
          </w:pPr>
        </w:pPrChange>
      </w:pPr>
      <w:bookmarkStart w:id="499" w:name="_Toc1462"/>
      <w:bookmarkStart w:id="500" w:name="_Toc7278"/>
      <w:bookmarkStart w:id="501" w:name="_Toc31611"/>
      <w:bookmarkStart w:id="502" w:name="_Toc21263"/>
      <w:bookmarkStart w:id="503" w:name="_Toc28031"/>
      <w:bookmarkStart w:id="504" w:name="_Toc3229"/>
      <w:bookmarkStart w:id="505" w:name="_Toc9149"/>
      <w:bookmarkStart w:id="506" w:name="_Toc6784"/>
      <w:bookmarkStart w:id="507" w:name="_Toc10050"/>
      <w:bookmarkStart w:id="508" w:name="_Toc27247"/>
      <w:bookmarkStart w:id="509" w:name="_Toc9980"/>
      <w:bookmarkStart w:id="510" w:name="_Toc69300483"/>
      <w:ins w:id="511" w:author="Conqueror" w:date="2021-04-06T21:47:00Z">
        <w:r w:rsidRPr="00317CAC">
          <w:rPr>
            <w:rFonts w:cs="Times New Roman"/>
          </w:rPr>
          <w:t>1.</w:t>
        </w:r>
      </w:ins>
      <w:r w:rsidRPr="00317CAC">
        <w:rPr>
          <w:rFonts w:cs="Times New Roman"/>
        </w:rPr>
        <w:t>3.5</w:t>
      </w:r>
      <w:r w:rsidRPr="00317CAC">
        <w:rPr>
          <w:rFonts w:cs="Times New Roman"/>
        </w:rPr>
        <w:t>中期神经网络搭建</w:t>
      </w:r>
      <w:bookmarkEnd w:id="499"/>
      <w:bookmarkEnd w:id="500"/>
      <w:bookmarkEnd w:id="501"/>
      <w:bookmarkEnd w:id="502"/>
      <w:bookmarkEnd w:id="503"/>
      <w:bookmarkEnd w:id="504"/>
      <w:bookmarkEnd w:id="505"/>
      <w:bookmarkEnd w:id="506"/>
      <w:bookmarkEnd w:id="507"/>
      <w:bookmarkEnd w:id="508"/>
      <w:bookmarkEnd w:id="509"/>
      <w:bookmarkEnd w:id="510"/>
    </w:p>
    <w:p w14:paraId="1FF56CA1" w14:textId="6236FE2F" w:rsidR="00AC218F" w:rsidRPr="00317CAC" w:rsidRDefault="00850CBA">
      <w:pPr>
        <w:spacing w:line="300" w:lineRule="auto"/>
        <w:ind w:firstLineChars="200" w:firstLine="420"/>
        <w:rPr>
          <w:bCs/>
          <w:szCs w:val="21"/>
        </w:rPr>
      </w:pPr>
      <w:bookmarkStart w:id="512" w:name="_Hlk68967016"/>
      <w:r w:rsidRPr="00317CAC">
        <w:rPr>
          <w:bCs/>
          <w:szCs w:val="21"/>
        </w:rPr>
        <w:t>本次模型的建立采用</w:t>
      </w:r>
      <w:r w:rsidRPr="00317CAC">
        <w:rPr>
          <w:bCs/>
          <w:szCs w:val="21"/>
        </w:rPr>
        <w:t>LSTM</w:t>
      </w:r>
      <w:r w:rsidRPr="00317CAC">
        <w:rPr>
          <w:bCs/>
          <w:szCs w:val="21"/>
        </w:rPr>
        <w:t>（长短期记忆网络）</w:t>
      </w:r>
      <w:r w:rsidRPr="00317CAC">
        <w:rPr>
          <w:bCs/>
          <w:szCs w:val="21"/>
        </w:rPr>
        <w:t>LSTM</w:t>
      </w:r>
      <w:r w:rsidRPr="00317CAC">
        <w:rPr>
          <w:bCs/>
          <w:szCs w:val="21"/>
        </w:rPr>
        <w:t>网络的核心组件是序列输入层和</w:t>
      </w:r>
      <w:r w:rsidRPr="00317CAC">
        <w:rPr>
          <w:bCs/>
          <w:szCs w:val="21"/>
        </w:rPr>
        <w:t>LSTM</w:t>
      </w:r>
      <w:r w:rsidRPr="00317CAC">
        <w:rPr>
          <w:bCs/>
          <w:szCs w:val="21"/>
        </w:rPr>
        <w:t>层。甲序列输入层的输入序列或时间序列数据到网络中。一个</w:t>
      </w:r>
      <w:r w:rsidRPr="00317CAC">
        <w:rPr>
          <w:bCs/>
          <w:szCs w:val="21"/>
        </w:rPr>
        <w:t>LSTM</w:t>
      </w:r>
      <w:proofErr w:type="gramStart"/>
      <w:r w:rsidRPr="00317CAC">
        <w:rPr>
          <w:bCs/>
          <w:szCs w:val="21"/>
        </w:rPr>
        <w:t>层学习</w:t>
      </w:r>
      <w:proofErr w:type="gramEnd"/>
      <w:r w:rsidRPr="00317CAC">
        <w:rPr>
          <w:bCs/>
          <w:szCs w:val="21"/>
        </w:rPr>
        <w:t>序列数据的时间步长之间的长期相关性。下图说明了用于分类的简单</w:t>
      </w:r>
      <w:r w:rsidRPr="00317CAC">
        <w:rPr>
          <w:bCs/>
          <w:szCs w:val="21"/>
        </w:rPr>
        <w:t>LSTM</w:t>
      </w:r>
      <w:r w:rsidRPr="00317CAC">
        <w:rPr>
          <w:bCs/>
          <w:szCs w:val="21"/>
        </w:rPr>
        <w:t>网络的体系结构。网络从序列输入层开始，然后是</w:t>
      </w:r>
      <w:r w:rsidRPr="00317CAC">
        <w:rPr>
          <w:bCs/>
          <w:szCs w:val="21"/>
        </w:rPr>
        <w:t>LSTM</w:t>
      </w:r>
      <w:r w:rsidRPr="00317CAC">
        <w:rPr>
          <w:bCs/>
          <w:szCs w:val="21"/>
        </w:rPr>
        <w:t>层。为了预测类别标签，网络以完全连接的层，</w:t>
      </w:r>
      <w:proofErr w:type="spellStart"/>
      <w:r w:rsidRPr="00317CAC">
        <w:rPr>
          <w:bCs/>
          <w:szCs w:val="21"/>
        </w:rPr>
        <w:t>softmax</w:t>
      </w:r>
      <w:proofErr w:type="spellEnd"/>
      <w:r w:rsidRPr="00317CAC">
        <w:rPr>
          <w:bCs/>
          <w:szCs w:val="21"/>
        </w:rPr>
        <w:t>层和分类输出层结束。</w:t>
      </w:r>
    </w:p>
    <w:p w14:paraId="72C248BB" w14:textId="161FEB20" w:rsidR="00E90895" w:rsidRPr="00317CAC" w:rsidRDefault="00E90895">
      <w:pPr>
        <w:spacing w:line="300" w:lineRule="auto"/>
        <w:ind w:firstLineChars="200" w:firstLine="420"/>
        <w:rPr>
          <w:bCs/>
          <w:szCs w:val="21"/>
        </w:rPr>
      </w:pPr>
      <w:bookmarkStart w:id="513" w:name="_Hlk68967035"/>
      <w:bookmarkEnd w:id="512"/>
      <w:r w:rsidRPr="00317CAC">
        <w:rPr>
          <w:bCs/>
          <w:noProof/>
          <w:szCs w:val="21"/>
        </w:rPr>
        <mc:AlternateContent>
          <mc:Choice Requires="wps">
            <w:drawing>
              <wp:anchor distT="0" distB="0" distL="114300" distR="114300" simplePos="0" relativeHeight="251659776" behindDoc="0" locked="0" layoutInCell="1" allowOverlap="1" wp14:anchorId="388EE531" wp14:editId="16C67ADD">
                <wp:simplePos x="0" y="0"/>
                <wp:positionH relativeFrom="column">
                  <wp:posOffset>2476908</wp:posOffset>
                </wp:positionH>
                <wp:positionV relativeFrom="paragraph">
                  <wp:posOffset>174682</wp:posOffset>
                </wp:positionV>
                <wp:extent cx="802016" cy="480187"/>
                <wp:effectExtent l="0" t="0" r="17145" b="15240"/>
                <wp:wrapNone/>
                <wp:docPr id="25" name="文本框 25"/>
                <wp:cNvGraphicFramePr/>
                <a:graphic xmlns:a="http://schemas.openxmlformats.org/drawingml/2006/main">
                  <a:graphicData uri="http://schemas.microsoft.com/office/word/2010/wordprocessingShape">
                    <wps:wsp>
                      <wps:cNvSpPr txBox="1"/>
                      <wps:spPr>
                        <a:xfrm>
                          <a:off x="0" y="0"/>
                          <a:ext cx="802016" cy="480187"/>
                        </a:xfrm>
                        <a:prstGeom prst="rect">
                          <a:avLst/>
                        </a:prstGeom>
                        <a:ln/>
                      </wps:spPr>
                      <wps:style>
                        <a:lnRef idx="2">
                          <a:schemeClr val="dk1"/>
                        </a:lnRef>
                        <a:fillRef idx="1">
                          <a:schemeClr val="lt1"/>
                        </a:fillRef>
                        <a:effectRef idx="0">
                          <a:schemeClr val="dk1"/>
                        </a:effectRef>
                        <a:fontRef idx="minor">
                          <a:schemeClr val="dk1"/>
                        </a:fontRef>
                      </wps:style>
                      <wps:txbx>
                        <w:txbxContent>
                          <w:p w14:paraId="451BA5A1" w14:textId="2EA2A013" w:rsidR="00DD64E7" w:rsidRDefault="00DD64E7" w:rsidP="00E90895">
                            <w:pPr>
                              <w:ind w:firstLineChars="100" w:firstLine="210"/>
                            </w:pPr>
                            <w:r>
                              <w:t>Fully</w:t>
                            </w:r>
                          </w:p>
                          <w:p w14:paraId="2FE3D0F2" w14:textId="638BE00A" w:rsidR="00DD64E7" w:rsidRPr="00E90895" w:rsidRDefault="00DD64E7" w:rsidP="00E90895">
                            <w:r>
                              <w:rPr>
                                <w:rFonts w:hint="eastAsia"/>
                              </w:rPr>
                              <w:t>C</w:t>
                            </w:r>
                            <w:r>
                              <w:t>onnected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8EE531" id="_x0000_t202" coordsize="21600,21600" o:spt="202" path="m,l,21600r21600,l21600,xe">
                <v:stroke joinstyle="miter"/>
                <v:path gradientshapeok="t" o:connecttype="rect"/>
              </v:shapetype>
              <v:shape id="文本框 25" o:spid="_x0000_s1026" type="#_x0000_t202" style="position:absolute;left:0;text-align:left;margin-left:195.05pt;margin-top:13.75pt;width:63.15pt;height:37.8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" fillcolor="white [3201]" strokecolor="black [3200]" strokeweight="2pt">
                <v:textbox>
                  <w:txbxContent>
                    <w:p w14:paraId="451BA5A1" w14:textId="2EA2A013" w:rsidR="00DD64E7" w:rsidRDefault="00DD64E7" w:rsidP="00E90895">
                      <w:pPr>
                        <w:ind w:firstLineChars="100" w:firstLine="210"/>
                      </w:pPr>
                      <w:r>
                        <w:t>Fully</w:t>
                      </w:r>
                    </w:p>
                    <w:p w14:paraId="2FE3D0F2" w14:textId="638BE00A" w:rsidR="00DD64E7" w:rsidRPr="00E90895" w:rsidRDefault="00DD64E7" w:rsidP="00E90895">
                      <w:r>
                        <w:rPr>
                          <w:rFonts w:hint="eastAsia"/>
                        </w:rPr>
                        <w:t>C</w:t>
                      </w:r>
                      <w:r>
                        <w:t>onnected</w:t>
                      </w:r>
                    </w:p>
                  </w:txbxContent>
                </v:textbox>
              </v:shape>
            </w:pict>
          </mc:Fallback>
        </mc:AlternateContent>
      </w:r>
      <w:r w:rsidRPr="00317CAC">
        <w:rPr>
          <w:bCs/>
          <w:noProof/>
          <w:szCs w:val="21"/>
        </w:rPr>
        <mc:AlternateContent>
          <mc:Choice Requires="wps">
            <w:drawing>
              <wp:anchor distT="0" distB="0" distL="114300" distR="114300" simplePos="0" relativeHeight="251614720" behindDoc="0" locked="0" layoutInCell="1" allowOverlap="1" wp14:anchorId="08921E5C" wp14:editId="57642CFA">
                <wp:simplePos x="0" y="0"/>
                <wp:positionH relativeFrom="column">
                  <wp:posOffset>1174001</wp:posOffset>
                </wp:positionH>
                <wp:positionV relativeFrom="paragraph">
                  <wp:posOffset>179155</wp:posOffset>
                </wp:positionV>
                <wp:extent cx="802005" cy="480060"/>
                <wp:effectExtent l="0" t="0" r="17145" b="15240"/>
                <wp:wrapNone/>
                <wp:docPr id="24" name="文本框 24"/>
                <wp:cNvGraphicFramePr/>
                <a:graphic xmlns:a="http://schemas.openxmlformats.org/drawingml/2006/main">
                  <a:graphicData uri="http://schemas.microsoft.com/office/word/2010/wordprocessingShape">
                    <wps:wsp>
                      <wps:cNvSpPr txBox="1"/>
                      <wps:spPr>
                        <a:xfrm>
                          <a:off x="0" y="0"/>
                          <a:ext cx="802005" cy="480060"/>
                        </a:xfrm>
                        <a:prstGeom prst="rect">
                          <a:avLst/>
                        </a:prstGeom>
                        <a:ln/>
                      </wps:spPr>
                      <wps:style>
                        <a:lnRef idx="2">
                          <a:schemeClr val="dk1"/>
                        </a:lnRef>
                        <a:fillRef idx="1">
                          <a:schemeClr val="lt1"/>
                        </a:fillRef>
                        <a:effectRef idx="0">
                          <a:schemeClr val="dk1"/>
                        </a:effectRef>
                        <a:fontRef idx="minor">
                          <a:schemeClr val="dk1"/>
                        </a:fontRef>
                      </wps:style>
                      <wps:txbx>
                        <w:txbxContent>
                          <w:p w14:paraId="7F36B169" w14:textId="46244976" w:rsidR="00DD64E7" w:rsidRPr="00E90895" w:rsidRDefault="00DD64E7" w:rsidP="00E90895">
                            <w:pPr>
                              <w:jc w:val="center"/>
                            </w:pPr>
                            <w:r>
                              <w:t>LSTM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921E5C" id="文本框 24" o:spid="_x0000_s1027" type="#_x0000_t202" style="position:absolute;left:0;text-align:left;margin-left:92.45pt;margin-top:14.1pt;width:63.15pt;height:37.8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" fillcolor="white [3201]" strokecolor="black [3200]" strokeweight="2pt">
                <v:textbox>
                  <w:txbxContent>
                    <w:p w14:paraId="7F36B169" w14:textId="46244976" w:rsidR="00DD64E7" w:rsidRPr="00E90895" w:rsidRDefault="00DD64E7" w:rsidP="00E90895">
                      <w:pPr>
                        <w:jc w:val="center"/>
                      </w:pPr>
                      <w:r>
                        <w:t>LSTM</w:t>
                      </w:r>
                    </w:p>
                  </w:txbxContent>
                </v:textbox>
              </v:shape>
            </w:pict>
          </mc:Fallback>
        </mc:AlternateContent>
      </w:r>
      <w:r w:rsidRPr="00317CAC">
        <w:rPr>
          <w:bCs/>
          <w:noProof/>
          <w:szCs w:val="21"/>
        </w:rPr>
        <mc:AlternateContent>
          <mc:Choice Requires="wps">
            <w:drawing>
              <wp:anchor distT="0" distB="0" distL="114300" distR="114300" simplePos="0" relativeHeight="251672064" behindDoc="0" locked="0" layoutInCell="1" allowOverlap="1" wp14:anchorId="2CC6B66A" wp14:editId="391E519B">
                <wp:simplePos x="0" y="0"/>
                <wp:positionH relativeFrom="column">
                  <wp:posOffset>5052060</wp:posOffset>
                </wp:positionH>
                <wp:positionV relativeFrom="paragraph">
                  <wp:posOffset>181032</wp:posOffset>
                </wp:positionV>
                <wp:extent cx="985917" cy="480187"/>
                <wp:effectExtent l="0" t="0" r="24130" b="15240"/>
                <wp:wrapNone/>
                <wp:docPr id="27" name="文本框 27"/>
                <wp:cNvGraphicFramePr/>
                <a:graphic xmlns:a="http://schemas.openxmlformats.org/drawingml/2006/main">
                  <a:graphicData uri="http://schemas.microsoft.com/office/word/2010/wordprocessingShape">
                    <wps:wsp>
                      <wps:cNvSpPr txBox="1"/>
                      <wps:spPr>
                        <a:xfrm>
                          <a:off x="0" y="0"/>
                          <a:ext cx="985917" cy="480187"/>
                        </a:xfrm>
                        <a:prstGeom prst="rect">
                          <a:avLst/>
                        </a:prstGeom>
                        <a:ln/>
                      </wps:spPr>
                      <wps:style>
                        <a:lnRef idx="2">
                          <a:schemeClr val="dk1"/>
                        </a:lnRef>
                        <a:fillRef idx="1">
                          <a:schemeClr val="lt1"/>
                        </a:fillRef>
                        <a:effectRef idx="0">
                          <a:schemeClr val="dk1"/>
                        </a:effectRef>
                        <a:fontRef idx="minor">
                          <a:schemeClr val="dk1"/>
                        </a:fontRef>
                      </wps:style>
                      <wps:txbx>
                        <w:txbxContent>
                          <w:p w14:paraId="26E2D0C4" w14:textId="23B9CF76" w:rsidR="00DD64E7" w:rsidRPr="00E90895" w:rsidRDefault="00DD64E7" w:rsidP="00E90895">
                            <w:r>
                              <w:t>Classification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C6B66A" id="文本框 27" o:spid="_x0000_s1028" type="#_x0000_t202" style="position:absolute;left:0;text-align:left;margin-left:397.8pt;margin-top:14.25pt;width:77.65pt;height:37.8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" fillcolor="white [3201]" strokecolor="black [3200]" strokeweight="2pt">
                <v:textbox>
                  <w:txbxContent>
                    <w:p w14:paraId="26E2D0C4" w14:textId="23B9CF76" w:rsidR="00DD64E7" w:rsidRPr="00E90895" w:rsidRDefault="00DD64E7" w:rsidP="00E90895">
                      <w:r>
                        <w:t>Classification</w:t>
                      </w:r>
                    </w:p>
                  </w:txbxContent>
                </v:textbox>
              </v:shape>
            </w:pict>
          </mc:Fallback>
        </mc:AlternateContent>
      </w:r>
      <w:r w:rsidRPr="00317CAC">
        <w:rPr>
          <w:bCs/>
          <w:noProof/>
          <w:szCs w:val="21"/>
        </w:rPr>
        <mc:AlternateContent>
          <mc:Choice Requires="wps">
            <w:drawing>
              <wp:anchor distT="0" distB="0" distL="114300" distR="114300" simplePos="0" relativeHeight="251665920" behindDoc="0" locked="0" layoutInCell="1" allowOverlap="1" wp14:anchorId="77F14AF2" wp14:editId="5B2D7888">
                <wp:simplePos x="0" y="0"/>
                <wp:positionH relativeFrom="column">
                  <wp:posOffset>3821810</wp:posOffset>
                </wp:positionH>
                <wp:positionV relativeFrom="paragraph">
                  <wp:posOffset>177165</wp:posOffset>
                </wp:positionV>
                <wp:extent cx="802005" cy="474952"/>
                <wp:effectExtent l="0" t="0" r="17145" b="20955"/>
                <wp:wrapNone/>
                <wp:docPr id="26" name="文本框 26"/>
                <wp:cNvGraphicFramePr/>
                <a:graphic xmlns:a="http://schemas.openxmlformats.org/drawingml/2006/main">
                  <a:graphicData uri="http://schemas.microsoft.com/office/word/2010/wordprocessingShape">
                    <wps:wsp>
                      <wps:cNvSpPr txBox="1"/>
                      <wps:spPr>
                        <a:xfrm>
                          <a:off x="0" y="0"/>
                          <a:ext cx="802005" cy="474952"/>
                        </a:xfrm>
                        <a:prstGeom prst="rect">
                          <a:avLst/>
                        </a:prstGeom>
                        <a:ln/>
                      </wps:spPr>
                      <wps:style>
                        <a:lnRef idx="2">
                          <a:schemeClr val="dk1"/>
                        </a:lnRef>
                        <a:fillRef idx="1">
                          <a:schemeClr val="lt1"/>
                        </a:fillRef>
                        <a:effectRef idx="0">
                          <a:schemeClr val="dk1"/>
                        </a:effectRef>
                        <a:fontRef idx="minor">
                          <a:schemeClr val="dk1"/>
                        </a:fontRef>
                      </wps:style>
                      <wps:txbx>
                        <w:txbxContent>
                          <w:p w14:paraId="494148CD" w14:textId="2C613673" w:rsidR="00DD64E7" w:rsidRPr="00E90895" w:rsidRDefault="00DD64E7" w:rsidP="00E90895">
                            <w:pPr>
                              <w:jc w:val="center"/>
                            </w:pPr>
                            <w:proofErr w:type="spellStart"/>
                            <w:r>
                              <w:t>Softmax</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F14AF2" id="文本框 26" o:spid="_x0000_s1029" type="#_x0000_t202" style="position:absolute;left:0;text-align:left;margin-left:300.95pt;margin-top:13.95pt;width:63.15pt;height:37.4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" fillcolor="white [3201]" strokecolor="black [3200]" strokeweight="2pt">
                <v:textbox>
                  <w:txbxContent>
                    <w:p w14:paraId="494148CD" w14:textId="2C613673" w:rsidR="00DD64E7" w:rsidRPr="00E90895" w:rsidRDefault="00DD64E7" w:rsidP="00E90895">
                      <w:pPr>
                        <w:jc w:val="center"/>
                      </w:pPr>
                      <w:proofErr w:type="spellStart"/>
                      <w:r>
                        <w:t>Softmax</w:t>
                      </w:r>
                      <w:proofErr w:type="spellEnd"/>
                    </w:p>
                  </w:txbxContent>
                </v:textbox>
              </v:shape>
            </w:pict>
          </mc:Fallback>
        </mc:AlternateContent>
      </w:r>
      <w:r w:rsidRPr="00317CAC">
        <w:rPr>
          <w:bCs/>
          <w:noProof/>
          <w:szCs w:val="21"/>
        </w:rPr>
        <mc:AlternateContent>
          <mc:Choice Requires="wps">
            <w:drawing>
              <wp:anchor distT="0" distB="0" distL="114300" distR="114300" simplePos="0" relativeHeight="251608576" behindDoc="0" locked="0" layoutInCell="1" allowOverlap="1" wp14:anchorId="0A59DA07" wp14:editId="7A75CF59">
                <wp:simplePos x="0" y="0"/>
                <wp:positionH relativeFrom="column">
                  <wp:posOffset>-177718</wp:posOffset>
                </wp:positionH>
                <wp:positionV relativeFrom="paragraph">
                  <wp:posOffset>181496</wp:posOffset>
                </wp:positionV>
                <wp:extent cx="802016" cy="480187"/>
                <wp:effectExtent l="0" t="0" r="17145" b="15240"/>
                <wp:wrapNone/>
                <wp:docPr id="21" name="文本框 21"/>
                <wp:cNvGraphicFramePr/>
                <a:graphic xmlns:a="http://schemas.openxmlformats.org/drawingml/2006/main">
                  <a:graphicData uri="http://schemas.microsoft.com/office/word/2010/wordprocessingShape">
                    <wps:wsp>
                      <wps:cNvSpPr txBox="1"/>
                      <wps:spPr>
                        <a:xfrm>
                          <a:off x="0" y="0"/>
                          <a:ext cx="802016" cy="480187"/>
                        </a:xfrm>
                        <a:prstGeom prst="rect">
                          <a:avLst/>
                        </a:prstGeom>
                        <a:ln/>
                      </wps:spPr>
                      <wps:style>
                        <a:lnRef idx="2">
                          <a:schemeClr val="dk1"/>
                        </a:lnRef>
                        <a:fillRef idx="1">
                          <a:schemeClr val="lt1"/>
                        </a:fillRef>
                        <a:effectRef idx="0">
                          <a:schemeClr val="dk1"/>
                        </a:effectRef>
                        <a:fontRef idx="minor">
                          <a:schemeClr val="dk1"/>
                        </a:fontRef>
                      </wps:style>
                      <wps:txbx>
                        <w:txbxContent>
                          <w:p w14:paraId="3EDBAC22" w14:textId="77777777" w:rsidR="00DD64E7" w:rsidRDefault="00DD64E7">
                            <w:r>
                              <w:rPr>
                                <w:rFonts w:hint="eastAsia"/>
                              </w:rPr>
                              <w:t>S</w:t>
                            </w:r>
                            <w:r>
                              <w:t>equence Input</w:t>
                            </w:r>
                          </w:p>
                          <w:tbl>
                            <w:tblPr>
                              <w:tblW w:w="9640"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22"/>
                              <w:gridCol w:w="3274"/>
                              <w:gridCol w:w="4944"/>
                            </w:tblGrid>
                            <w:tr w:rsidR="00DD64E7" w14:paraId="531F7FC6" w14:textId="77777777" w:rsidTr="00004E22">
                              <w:trPr>
                                <w:trHeight w:val="434"/>
                              </w:trPr>
                              <w:tc>
                                <w:tcPr>
                                  <w:tcW w:w="1422" w:type="dxa"/>
                                </w:tcPr>
                                <w:p w14:paraId="0C677011" w14:textId="77777777" w:rsidR="00DD64E7" w:rsidRDefault="00DD64E7" w:rsidP="00E90895">
                                  <w:pPr>
                                    <w:spacing w:line="300" w:lineRule="auto"/>
                                    <w:ind w:firstLineChars="100" w:firstLine="210"/>
                                    <w:rPr>
                                      <w:rFonts w:ascii="宋体" w:hAnsi="宋体"/>
                                    </w:rPr>
                                  </w:pPr>
                                  <w:r>
                                    <w:rPr>
                                      <w:rFonts w:ascii="宋体" w:hAnsi="宋体" w:hint="eastAsia"/>
                                    </w:rPr>
                                    <w:t>类别</w:t>
                                  </w:r>
                                </w:p>
                              </w:tc>
                              <w:tc>
                                <w:tcPr>
                                  <w:tcW w:w="3274" w:type="dxa"/>
                                </w:tcPr>
                                <w:p w14:paraId="7742FC3D" w14:textId="77777777" w:rsidR="00DD64E7" w:rsidRDefault="00DD64E7" w:rsidP="00E90895">
                                  <w:pPr>
                                    <w:spacing w:line="300" w:lineRule="auto"/>
                                    <w:ind w:left="149" w:firstLineChars="200" w:firstLine="420"/>
                                    <w:rPr>
                                      <w:rFonts w:ascii="宋体" w:hAnsi="宋体"/>
                                    </w:rPr>
                                  </w:pPr>
                                  <w:r>
                                    <w:rPr>
                                      <w:rFonts w:ascii="宋体" w:hAnsi="宋体" w:hint="eastAsia"/>
                                    </w:rPr>
                                    <w:t>时域信号特征</w:t>
                                  </w:r>
                                </w:p>
                              </w:tc>
                              <w:tc>
                                <w:tcPr>
                                  <w:tcW w:w="4944" w:type="dxa"/>
                                </w:tcPr>
                                <w:p w14:paraId="5FD3959D" w14:textId="77777777" w:rsidR="00DD64E7" w:rsidRDefault="00DD64E7" w:rsidP="00E90895">
                                  <w:pPr>
                                    <w:spacing w:line="300" w:lineRule="auto"/>
                                    <w:ind w:left="1224"/>
                                    <w:rPr>
                                      <w:rFonts w:ascii="宋体" w:hAnsi="宋体"/>
                                    </w:rPr>
                                  </w:pPr>
                                  <w:proofErr w:type="gramStart"/>
                                  <w:r>
                                    <w:rPr>
                                      <w:rFonts w:ascii="宋体" w:hAnsi="宋体" w:hint="eastAsia"/>
                                    </w:rPr>
                                    <w:t>幅频信号</w:t>
                                  </w:r>
                                  <w:proofErr w:type="gramEnd"/>
                                  <w:r>
                                    <w:rPr>
                                      <w:rFonts w:ascii="宋体" w:hAnsi="宋体" w:hint="eastAsia"/>
                                    </w:rPr>
                                    <w:t>特征</w:t>
                                  </w:r>
                                </w:p>
                              </w:tc>
                            </w:tr>
                            <w:tr w:rsidR="00DD64E7" w14:paraId="69D402FF" w14:textId="77777777" w:rsidTr="00004E22">
                              <w:trPr>
                                <w:trHeight w:val="652"/>
                              </w:trPr>
                              <w:tc>
                                <w:tcPr>
                                  <w:tcW w:w="1422" w:type="dxa"/>
                                  <w:vAlign w:val="center"/>
                                </w:tcPr>
                                <w:p w14:paraId="7A75C3AA" w14:textId="77777777" w:rsidR="00DD64E7" w:rsidRDefault="00DD64E7" w:rsidP="00E90895">
                                  <w:pPr>
                                    <w:spacing w:line="300" w:lineRule="auto"/>
                                    <w:ind w:firstLineChars="200" w:firstLine="420"/>
                                    <w:jc w:val="center"/>
                                    <w:rPr>
                                      <w:rFonts w:ascii="宋体" w:hAnsi="宋体"/>
                                    </w:rPr>
                                  </w:pPr>
                                  <w:r>
                                    <w:rPr>
                                      <w:rFonts w:ascii="宋体" w:hAnsi="宋体" w:hint="eastAsia"/>
                                    </w:rPr>
                                    <w:t>1类</w:t>
                                  </w:r>
                                </w:p>
                              </w:tc>
                              <w:tc>
                                <w:tcPr>
                                  <w:tcW w:w="3274" w:type="dxa"/>
                                </w:tcPr>
                                <w:p w14:paraId="12E050D0" w14:textId="77777777" w:rsidR="00DD64E7" w:rsidRDefault="00DD64E7" w:rsidP="00E90895">
                                  <w:pPr>
                                    <w:widowControl/>
                                    <w:jc w:val="left"/>
                                    <w:rPr>
                                      <w:rFonts w:ascii="宋体" w:hAnsi="宋体"/>
                                    </w:rPr>
                                  </w:pPr>
                                  <w:r>
                                    <w:rPr>
                                      <w:rFonts w:ascii="宋体" w:hAnsi="宋体" w:hint="eastAsia"/>
                                    </w:rPr>
                                    <w:t>2</w:t>
                                  </w:r>
                                  <w:r>
                                    <w:rPr>
                                      <w:rFonts w:ascii="宋体" w:hAnsi="宋体"/>
                                    </w:rPr>
                                    <w:t>L</w:t>
                                  </w:r>
                                  <w:r>
                                    <w:rPr>
                                      <w:rFonts w:ascii="宋体" w:hAnsi="宋体" w:hint="eastAsia"/>
                                    </w:rPr>
                                    <w:t>/</w:t>
                                  </w:r>
                                  <w:r>
                                    <w:rPr>
                                      <w:rFonts w:ascii="宋体" w:hAnsi="宋体"/>
                                    </w:rPr>
                                    <w:t>C</w:t>
                                  </w:r>
                                  <w:r>
                                    <w:rPr>
                                      <w:rFonts w:ascii="宋体" w:hAnsi="宋体" w:hint="eastAsia"/>
                                    </w:rPr>
                                    <w:t>无缺陷反射波，有桩底反射波</w:t>
                                  </w:r>
                                </w:p>
                                <w:p w14:paraId="4288FF5F" w14:textId="77777777" w:rsidR="00DD64E7" w:rsidRPr="00E01103" w:rsidRDefault="00DD64E7" w:rsidP="00E90895">
                                  <w:pPr>
                                    <w:widowControl/>
                                    <w:jc w:val="left"/>
                                    <w:rPr>
                                      <w:rFonts w:ascii="宋体" w:hAnsi="宋体"/>
                                    </w:rPr>
                                  </w:pPr>
                                  <w:r>
                                    <w:rPr>
                                      <w:rFonts w:ascii="宋体" w:hAnsi="宋体" w:hint="eastAsia"/>
                                    </w:rPr>
                                    <w:t xml:space="preserve"> </w:t>
                                  </w:r>
                                  <w:r>
                                    <w:rPr>
                                      <w:rFonts w:ascii="宋体" w:hAnsi="宋体"/>
                                    </w:rPr>
                                    <w:t xml:space="preserve">                                  </w:t>
                                  </w:r>
                                </w:p>
                              </w:tc>
                              <w:tc>
                                <w:tcPr>
                                  <w:tcW w:w="4944" w:type="dxa"/>
                                </w:tcPr>
                                <w:p w14:paraId="1CB9C81D" w14:textId="77777777" w:rsidR="00DD64E7" w:rsidRDefault="00DD64E7" w:rsidP="00E90895">
                                  <w:pPr>
                                    <w:widowControl/>
                                    <w:ind w:left="318"/>
                                    <w:jc w:val="left"/>
                                    <w:rPr>
                                      <w:rFonts w:ascii="宋体" w:hAnsi="宋体"/>
                                    </w:rPr>
                                  </w:pPr>
                                  <w:proofErr w:type="gramStart"/>
                                  <w:r>
                                    <w:rPr>
                                      <w:rFonts w:ascii="宋体" w:hAnsi="宋体" w:hint="eastAsia"/>
                                    </w:rPr>
                                    <w:t>桩底协振峰</w:t>
                                  </w:r>
                                  <w:proofErr w:type="gramEnd"/>
                                  <w:r>
                                    <w:rPr>
                                      <w:rFonts w:ascii="宋体" w:hAnsi="宋体" w:hint="eastAsia"/>
                                    </w:rPr>
                                    <w:t>排列基本等距相邻频差F=C/</w:t>
                                  </w:r>
                                  <w:r>
                                    <w:rPr>
                                      <w:rFonts w:ascii="宋体" w:hAnsi="宋体"/>
                                    </w:rPr>
                                    <w:t>2L</w:t>
                                  </w:r>
                                </w:p>
                                <w:p w14:paraId="1E3EC9E4" w14:textId="77777777" w:rsidR="00DD64E7" w:rsidRDefault="00DD64E7" w:rsidP="00E90895">
                                  <w:pPr>
                                    <w:spacing w:line="300" w:lineRule="auto"/>
                                    <w:rPr>
                                      <w:rFonts w:ascii="宋体" w:hAnsi="宋体"/>
                                    </w:rPr>
                                  </w:pPr>
                                </w:p>
                              </w:tc>
                            </w:tr>
                            <w:tr w:rsidR="00DD64E7" w14:paraId="06937EDD" w14:textId="77777777" w:rsidTr="00004E22">
                              <w:trPr>
                                <w:trHeight w:val="1142"/>
                              </w:trPr>
                              <w:tc>
                                <w:tcPr>
                                  <w:tcW w:w="1422" w:type="dxa"/>
                                  <w:vAlign w:val="center"/>
                                </w:tcPr>
                                <w:p w14:paraId="0583E24F" w14:textId="77777777" w:rsidR="00DD64E7" w:rsidRDefault="00DD64E7" w:rsidP="00E90895">
                                  <w:pPr>
                                    <w:spacing w:line="300" w:lineRule="auto"/>
                                    <w:ind w:firstLineChars="200" w:firstLine="420"/>
                                    <w:jc w:val="center"/>
                                    <w:rPr>
                                      <w:rFonts w:ascii="宋体" w:hAnsi="宋体"/>
                                    </w:rPr>
                                  </w:pPr>
                                </w:p>
                                <w:p w14:paraId="2F8D92DE" w14:textId="77777777" w:rsidR="00DD64E7" w:rsidRDefault="00DD64E7" w:rsidP="00E90895">
                                  <w:pPr>
                                    <w:spacing w:line="300" w:lineRule="auto"/>
                                    <w:ind w:firstLineChars="200" w:firstLine="420"/>
                                    <w:jc w:val="center"/>
                                    <w:rPr>
                                      <w:rFonts w:ascii="宋体" w:hAnsi="宋体"/>
                                    </w:rPr>
                                  </w:pPr>
                                  <w:r>
                                    <w:rPr>
                                      <w:rFonts w:ascii="宋体" w:hAnsi="宋体" w:hint="eastAsia"/>
                                    </w:rPr>
                                    <w:t>2类</w:t>
                                  </w:r>
                                </w:p>
                                <w:p w14:paraId="654821E4" w14:textId="77777777" w:rsidR="00DD64E7" w:rsidRDefault="00DD64E7" w:rsidP="00E90895">
                                  <w:pPr>
                                    <w:spacing w:line="300" w:lineRule="auto"/>
                                    <w:ind w:firstLineChars="200" w:firstLine="420"/>
                                    <w:jc w:val="center"/>
                                    <w:rPr>
                                      <w:rFonts w:ascii="宋体" w:hAnsi="宋体"/>
                                    </w:rPr>
                                  </w:pPr>
                                </w:p>
                              </w:tc>
                              <w:tc>
                                <w:tcPr>
                                  <w:tcW w:w="3274" w:type="dxa"/>
                                </w:tcPr>
                                <w:p w14:paraId="1B492077" w14:textId="77777777" w:rsidR="00DD64E7" w:rsidRDefault="00DD64E7" w:rsidP="00E90895">
                                  <w:pPr>
                                    <w:spacing w:line="300" w:lineRule="auto"/>
                                    <w:ind w:left="3990" w:hangingChars="1900" w:hanging="3990"/>
                                    <w:rPr>
                                      <w:rFonts w:ascii="宋体" w:hAnsi="宋体"/>
                                    </w:rPr>
                                  </w:pPr>
                                  <w:r>
                                    <w:rPr>
                                      <w:rFonts w:ascii="宋体" w:hAnsi="宋体" w:hint="eastAsia"/>
                                    </w:rPr>
                                    <w:t>2L/C时刻前出现轻微缺陷反射波</w:t>
                                  </w:r>
                                </w:p>
                                <w:p w14:paraId="5F6F39A3" w14:textId="77777777" w:rsidR="00DD64E7" w:rsidRDefault="00DD64E7" w:rsidP="00E90895">
                                  <w:pPr>
                                    <w:spacing w:line="300" w:lineRule="auto"/>
                                    <w:ind w:left="3990" w:hangingChars="1900" w:hanging="3990"/>
                                    <w:rPr>
                                      <w:rFonts w:ascii="宋体" w:hAnsi="宋体"/>
                                    </w:rPr>
                                  </w:pPr>
                                  <w:r>
                                    <w:rPr>
                                      <w:rFonts w:ascii="宋体" w:hAnsi="宋体" w:hint="eastAsia"/>
                                    </w:rPr>
                                    <w:t>，有桩底反射波</w:t>
                                  </w:r>
                                </w:p>
                              </w:tc>
                              <w:tc>
                                <w:tcPr>
                                  <w:tcW w:w="4944" w:type="dxa"/>
                                </w:tcPr>
                                <w:p w14:paraId="49031C33" w14:textId="77777777" w:rsidR="00DD64E7" w:rsidRDefault="00DD64E7" w:rsidP="00E90895">
                                  <w:pPr>
                                    <w:spacing w:line="300" w:lineRule="auto"/>
                                    <w:rPr>
                                      <w:rFonts w:ascii="宋体" w:hAnsi="宋体"/>
                                    </w:rPr>
                                  </w:pPr>
                                  <w:proofErr w:type="gramStart"/>
                                  <w:r>
                                    <w:rPr>
                                      <w:rFonts w:ascii="宋体" w:hAnsi="宋体" w:hint="eastAsia"/>
                                    </w:rPr>
                                    <w:t>桩底协振峰</w:t>
                                  </w:r>
                                  <w:proofErr w:type="gramEnd"/>
                                  <w:r>
                                    <w:rPr>
                                      <w:rFonts w:ascii="宋体" w:hAnsi="宋体" w:hint="eastAsia"/>
                                    </w:rPr>
                                    <w:t>排列基本等间距，轻微缺陷产生的</w:t>
                                  </w:r>
                                </w:p>
                                <w:p w14:paraId="175D9F48" w14:textId="77777777" w:rsidR="00DD64E7" w:rsidRDefault="00DD64E7" w:rsidP="00E90895">
                                  <w:pPr>
                                    <w:spacing w:line="300" w:lineRule="auto"/>
                                    <w:rPr>
                                      <w:rFonts w:ascii="宋体" w:hAnsi="宋体"/>
                                    </w:rPr>
                                  </w:pPr>
                                  <w:proofErr w:type="gramStart"/>
                                  <w:r>
                                    <w:rPr>
                                      <w:rFonts w:ascii="宋体" w:hAnsi="宋体" w:hint="eastAsia"/>
                                    </w:rPr>
                                    <w:t>协振峰</w:t>
                                  </w:r>
                                  <w:proofErr w:type="gramEnd"/>
                                  <w:r>
                                    <w:rPr>
                                      <w:rFonts w:ascii="宋体" w:hAnsi="宋体" w:hint="eastAsia"/>
                                    </w:rPr>
                                    <w:t>与</w:t>
                                  </w:r>
                                  <w:proofErr w:type="gramStart"/>
                                  <w:r>
                                    <w:rPr>
                                      <w:rFonts w:ascii="宋体" w:hAnsi="宋体" w:hint="eastAsia"/>
                                    </w:rPr>
                                    <w:t>桩底协振峰</w:t>
                                  </w:r>
                                  <w:proofErr w:type="gramEnd"/>
                                  <w:r>
                                    <w:rPr>
                                      <w:rFonts w:ascii="宋体" w:hAnsi="宋体" w:hint="eastAsia"/>
                                    </w:rPr>
                                    <w:t>之间的频差F</w:t>
                                  </w:r>
                                  <w:r>
                                    <w:rPr>
                                      <w:rFonts w:ascii="宋体" w:hAnsi="宋体"/>
                                    </w:rPr>
                                    <w:t>&gt;C/2L.</w:t>
                                  </w:r>
                                </w:p>
                                <w:p w14:paraId="7DB43CF5" w14:textId="77777777" w:rsidR="00DD64E7" w:rsidRDefault="00DD64E7" w:rsidP="00E90895">
                                  <w:pPr>
                                    <w:spacing w:line="300" w:lineRule="auto"/>
                                    <w:ind w:left="3990" w:hangingChars="1900" w:hanging="3990"/>
                                    <w:rPr>
                                      <w:rFonts w:ascii="宋体" w:hAnsi="宋体"/>
                                    </w:rPr>
                                  </w:pPr>
                                </w:p>
                              </w:tc>
                            </w:tr>
                            <w:tr w:rsidR="00DD64E7" w14:paraId="053B71C5" w14:textId="77777777" w:rsidTr="00004E22">
                              <w:trPr>
                                <w:trHeight w:val="603"/>
                              </w:trPr>
                              <w:tc>
                                <w:tcPr>
                                  <w:tcW w:w="1422" w:type="dxa"/>
                                  <w:vAlign w:val="center"/>
                                </w:tcPr>
                                <w:p w14:paraId="6376A180" w14:textId="77777777" w:rsidR="00DD64E7" w:rsidRDefault="00DD64E7" w:rsidP="00E90895">
                                  <w:pPr>
                                    <w:spacing w:line="300" w:lineRule="auto"/>
                                    <w:ind w:firstLineChars="200" w:firstLine="420"/>
                                    <w:jc w:val="center"/>
                                    <w:rPr>
                                      <w:rFonts w:ascii="宋体" w:hAnsi="宋体"/>
                                    </w:rPr>
                                  </w:pPr>
                                  <w:r>
                                    <w:rPr>
                                      <w:rFonts w:ascii="宋体" w:hAnsi="宋体" w:hint="eastAsia"/>
                                    </w:rPr>
                                    <w:t>3类</w:t>
                                  </w:r>
                                </w:p>
                              </w:tc>
                              <w:tc>
                                <w:tcPr>
                                  <w:tcW w:w="8218" w:type="dxa"/>
                                  <w:gridSpan w:val="2"/>
                                </w:tcPr>
                                <w:p w14:paraId="591E94B3" w14:textId="77777777" w:rsidR="00DD64E7" w:rsidRDefault="00DD64E7" w:rsidP="00E90895">
                                  <w:pPr>
                                    <w:spacing w:line="300" w:lineRule="auto"/>
                                    <w:rPr>
                                      <w:rFonts w:ascii="宋体" w:hAnsi="宋体"/>
                                    </w:rPr>
                                  </w:pPr>
                                  <w:r>
                                    <w:rPr>
                                      <w:rFonts w:ascii="宋体" w:hAnsi="宋体" w:hint="eastAsia"/>
                                    </w:rPr>
                                    <w:t>有明显缺陷反射波，其他特征介于2类—4类之间</w:t>
                                  </w:r>
                                </w:p>
                              </w:tc>
                            </w:tr>
                            <w:tr w:rsidR="00DD64E7" w14:paraId="0FAA5675" w14:textId="77777777" w:rsidTr="00004E22">
                              <w:trPr>
                                <w:trHeight w:val="2445"/>
                              </w:trPr>
                              <w:tc>
                                <w:tcPr>
                                  <w:tcW w:w="1422" w:type="dxa"/>
                                  <w:vAlign w:val="center"/>
                                </w:tcPr>
                                <w:p w14:paraId="548844C4" w14:textId="77777777" w:rsidR="00DD64E7" w:rsidRDefault="00DD64E7" w:rsidP="00E90895">
                                  <w:pPr>
                                    <w:spacing w:line="300" w:lineRule="auto"/>
                                    <w:ind w:firstLineChars="200" w:firstLine="420"/>
                                    <w:jc w:val="center"/>
                                    <w:rPr>
                                      <w:rFonts w:ascii="宋体" w:hAnsi="宋体"/>
                                    </w:rPr>
                                  </w:pPr>
                                </w:p>
                                <w:p w14:paraId="0AC307DF" w14:textId="77777777" w:rsidR="00DD64E7" w:rsidRDefault="00DD64E7" w:rsidP="00E90895">
                                  <w:pPr>
                                    <w:spacing w:line="300" w:lineRule="auto"/>
                                    <w:ind w:firstLineChars="200" w:firstLine="420"/>
                                    <w:jc w:val="center"/>
                                    <w:rPr>
                                      <w:rFonts w:ascii="宋体" w:hAnsi="宋体"/>
                                    </w:rPr>
                                  </w:pPr>
                                  <w:r>
                                    <w:rPr>
                                      <w:rFonts w:ascii="宋体" w:hAnsi="宋体" w:hint="eastAsia"/>
                                    </w:rPr>
                                    <w:t>4类</w:t>
                                  </w:r>
                                </w:p>
                              </w:tc>
                              <w:tc>
                                <w:tcPr>
                                  <w:tcW w:w="3274" w:type="dxa"/>
                                </w:tcPr>
                                <w:p w14:paraId="7711A25E" w14:textId="77777777" w:rsidR="00DD64E7" w:rsidRDefault="00DD64E7" w:rsidP="00E90895">
                                  <w:pPr>
                                    <w:spacing w:line="300" w:lineRule="auto"/>
                                    <w:rPr>
                                      <w:rFonts w:ascii="宋体" w:hAnsi="宋体"/>
                                    </w:rPr>
                                  </w:pPr>
                                  <w:r>
                                    <w:rPr>
                                      <w:rFonts w:ascii="宋体" w:hAnsi="宋体" w:hint="eastAsia"/>
                                    </w:rPr>
                                    <w:t>2L/C时刻前出现严重缺陷反射波或周期性反射波，无桩底反射波；或因桩身浅部严重缺陷使波形出现</w:t>
                                  </w:r>
                                  <w:proofErr w:type="gramStart"/>
                                  <w:r>
                                    <w:rPr>
                                      <w:rFonts w:ascii="宋体" w:hAnsi="宋体" w:hint="eastAsia"/>
                                    </w:rPr>
                                    <w:t>低频大</w:t>
                                  </w:r>
                                  <w:proofErr w:type="gramEnd"/>
                                  <w:r>
                                    <w:rPr>
                                      <w:rFonts w:ascii="宋体" w:hAnsi="宋体" w:hint="eastAsia"/>
                                    </w:rPr>
                                    <w:t>振幅衰减震动，无桩底反射波；按平均波速计算桩长明显短于设计桩长。</w:t>
                                  </w:r>
                                </w:p>
                                <w:p w14:paraId="7A8EDE5D" w14:textId="77777777" w:rsidR="00DD64E7" w:rsidRDefault="00DD64E7" w:rsidP="00E90895">
                                  <w:pPr>
                                    <w:spacing w:line="300" w:lineRule="auto"/>
                                    <w:ind w:left="608"/>
                                    <w:rPr>
                                      <w:rFonts w:ascii="宋体" w:hAnsi="宋体"/>
                                    </w:rPr>
                                  </w:pPr>
                                </w:p>
                                <w:p w14:paraId="55F59D7B" w14:textId="77777777" w:rsidR="00DD64E7" w:rsidRDefault="00DD64E7" w:rsidP="00E90895">
                                  <w:pPr>
                                    <w:spacing w:line="300" w:lineRule="auto"/>
                                    <w:rPr>
                                      <w:rFonts w:ascii="宋体" w:hAnsi="宋体"/>
                                    </w:rPr>
                                  </w:pPr>
                                </w:p>
                              </w:tc>
                              <w:tc>
                                <w:tcPr>
                                  <w:tcW w:w="4944" w:type="dxa"/>
                                </w:tcPr>
                                <w:p w14:paraId="4AA74FB9" w14:textId="77777777" w:rsidR="00DD64E7" w:rsidRDefault="00DD64E7" w:rsidP="00E90895">
                                  <w:pPr>
                                    <w:spacing w:line="300" w:lineRule="auto"/>
                                    <w:rPr>
                                      <w:rFonts w:ascii="宋体" w:hAnsi="宋体"/>
                                    </w:rPr>
                                  </w:pPr>
                                  <w:proofErr w:type="gramStart"/>
                                  <w:r>
                                    <w:rPr>
                                      <w:rFonts w:ascii="宋体" w:hAnsi="宋体" w:hint="eastAsia"/>
                                    </w:rPr>
                                    <w:t>桩底协振峰</w:t>
                                  </w:r>
                                  <w:proofErr w:type="gramEnd"/>
                                  <w:r>
                                    <w:rPr>
                                      <w:rFonts w:ascii="宋体" w:hAnsi="宋体" w:hint="eastAsia"/>
                                    </w:rPr>
                                    <w:t>排列基本等间距，相邻频差F</w:t>
                                  </w:r>
                                  <w:r>
                                    <w:rPr>
                                      <w:rFonts w:ascii="宋体" w:hAnsi="宋体"/>
                                    </w:rPr>
                                    <w:t>&gt;C/2L</w:t>
                                  </w:r>
                                  <w:r>
                                    <w:rPr>
                                      <w:rFonts w:ascii="宋体" w:hAnsi="宋体" w:hint="eastAsia"/>
                                    </w:rPr>
                                    <w:t>，无</w:t>
                                  </w:r>
                                  <w:proofErr w:type="gramStart"/>
                                  <w:r>
                                    <w:rPr>
                                      <w:rFonts w:ascii="宋体" w:hAnsi="宋体" w:hint="eastAsia"/>
                                    </w:rPr>
                                    <w:t>桩底协振峰</w:t>
                                  </w:r>
                                  <w:proofErr w:type="gramEnd"/>
                                  <w:r>
                                    <w:rPr>
                                      <w:rFonts w:ascii="宋体" w:hAnsi="宋体" w:hint="eastAsia"/>
                                    </w:rPr>
                                    <w:t>；或因桩身部位严重缺损只出现单一</w:t>
                                  </w:r>
                                  <w:proofErr w:type="gramStart"/>
                                  <w:r>
                                    <w:rPr>
                                      <w:rFonts w:ascii="宋体" w:hAnsi="宋体" w:hint="eastAsia"/>
                                    </w:rPr>
                                    <w:t>的协振峰</w:t>
                                  </w:r>
                                  <w:proofErr w:type="gramEnd"/>
                                </w:p>
                              </w:tc>
                            </w:tr>
                          </w:tbl>
                          <w:p w14:paraId="23A707E0" w14:textId="5D591DDE" w:rsidR="00DD64E7" w:rsidRPr="00E90895" w:rsidRDefault="00DD64E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59DA07" id="文本框 21" o:spid="_x0000_s1030" type="#_x0000_t202" style="position:absolute;left:0;text-align:left;margin-left:-14pt;margin-top:14.3pt;width:63.15pt;height:37.8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" fillcolor="white [3201]" strokecolor="black [3200]" strokeweight="2pt">
                <v:textbox>
                  <w:txbxContent>
                    <w:p w14:paraId="3EDBAC22" w14:textId="77777777" w:rsidR="00DD64E7" w:rsidRDefault="00DD64E7">
                      <w:r>
                        <w:rPr>
                          <w:rFonts w:hint="eastAsia"/>
                        </w:rPr>
                        <w:t>S</w:t>
                      </w:r>
                      <w:r>
                        <w:t>equence Input</w:t>
                      </w:r>
                    </w:p>
                    <w:tbl>
                      <w:tblPr>
                        <w:tblW w:w="9640"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22"/>
                        <w:gridCol w:w="3274"/>
                        <w:gridCol w:w="4944"/>
                      </w:tblGrid>
                      <w:tr w:rsidR="00DD64E7" w14:paraId="531F7FC6" w14:textId="77777777" w:rsidTr="00004E22">
                        <w:trPr>
                          <w:trHeight w:val="434"/>
                        </w:trPr>
                        <w:tc>
                          <w:tcPr>
                            <w:tcW w:w="1422" w:type="dxa"/>
                          </w:tcPr>
                          <w:p w14:paraId="0C677011" w14:textId="77777777" w:rsidR="00DD64E7" w:rsidRDefault="00DD64E7" w:rsidP="00E90895">
                            <w:pPr>
                              <w:spacing w:line="300" w:lineRule="auto"/>
                              <w:ind w:firstLineChars="100" w:firstLine="210"/>
                              <w:rPr>
                                <w:rFonts w:ascii="宋体" w:hAnsi="宋体"/>
                              </w:rPr>
                            </w:pPr>
                            <w:r>
                              <w:rPr>
                                <w:rFonts w:ascii="宋体" w:hAnsi="宋体" w:hint="eastAsia"/>
                              </w:rPr>
                              <w:t>类别</w:t>
                            </w:r>
                          </w:p>
                        </w:tc>
                        <w:tc>
                          <w:tcPr>
                            <w:tcW w:w="3274" w:type="dxa"/>
                          </w:tcPr>
                          <w:p w14:paraId="7742FC3D" w14:textId="77777777" w:rsidR="00DD64E7" w:rsidRDefault="00DD64E7" w:rsidP="00E90895">
                            <w:pPr>
                              <w:spacing w:line="300" w:lineRule="auto"/>
                              <w:ind w:left="149" w:firstLineChars="200" w:firstLine="420"/>
                              <w:rPr>
                                <w:rFonts w:ascii="宋体" w:hAnsi="宋体"/>
                              </w:rPr>
                            </w:pPr>
                            <w:r>
                              <w:rPr>
                                <w:rFonts w:ascii="宋体" w:hAnsi="宋体" w:hint="eastAsia"/>
                              </w:rPr>
                              <w:t>时域信号特征</w:t>
                            </w:r>
                          </w:p>
                        </w:tc>
                        <w:tc>
                          <w:tcPr>
                            <w:tcW w:w="4944" w:type="dxa"/>
                          </w:tcPr>
                          <w:p w14:paraId="5FD3959D" w14:textId="77777777" w:rsidR="00DD64E7" w:rsidRDefault="00DD64E7" w:rsidP="00E90895">
                            <w:pPr>
                              <w:spacing w:line="300" w:lineRule="auto"/>
                              <w:ind w:left="1224"/>
                              <w:rPr>
                                <w:rFonts w:ascii="宋体" w:hAnsi="宋体"/>
                              </w:rPr>
                            </w:pPr>
                            <w:proofErr w:type="gramStart"/>
                            <w:r>
                              <w:rPr>
                                <w:rFonts w:ascii="宋体" w:hAnsi="宋体" w:hint="eastAsia"/>
                              </w:rPr>
                              <w:t>幅频信号</w:t>
                            </w:r>
                            <w:proofErr w:type="gramEnd"/>
                            <w:r>
                              <w:rPr>
                                <w:rFonts w:ascii="宋体" w:hAnsi="宋体" w:hint="eastAsia"/>
                              </w:rPr>
                              <w:t>特征</w:t>
                            </w:r>
                          </w:p>
                        </w:tc>
                      </w:tr>
                      <w:tr w:rsidR="00DD64E7" w14:paraId="69D402FF" w14:textId="77777777" w:rsidTr="00004E22">
                        <w:trPr>
                          <w:trHeight w:val="652"/>
                        </w:trPr>
                        <w:tc>
                          <w:tcPr>
                            <w:tcW w:w="1422" w:type="dxa"/>
                            <w:vAlign w:val="center"/>
                          </w:tcPr>
                          <w:p w14:paraId="7A75C3AA" w14:textId="77777777" w:rsidR="00DD64E7" w:rsidRDefault="00DD64E7" w:rsidP="00E90895">
                            <w:pPr>
                              <w:spacing w:line="300" w:lineRule="auto"/>
                              <w:ind w:firstLineChars="200" w:firstLine="420"/>
                              <w:jc w:val="center"/>
                              <w:rPr>
                                <w:rFonts w:ascii="宋体" w:hAnsi="宋体"/>
                              </w:rPr>
                            </w:pPr>
                            <w:r>
                              <w:rPr>
                                <w:rFonts w:ascii="宋体" w:hAnsi="宋体" w:hint="eastAsia"/>
                              </w:rPr>
                              <w:t>1类</w:t>
                            </w:r>
                          </w:p>
                        </w:tc>
                        <w:tc>
                          <w:tcPr>
                            <w:tcW w:w="3274" w:type="dxa"/>
                          </w:tcPr>
                          <w:p w14:paraId="12E050D0" w14:textId="77777777" w:rsidR="00DD64E7" w:rsidRDefault="00DD64E7" w:rsidP="00E90895">
                            <w:pPr>
                              <w:widowControl/>
                              <w:jc w:val="left"/>
                              <w:rPr>
                                <w:rFonts w:ascii="宋体" w:hAnsi="宋体"/>
                              </w:rPr>
                            </w:pPr>
                            <w:r>
                              <w:rPr>
                                <w:rFonts w:ascii="宋体" w:hAnsi="宋体" w:hint="eastAsia"/>
                              </w:rPr>
                              <w:t>2</w:t>
                            </w:r>
                            <w:r>
                              <w:rPr>
                                <w:rFonts w:ascii="宋体" w:hAnsi="宋体"/>
                              </w:rPr>
                              <w:t>L</w:t>
                            </w:r>
                            <w:r>
                              <w:rPr>
                                <w:rFonts w:ascii="宋体" w:hAnsi="宋体" w:hint="eastAsia"/>
                              </w:rPr>
                              <w:t>/</w:t>
                            </w:r>
                            <w:r>
                              <w:rPr>
                                <w:rFonts w:ascii="宋体" w:hAnsi="宋体"/>
                              </w:rPr>
                              <w:t>C</w:t>
                            </w:r>
                            <w:r>
                              <w:rPr>
                                <w:rFonts w:ascii="宋体" w:hAnsi="宋体" w:hint="eastAsia"/>
                              </w:rPr>
                              <w:t>无缺陷反射波，有桩底反射波</w:t>
                            </w:r>
                          </w:p>
                          <w:p w14:paraId="4288FF5F" w14:textId="77777777" w:rsidR="00DD64E7" w:rsidRPr="00E01103" w:rsidRDefault="00DD64E7" w:rsidP="00E90895">
                            <w:pPr>
                              <w:widowControl/>
                              <w:jc w:val="left"/>
                              <w:rPr>
                                <w:rFonts w:ascii="宋体" w:hAnsi="宋体"/>
                              </w:rPr>
                            </w:pPr>
                            <w:r>
                              <w:rPr>
                                <w:rFonts w:ascii="宋体" w:hAnsi="宋体" w:hint="eastAsia"/>
                              </w:rPr>
                              <w:t xml:space="preserve"> </w:t>
                            </w:r>
                            <w:r>
                              <w:rPr>
                                <w:rFonts w:ascii="宋体" w:hAnsi="宋体"/>
                              </w:rPr>
                              <w:t xml:space="preserve">                                  </w:t>
                            </w:r>
                          </w:p>
                        </w:tc>
                        <w:tc>
                          <w:tcPr>
                            <w:tcW w:w="4944" w:type="dxa"/>
                          </w:tcPr>
                          <w:p w14:paraId="1CB9C81D" w14:textId="77777777" w:rsidR="00DD64E7" w:rsidRDefault="00DD64E7" w:rsidP="00E90895">
                            <w:pPr>
                              <w:widowControl/>
                              <w:ind w:left="318"/>
                              <w:jc w:val="left"/>
                              <w:rPr>
                                <w:rFonts w:ascii="宋体" w:hAnsi="宋体"/>
                              </w:rPr>
                            </w:pPr>
                            <w:proofErr w:type="gramStart"/>
                            <w:r>
                              <w:rPr>
                                <w:rFonts w:ascii="宋体" w:hAnsi="宋体" w:hint="eastAsia"/>
                              </w:rPr>
                              <w:t>桩底协振峰</w:t>
                            </w:r>
                            <w:proofErr w:type="gramEnd"/>
                            <w:r>
                              <w:rPr>
                                <w:rFonts w:ascii="宋体" w:hAnsi="宋体" w:hint="eastAsia"/>
                              </w:rPr>
                              <w:t>排列基本等距相邻频差F=C/</w:t>
                            </w:r>
                            <w:r>
                              <w:rPr>
                                <w:rFonts w:ascii="宋体" w:hAnsi="宋体"/>
                              </w:rPr>
                              <w:t>2L</w:t>
                            </w:r>
                          </w:p>
                          <w:p w14:paraId="1E3EC9E4" w14:textId="77777777" w:rsidR="00DD64E7" w:rsidRDefault="00DD64E7" w:rsidP="00E90895">
                            <w:pPr>
                              <w:spacing w:line="300" w:lineRule="auto"/>
                              <w:rPr>
                                <w:rFonts w:ascii="宋体" w:hAnsi="宋体"/>
                              </w:rPr>
                            </w:pPr>
                          </w:p>
                        </w:tc>
                      </w:tr>
                      <w:tr w:rsidR="00DD64E7" w14:paraId="06937EDD" w14:textId="77777777" w:rsidTr="00004E22">
                        <w:trPr>
                          <w:trHeight w:val="1142"/>
                        </w:trPr>
                        <w:tc>
                          <w:tcPr>
                            <w:tcW w:w="1422" w:type="dxa"/>
                            <w:vAlign w:val="center"/>
                          </w:tcPr>
                          <w:p w14:paraId="0583E24F" w14:textId="77777777" w:rsidR="00DD64E7" w:rsidRDefault="00DD64E7" w:rsidP="00E90895">
                            <w:pPr>
                              <w:spacing w:line="300" w:lineRule="auto"/>
                              <w:ind w:firstLineChars="200" w:firstLine="420"/>
                              <w:jc w:val="center"/>
                              <w:rPr>
                                <w:rFonts w:ascii="宋体" w:hAnsi="宋体"/>
                              </w:rPr>
                            </w:pPr>
                          </w:p>
                          <w:p w14:paraId="2F8D92DE" w14:textId="77777777" w:rsidR="00DD64E7" w:rsidRDefault="00DD64E7" w:rsidP="00E90895">
                            <w:pPr>
                              <w:spacing w:line="300" w:lineRule="auto"/>
                              <w:ind w:firstLineChars="200" w:firstLine="420"/>
                              <w:jc w:val="center"/>
                              <w:rPr>
                                <w:rFonts w:ascii="宋体" w:hAnsi="宋体"/>
                              </w:rPr>
                            </w:pPr>
                            <w:r>
                              <w:rPr>
                                <w:rFonts w:ascii="宋体" w:hAnsi="宋体" w:hint="eastAsia"/>
                              </w:rPr>
                              <w:t>2类</w:t>
                            </w:r>
                          </w:p>
                          <w:p w14:paraId="654821E4" w14:textId="77777777" w:rsidR="00DD64E7" w:rsidRDefault="00DD64E7" w:rsidP="00E90895">
                            <w:pPr>
                              <w:spacing w:line="300" w:lineRule="auto"/>
                              <w:ind w:firstLineChars="200" w:firstLine="420"/>
                              <w:jc w:val="center"/>
                              <w:rPr>
                                <w:rFonts w:ascii="宋体" w:hAnsi="宋体"/>
                              </w:rPr>
                            </w:pPr>
                          </w:p>
                        </w:tc>
                        <w:tc>
                          <w:tcPr>
                            <w:tcW w:w="3274" w:type="dxa"/>
                          </w:tcPr>
                          <w:p w14:paraId="1B492077" w14:textId="77777777" w:rsidR="00DD64E7" w:rsidRDefault="00DD64E7" w:rsidP="00E90895">
                            <w:pPr>
                              <w:spacing w:line="300" w:lineRule="auto"/>
                              <w:ind w:left="3990" w:hangingChars="1900" w:hanging="3990"/>
                              <w:rPr>
                                <w:rFonts w:ascii="宋体" w:hAnsi="宋体"/>
                              </w:rPr>
                            </w:pPr>
                            <w:r>
                              <w:rPr>
                                <w:rFonts w:ascii="宋体" w:hAnsi="宋体" w:hint="eastAsia"/>
                              </w:rPr>
                              <w:t>2L/C时刻前出现轻微缺陷反射波</w:t>
                            </w:r>
                          </w:p>
                          <w:p w14:paraId="5F6F39A3" w14:textId="77777777" w:rsidR="00DD64E7" w:rsidRDefault="00DD64E7" w:rsidP="00E90895">
                            <w:pPr>
                              <w:spacing w:line="300" w:lineRule="auto"/>
                              <w:ind w:left="3990" w:hangingChars="1900" w:hanging="3990"/>
                              <w:rPr>
                                <w:rFonts w:ascii="宋体" w:hAnsi="宋体"/>
                              </w:rPr>
                            </w:pPr>
                            <w:r>
                              <w:rPr>
                                <w:rFonts w:ascii="宋体" w:hAnsi="宋体" w:hint="eastAsia"/>
                              </w:rPr>
                              <w:t>，有桩底反射波</w:t>
                            </w:r>
                          </w:p>
                        </w:tc>
                        <w:tc>
                          <w:tcPr>
                            <w:tcW w:w="4944" w:type="dxa"/>
                          </w:tcPr>
                          <w:p w14:paraId="49031C33" w14:textId="77777777" w:rsidR="00DD64E7" w:rsidRDefault="00DD64E7" w:rsidP="00E90895">
                            <w:pPr>
                              <w:spacing w:line="300" w:lineRule="auto"/>
                              <w:rPr>
                                <w:rFonts w:ascii="宋体" w:hAnsi="宋体"/>
                              </w:rPr>
                            </w:pPr>
                            <w:proofErr w:type="gramStart"/>
                            <w:r>
                              <w:rPr>
                                <w:rFonts w:ascii="宋体" w:hAnsi="宋体" w:hint="eastAsia"/>
                              </w:rPr>
                              <w:t>桩底协振峰</w:t>
                            </w:r>
                            <w:proofErr w:type="gramEnd"/>
                            <w:r>
                              <w:rPr>
                                <w:rFonts w:ascii="宋体" w:hAnsi="宋体" w:hint="eastAsia"/>
                              </w:rPr>
                              <w:t>排列基本等间距，轻微缺陷产生的</w:t>
                            </w:r>
                          </w:p>
                          <w:p w14:paraId="175D9F48" w14:textId="77777777" w:rsidR="00DD64E7" w:rsidRDefault="00DD64E7" w:rsidP="00E90895">
                            <w:pPr>
                              <w:spacing w:line="300" w:lineRule="auto"/>
                              <w:rPr>
                                <w:rFonts w:ascii="宋体" w:hAnsi="宋体"/>
                              </w:rPr>
                            </w:pPr>
                            <w:proofErr w:type="gramStart"/>
                            <w:r>
                              <w:rPr>
                                <w:rFonts w:ascii="宋体" w:hAnsi="宋体" w:hint="eastAsia"/>
                              </w:rPr>
                              <w:t>协振峰</w:t>
                            </w:r>
                            <w:proofErr w:type="gramEnd"/>
                            <w:r>
                              <w:rPr>
                                <w:rFonts w:ascii="宋体" w:hAnsi="宋体" w:hint="eastAsia"/>
                              </w:rPr>
                              <w:t>与</w:t>
                            </w:r>
                            <w:proofErr w:type="gramStart"/>
                            <w:r>
                              <w:rPr>
                                <w:rFonts w:ascii="宋体" w:hAnsi="宋体" w:hint="eastAsia"/>
                              </w:rPr>
                              <w:t>桩底协振峰</w:t>
                            </w:r>
                            <w:proofErr w:type="gramEnd"/>
                            <w:r>
                              <w:rPr>
                                <w:rFonts w:ascii="宋体" w:hAnsi="宋体" w:hint="eastAsia"/>
                              </w:rPr>
                              <w:t>之间的频差F</w:t>
                            </w:r>
                            <w:r>
                              <w:rPr>
                                <w:rFonts w:ascii="宋体" w:hAnsi="宋体"/>
                              </w:rPr>
                              <w:t>&gt;C/2L.</w:t>
                            </w:r>
                          </w:p>
                          <w:p w14:paraId="7DB43CF5" w14:textId="77777777" w:rsidR="00DD64E7" w:rsidRDefault="00DD64E7" w:rsidP="00E90895">
                            <w:pPr>
                              <w:spacing w:line="300" w:lineRule="auto"/>
                              <w:ind w:left="3990" w:hangingChars="1900" w:hanging="3990"/>
                              <w:rPr>
                                <w:rFonts w:ascii="宋体" w:hAnsi="宋体"/>
                              </w:rPr>
                            </w:pPr>
                          </w:p>
                        </w:tc>
                      </w:tr>
                      <w:tr w:rsidR="00DD64E7" w14:paraId="053B71C5" w14:textId="77777777" w:rsidTr="00004E22">
                        <w:trPr>
                          <w:trHeight w:val="603"/>
                        </w:trPr>
                        <w:tc>
                          <w:tcPr>
                            <w:tcW w:w="1422" w:type="dxa"/>
                            <w:vAlign w:val="center"/>
                          </w:tcPr>
                          <w:p w14:paraId="6376A180" w14:textId="77777777" w:rsidR="00DD64E7" w:rsidRDefault="00DD64E7" w:rsidP="00E90895">
                            <w:pPr>
                              <w:spacing w:line="300" w:lineRule="auto"/>
                              <w:ind w:firstLineChars="200" w:firstLine="420"/>
                              <w:jc w:val="center"/>
                              <w:rPr>
                                <w:rFonts w:ascii="宋体" w:hAnsi="宋体"/>
                              </w:rPr>
                            </w:pPr>
                            <w:r>
                              <w:rPr>
                                <w:rFonts w:ascii="宋体" w:hAnsi="宋体" w:hint="eastAsia"/>
                              </w:rPr>
                              <w:t>3类</w:t>
                            </w:r>
                          </w:p>
                        </w:tc>
                        <w:tc>
                          <w:tcPr>
                            <w:tcW w:w="8218" w:type="dxa"/>
                            <w:gridSpan w:val="2"/>
                          </w:tcPr>
                          <w:p w14:paraId="591E94B3" w14:textId="77777777" w:rsidR="00DD64E7" w:rsidRDefault="00DD64E7" w:rsidP="00E90895">
                            <w:pPr>
                              <w:spacing w:line="300" w:lineRule="auto"/>
                              <w:rPr>
                                <w:rFonts w:ascii="宋体" w:hAnsi="宋体"/>
                              </w:rPr>
                            </w:pPr>
                            <w:r>
                              <w:rPr>
                                <w:rFonts w:ascii="宋体" w:hAnsi="宋体" w:hint="eastAsia"/>
                              </w:rPr>
                              <w:t>有明显缺陷反射波，其他特征介于2类—4类之间</w:t>
                            </w:r>
                          </w:p>
                        </w:tc>
                      </w:tr>
                      <w:tr w:rsidR="00DD64E7" w14:paraId="0FAA5675" w14:textId="77777777" w:rsidTr="00004E22">
                        <w:trPr>
                          <w:trHeight w:val="2445"/>
                        </w:trPr>
                        <w:tc>
                          <w:tcPr>
                            <w:tcW w:w="1422" w:type="dxa"/>
                            <w:vAlign w:val="center"/>
                          </w:tcPr>
                          <w:p w14:paraId="548844C4" w14:textId="77777777" w:rsidR="00DD64E7" w:rsidRDefault="00DD64E7" w:rsidP="00E90895">
                            <w:pPr>
                              <w:spacing w:line="300" w:lineRule="auto"/>
                              <w:ind w:firstLineChars="200" w:firstLine="420"/>
                              <w:jc w:val="center"/>
                              <w:rPr>
                                <w:rFonts w:ascii="宋体" w:hAnsi="宋体"/>
                              </w:rPr>
                            </w:pPr>
                          </w:p>
                          <w:p w14:paraId="0AC307DF" w14:textId="77777777" w:rsidR="00DD64E7" w:rsidRDefault="00DD64E7" w:rsidP="00E90895">
                            <w:pPr>
                              <w:spacing w:line="300" w:lineRule="auto"/>
                              <w:ind w:firstLineChars="200" w:firstLine="420"/>
                              <w:jc w:val="center"/>
                              <w:rPr>
                                <w:rFonts w:ascii="宋体" w:hAnsi="宋体"/>
                              </w:rPr>
                            </w:pPr>
                            <w:r>
                              <w:rPr>
                                <w:rFonts w:ascii="宋体" w:hAnsi="宋体" w:hint="eastAsia"/>
                              </w:rPr>
                              <w:t>4类</w:t>
                            </w:r>
                          </w:p>
                        </w:tc>
                        <w:tc>
                          <w:tcPr>
                            <w:tcW w:w="3274" w:type="dxa"/>
                          </w:tcPr>
                          <w:p w14:paraId="7711A25E" w14:textId="77777777" w:rsidR="00DD64E7" w:rsidRDefault="00DD64E7" w:rsidP="00E90895">
                            <w:pPr>
                              <w:spacing w:line="300" w:lineRule="auto"/>
                              <w:rPr>
                                <w:rFonts w:ascii="宋体" w:hAnsi="宋体"/>
                              </w:rPr>
                            </w:pPr>
                            <w:r>
                              <w:rPr>
                                <w:rFonts w:ascii="宋体" w:hAnsi="宋体" w:hint="eastAsia"/>
                              </w:rPr>
                              <w:t>2L/C时刻前出现严重缺陷反射波或周期性反射波，无桩底反射波；或因桩身浅部严重缺陷使波形出现</w:t>
                            </w:r>
                            <w:proofErr w:type="gramStart"/>
                            <w:r>
                              <w:rPr>
                                <w:rFonts w:ascii="宋体" w:hAnsi="宋体" w:hint="eastAsia"/>
                              </w:rPr>
                              <w:t>低频大</w:t>
                            </w:r>
                            <w:proofErr w:type="gramEnd"/>
                            <w:r>
                              <w:rPr>
                                <w:rFonts w:ascii="宋体" w:hAnsi="宋体" w:hint="eastAsia"/>
                              </w:rPr>
                              <w:t>振幅衰减震动，无桩底反射波；按平均波速计算桩长明显短于设计桩长。</w:t>
                            </w:r>
                          </w:p>
                          <w:p w14:paraId="7A8EDE5D" w14:textId="77777777" w:rsidR="00DD64E7" w:rsidRDefault="00DD64E7" w:rsidP="00E90895">
                            <w:pPr>
                              <w:spacing w:line="300" w:lineRule="auto"/>
                              <w:ind w:left="608"/>
                              <w:rPr>
                                <w:rFonts w:ascii="宋体" w:hAnsi="宋体"/>
                              </w:rPr>
                            </w:pPr>
                          </w:p>
                          <w:p w14:paraId="55F59D7B" w14:textId="77777777" w:rsidR="00DD64E7" w:rsidRDefault="00DD64E7" w:rsidP="00E90895">
                            <w:pPr>
                              <w:spacing w:line="300" w:lineRule="auto"/>
                              <w:rPr>
                                <w:rFonts w:ascii="宋体" w:hAnsi="宋体"/>
                              </w:rPr>
                            </w:pPr>
                          </w:p>
                        </w:tc>
                        <w:tc>
                          <w:tcPr>
                            <w:tcW w:w="4944" w:type="dxa"/>
                          </w:tcPr>
                          <w:p w14:paraId="4AA74FB9" w14:textId="77777777" w:rsidR="00DD64E7" w:rsidRDefault="00DD64E7" w:rsidP="00E90895">
                            <w:pPr>
                              <w:spacing w:line="300" w:lineRule="auto"/>
                              <w:rPr>
                                <w:rFonts w:ascii="宋体" w:hAnsi="宋体"/>
                              </w:rPr>
                            </w:pPr>
                            <w:proofErr w:type="gramStart"/>
                            <w:r>
                              <w:rPr>
                                <w:rFonts w:ascii="宋体" w:hAnsi="宋体" w:hint="eastAsia"/>
                              </w:rPr>
                              <w:t>桩底协振峰</w:t>
                            </w:r>
                            <w:proofErr w:type="gramEnd"/>
                            <w:r>
                              <w:rPr>
                                <w:rFonts w:ascii="宋体" w:hAnsi="宋体" w:hint="eastAsia"/>
                              </w:rPr>
                              <w:t>排列基本等间距，相邻频差F</w:t>
                            </w:r>
                            <w:r>
                              <w:rPr>
                                <w:rFonts w:ascii="宋体" w:hAnsi="宋体"/>
                              </w:rPr>
                              <w:t>&gt;C/2L</w:t>
                            </w:r>
                            <w:r>
                              <w:rPr>
                                <w:rFonts w:ascii="宋体" w:hAnsi="宋体" w:hint="eastAsia"/>
                              </w:rPr>
                              <w:t>，无</w:t>
                            </w:r>
                            <w:proofErr w:type="gramStart"/>
                            <w:r>
                              <w:rPr>
                                <w:rFonts w:ascii="宋体" w:hAnsi="宋体" w:hint="eastAsia"/>
                              </w:rPr>
                              <w:t>桩底协振峰</w:t>
                            </w:r>
                            <w:proofErr w:type="gramEnd"/>
                            <w:r>
                              <w:rPr>
                                <w:rFonts w:ascii="宋体" w:hAnsi="宋体" w:hint="eastAsia"/>
                              </w:rPr>
                              <w:t>；或因桩身部位严重缺损只出现单一</w:t>
                            </w:r>
                            <w:proofErr w:type="gramStart"/>
                            <w:r>
                              <w:rPr>
                                <w:rFonts w:ascii="宋体" w:hAnsi="宋体" w:hint="eastAsia"/>
                              </w:rPr>
                              <w:t>的协振峰</w:t>
                            </w:r>
                            <w:proofErr w:type="gramEnd"/>
                          </w:p>
                        </w:tc>
                      </w:tr>
                    </w:tbl>
                    <w:p w14:paraId="23A707E0" w14:textId="5D591DDE" w:rsidR="00DD64E7" w:rsidRPr="00E90895" w:rsidRDefault="00DD64E7"/>
                  </w:txbxContent>
                </v:textbox>
              </v:shape>
            </w:pict>
          </mc:Fallback>
        </mc:AlternateContent>
      </w:r>
    </w:p>
    <w:p w14:paraId="5205A115" w14:textId="698157E6" w:rsidR="00E90895" w:rsidRPr="00317CAC" w:rsidRDefault="00E90895">
      <w:pPr>
        <w:spacing w:line="300" w:lineRule="auto"/>
        <w:ind w:firstLineChars="200" w:firstLine="420"/>
        <w:rPr>
          <w:bCs/>
          <w:szCs w:val="21"/>
        </w:rPr>
      </w:pPr>
      <w:r w:rsidRPr="00317CAC">
        <w:rPr>
          <w:bCs/>
          <w:noProof/>
          <w:szCs w:val="21"/>
        </w:rPr>
        <mc:AlternateContent>
          <mc:Choice Requires="wps">
            <w:drawing>
              <wp:anchor distT="0" distB="0" distL="114300" distR="114300" simplePos="0" relativeHeight="251696640" behindDoc="0" locked="0" layoutInCell="1" allowOverlap="1" wp14:anchorId="41ED916D" wp14:editId="14A07049">
                <wp:simplePos x="0" y="0"/>
                <wp:positionH relativeFrom="column">
                  <wp:posOffset>4568169</wp:posOffset>
                </wp:positionH>
                <wp:positionV relativeFrom="paragraph">
                  <wp:posOffset>118097</wp:posOffset>
                </wp:positionV>
                <wp:extent cx="459754" cy="45719"/>
                <wp:effectExtent l="0" t="57150" r="16510" b="50165"/>
                <wp:wrapNone/>
                <wp:docPr id="31" name="直接箭头连接符 31"/>
                <wp:cNvGraphicFramePr/>
                <a:graphic xmlns:a="http://schemas.openxmlformats.org/drawingml/2006/main">
                  <a:graphicData uri="http://schemas.microsoft.com/office/word/2010/wordprocessingShape">
                    <wps:wsp>
                      <wps:cNvCnPr/>
                      <wps:spPr>
                        <a:xfrm flipV="1">
                          <a:off x="0" y="0"/>
                          <a:ext cx="459754"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C00E206" id="_x0000_t32" coordsize="21600,21600" o:spt="32" o:oned="t" path="m,l21600,21600e" filled="f">
                <v:path arrowok="t" fillok="f" o:connecttype="none"/>
                <o:lock v:ext="edit" shapetype="t"/>
              </v:shapetype>
              <v:shape id="直接箭头连接符 31" o:spid="_x0000_s1026" type="#_x0000_t32" style="position:absolute;left:0;text-align:left;margin-left:359.7pt;margin-top:9.3pt;width:36.2pt;height:3.6pt;flip:y;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" strokecolor="#4579b8 [3044]">
                <v:stroke endarrow="block"/>
              </v:shape>
            </w:pict>
          </mc:Fallback>
        </mc:AlternateContent>
      </w:r>
      <w:r w:rsidRPr="00317CAC">
        <w:rPr>
          <w:bCs/>
          <w:noProof/>
          <w:szCs w:val="21"/>
        </w:rPr>
        <mc:AlternateContent>
          <mc:Choice Requires="wps">
            <w:drawing>
              <wp:anchor distT="0" distB="0" distL="114300" distR="114300" simplePos="0" relativeHeight="251690496" behindDoc="0" locked="0" layoutInCell="1" allowOverlap="1" wp14:anchorId="079E9749" wp14:editId="6A006A2C">
                <wp:simplePos x="0" y="0"/>
                <wp:positionH relativeFrom="column">
                  <wp:posOffset>3305437</wp:posOffset>
                </wp:positionH>
                <wp:positionV relativeFrom="paragraph">
                  <wp:posOffset>162344</wp:posOffset>
                </wp:positionV>
                <wp:extent cx="546596" cy="10216"/>
                <wp:effectExtent l="0" t="76200" r="25400" b="85090"/>
                <wp:wrapNone/>
                <wp:docPr id="30" name="直接箭头连接符 30"/>
                <wp:cNvGraphicFramePr/>
                <a:graphic xmlns:a="http://schemas.openxmlformats.org/drawingml/2006/main">
                  <a:graphicData uri="http://schemas.microsoft.com/office/word/2010/wordprocessingShape">
                    <wps:wsp>
                      <wps:cNvCnPr/>
                      <wps:spPr>
                        <a:xfrm flipV="1">
                          <a:off x="0" y="0"/>
                          <a:ext cx="546596" cy="102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82E5DF" id="直接箭头连接符 30" o:spid="_x0000_s1026" type="#_x0000_t32" style="position:absolute;left:0;text-align:left;margin-left:260.25pt;margin-top:12.8pt;width:43.05pt;height:.8pt;flip:y;z-index:251690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" strokecolor="#4579b8 [3044]">
                <v:stroke endarrow="block"/>
              </v:shape>
            </w:pict>
          </mc:Fallback>
        </mc:AlternateContent>
      </w:r>
      <w:r w:rsidRPr="00317CAC">
        <w:rPr>
          <w:bCs/>
          <w:noProof/>
          <w:szCs w:val="21"/>
        </w:rPr>
        <mc:AlternateContent>
          <mc:Choice Requires="wps">
            <w:drawing>
              <wp:anchor distT="0" distB="0" distL="114300" distR="114300" simplePos="0" relativeHeight="251684352" behindDoc="0" locked="0" layoutInCell="1" allowOverlap="1" wp14:anchorId="39D07B85" wp14:editId="2CF60908">
                <wp:simplePos x="0" y="0"/>
                <wp:positionH relativeFrom="column">
                  <wp:posOffset>1961721</wp:posOffset>
                </wp:positionH>
                <wp:positionV relativeFrom="paragraph">
                  <wp:posOffset>152325</wp:posOffset>
                </wp:positionV>
                <wp:extent cx="546596" cy="10216"/>
                <wp:effectExtent l="0" t="76200" r="25400" b="85090"/>
                <wp:wrapNone/>
                <wp:docPr id="29" name="直接箭头连接符 29"/>
                <wp:cNvGraphicFramePr/>
                <a:graphic xmlns:a="http://schemas.openxmlformats.org/drawingml/2006/main">
                  <a:graphicData uri="http://schemas.microsoft.com/office/word/2010/wordprocessingShape">
                    <wps:wsp>
                      <wps:cNvCnPr/>
                      <wps:spPr>
                        <a:xfrm flipV="1">
                          <a:off x="0" y="0"/>
                          <a:ext cx="546596" cy="102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AEE747" id="直接箭头连接符 29" o:spid="_x0000_s1026" type="#_x0000_t32" style="position:absolute;left:0;text-align:left;margin-left:154.45pt;margin-top:12pt;width:43.05pt;height:.8pt;flip:y;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" strokecolor="#4579b8 [3044]">
                <v:stroke endarrow="block"/>
              </v:shape>
            </w:pict>
          </mc:Fallback>
        </mc:AlternateContent>
      </w:r>
      <w:r w:rsidRPr="00317CAC">
        <w:rPr>
          <w:bCs/>
          <w:noProof/>
          <w:szCs w:val="21"/>
        </w:rPr>
        <mc:AlternateContent>
          <mc:Choice Requires="wps">
            <w:drawing>
              <wp:anchor distT="0" distB="0" distL="114300" distR="114300" simplePos="0" relativeHeight="251678208" behindDoc="0" locked="0" layoutInCell="1" allowOverlap="1" wp14:anchorId="76B8B639" wp14:editId="75C532B9">
                <wp:simplePos x="0" y="0"/>
                <wp:positionH relativeFrom="column">
                  <wp:posOffset>629608</wp:posOffset>
                </wp:positionH>
                <wp:positionV relativeFrom="paragraph">
                  <wp:posOffset>128540</wp:posOffset>
                </wp:positionV>
                <wp:extent cx="546596" cy="10216"/>
                <wp:effectExtent l="0" t="76200" r="25400" b="85090"/>
                <wp:wrapNone/>
                <wp:docPr id="28" name="直接箭头连接符 28"/>
                <wp:cNvGraphicFramePr/>
                <a:graphic xmlns:a="http://schemas.openxmlformats.org/drawingml/2006/main">
                  <a:graphicData uri="http://schemas.microsoft.com/office/word/2010/wordprocessingShape">
                    <wps:wsp>
                      <wps:cNvCnPr/>
                      <wps:spPr>
                        <a:xfrm flipV="1">
                          <a:off x="0" y="0"/>
                          <a:ext cx="546596" cy="102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578046" id="直接箭头连接符 28" o:spid="_x0000_s1026" type="#_x0000_t32" style="position:absolute;left:0;text-align:left;margin-left:49.6pt;margin-top:10.1pt;width:43.05pt;height:.8pt;flip:y;z-index:251678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" strokecolor="#4579b8 [3044]">
                <v:stroke endarrow="block"/>
              </v:shape>
            </w:pict>
          </mc:Fallback>
        </mc:AlternateContent>
      </w:r>
    </w:p>
    <w:p w14:paraId="006C529A" w14:textId="645D4733" w:rsidR="00E90895" w:rsidRPr="00317CAC" w:rsidRDefault="00E90895">
      <w:pPr>
        <w:spacing w:line="300" w:lineRule="auto"/>
        <w:ind w:firstLineChars="200" w:firstLine="420"/>
        <w:rPr>
          <w:bCs/>
          <w:szCs w:val="21"/>
        </w:rPr>
      </w:pPr>
    </w:p>
    <w:bookmarkEnd w:id="513"/>
    <w:p w14:paraId="417C1693" w14:textId="77777777" w:rsidR="00E90895" w:rsidRPr="00317CAC" w:rsidRDefault="00E90895">
      <w:pPr>
        <w:spacing w:line="300" w:lineRule="auto"/>
        <w:ind w:firstLineChars="200" w:firstLine="420"/>
        <w:rPr>
          <w:bCs/>
          <w:szCs w:val="21"/>
        </w:rPr>
      </w:pPr>
    </w:p>
    <w:p w14:paraId="25551B48" w14:textId="629383F8" w:rsidR="00AC218F" w:rsidRPr="00317CAC" w:rsidRDefault="00AC218F">
      <w:pPr>
        <w:spacing w:line="300" w:lineRule="auto"/>
        <w:ind w:firstLineChars="200" w:firstLine="420"/>
        <w:rPr>
          <w:bCs/>
          <w:szCs w:val="21"/>
        </w:rPr>
      </w:pPr>
    </w:p>
    <w:p w14:paraId="4D0454E0" w14:textId="77777777" w:rsidR="00AC218F" w:rsidRPr="00317CAC" w:rsidRDefault="00850CBA">
      <w:pPr>
        <w:spacing w:line="300" w:lineRule="auto"/>
        <w:ind w:firstLineChars="200" w:firstLine="420"/>
        <w:rPr>
          <w:bCs/>
          <w:szCs w:val="21"/>
        </w:rPr>
      </w:pPr>
      <w:bookmarkStart w:id="514" w:name="_Hlk68967057"/>
      <w:r w:rsidRPr="00317CAC">
        <w:rPr>
          <w:bCs/>
          <w:szCs w:val="21"/>
        </w:rPr>
        <w:t>LSTM</w:t>
      </w:r>
      <w:r w:rsidRPr="00317CAC">
        <w:rPr>
          <w:bCs/>
          <w:szCs w:val="21"/>
        </w:rPr>
        <w:t>网络的核心组件是序列输入层和</w:t>
      </w:r>
      <w:r w:rsidRPr="00317CAC">
        <w:rPr>
          <w:bCs/>
          <w:szCs w:val="21"/>
        </w:rPr>
        <w:t>LSTM</w:t>
      </w:r>
      <w:r w:rsidRPr="00317CAC">
        <w:rPr>
          <w:bCs/>
          <w:szCs w:val="21"/>
        </w:rPr>
        <w:t>层。序列输入层将序列或时序数据输入网络中。</w:t>
      </w:r>
      <w:r w:rsidRPr="00317CAC">
        <w:rPr>
          <w:bCs/>
          <w:szCs w:val="21"/>
        </w:rPr>
        <w:t>LSTM</w:t>
      </w:r>
      <w:proofErr w:type="gramStart"/>
      <w:r w:rsidRPr="00317CAC">
        <w:rPr>
          <w:bCs/>
          <w:szCs w:val="21"/>
        </w:rPr>
        <w:t>层学习</w:t>
      </w:r>
      <w:proofErr w:type="gramEnd"/>
      <w:r w:rsidRPr="00317CAC">
        <w:rPr>
          <w:bCs/>
          <w:szCs w:val="21"/>
        </w:rPr>
        <w:t>序列数据的时间</w:t>
      </w:r>
      <w:proofErr w:type="gramStart"/>
      <w:r w:rsidRPr="00317CAC">
        <w:rPr>
          <w:bCs/>
          <w:szCs w:val="21"/>
        </w:rPr>
        <w:t>步之间</w:t>
      </w:r>
      <w:proofErr w:type="gramEnd"/>
      <w:r w:rsidRPr="00317CAC">
        <w:rPr>
          <w:bCs/>
          <w:szCs w:val="21"/>
        </w:rPr>
        <w:t>的长期相关性。对于分类</w:t>
      </w:r>
      <w:r w:rsidRPr="00317CAC">
        <w:rPr>
          <w:bCs/>
          <w:szCs w:val="21"/>
        </w:rPr>
        <w:t>LSTM</w:t>
      </w:r>
      <w:r w:rsidRPr="00317CAC">
        <w:rPr>
          <w:bCs/>
          <w:szCs w:val="21"/>
        </w:rPr>
        <w:t>网络，创建一个序列输入层、一个</w:t>
      </w:r>
      <w:r w:rsidRPr="00317CAC">
        <w:rPr>
          <w:bCs/>
          <w:szCs w:val="21"/>
        </w:rPr>
        <w:t>LSTM</w:t>
      </w:r>
      <w:r w:rsidRPr="00317CAC">
        <w:rPr>
          <w:bCs/>
          <w:szCs w:val="21"/>
        </w:rPr>
        <w:t>层、一个全连接层、一个</w:t>
      </w:r>
      <w:proofErr w:type="spellStart"/>
      <w:r w:rsidRPr="00317CAC">
        <w:rPr>
          <w:bCs/>
          <w:szCs w:val="21"/>
        </w:rPr>
        <w:t>softmax</w:t>
      </w:r>
      <w:proofErr w:type="spellEnd"/>
      <w:r w:rsidRPr="00317CAC">
        <w:rPr>
          <w:bCs/>
          <w:szCs w:val="21"/>
        </w:rPr>
        <w:t>层和一个分类输出层。</w:t>
      </w:r>
    </w:p>
    <w:p w14:paraId="52B89679" w14:textId="77777777" w:rsidR="009015C8" w:rsidRPr="00317CAC" w:rsidRDefault="009015C8" w:rsidP="009015C8">
      <w:pPr>
        <w:pStyle w:val="5"/>
        <w:spacing w:before="312" w:after="312" w:line="300" w:lineRule="auto"/>
      </w:pPr>
      <w:bookmarkStart w:id="515" w:name="_Toc29677"/>
      <w:bookmarkStart w:id="516" w:name="_Toc4654"/>
      <w:bookmarkStart w:id="517" w:name="_Toc21102"/>
      <w:bookmarkStart w:id="518" w:name="_Toc1573"/>
      <w:bookmarkStart w:id="519" w:name="_Toc12095"/>
      <w:bookmarkStart w:id="520" w:name="_Toc3898"/>
      <w:bookmarkStart w:id="521" w:name="_Toc27186"/>
      <w:bookmarkStart w:id="522" w:name="_Toc9173"/>
      <w:bookmarkEnd w:id="514"/>
    </w:p>
    <w:p w14:paraId="33E7D20B" w14:textId="3386BACA" w:rsidR="00AC218F" w:rsidRPr="00317CAC" w:rsidRDefault="00850CBA">
      <w:pPr>
        <w:pStyle w:val="5"/>
        <w:spacing w:before="312" w:after="312" w:line="300" w:lineRule="auto"/>
        <w:ind w:firstLineChars="200" w:firstLine="360"/>
        <w:pPrChange w:id="523" w:author="Conqueror" w:date="2021-04-06T21:27:00Z">
          <w:pPr>
            <w:spacing w:line="300" w:lineRule="auto"/>
            <w:ind w:firstLineChars="200" w:firstLine="420"/>
            <w:jc w:val="left"/>
            <w:outlineLvl w:val="3"/>
          </w:pPr>
        </w:pPrChange>
      </w:pPr>
      <w:bookmarkStart w:id="524" w:name="_Toc69300484"/>
      <w:ins w:id="525" w:author="Conqueror" w:date="2021-04-06T21:47:00Z">
        <w:r w:rsidRPr="00317CAC">
          <w:lastRenderedPageBreak/>
          <w:t>1.</w:t>
        </w:r>
      </w:ins>
      <w:r w:rsidRPr="00317CAC">
        <w:t>3.5.1</w:t>
      </w:r>
      <w:r w:rsidRPr="00317CAC">
        <w:t>统计汇总数据</w:t>
      </w:r>
      <w:bookmarkEnd w:id="515"/>
      <w:bookmarkEnd w:id="516"/>
      <w:bookmarkEnd w:id="517"/>
      <w:bookmarkEnd w:id="518"/>
      <w:bookmarkEnd w:id="519"/>
      <w:bookmarkEnd w:id="520"/>
      <w:bookmarkEnd w:id="521"/>
      <w:bookmarkEnd w:id="522"/>
      <w:bookmarkEnd w:id="524"/>
    </w:p>
    <w:p w14:paraId="32E49D91" w14:textId="5864BECE" w:rsidR="00AC218F" w:rsidRPr="00317CAC" w:rsidRDefault="00850CBA" w:rsidP="00DB44A8">
      <w:pPr>
        <w:spacing w:line="300" w:lineRule="auto"/>
        <w:ind w:firstLineChars="200" w:firstLine="420"/>
        <w:rPr>
          <w:bCs/>
          <w:szCs w:val="21"/>
        </w:rPr>
      </w:pPr>
      <w:bookmarkStart w:id="526" w:name="_Hlk68967100"/>
      <w:r w:rsidRPr="00317CAC">
        <w:rPr>
          <w:bCs/>
          <w:szCs w:val="21"/>
        </w:rPr>
        <w:t>首先在</w:t>
      </w:r>
      <w:r w:rsidRPr="00317CAC">
        <w:rPr>
          <w:bCs/>
          <w:szCs w:val="21"/>
        </w:rPr>
        <w:t>MATLAB</w:t>
      </w:r>
      <w:r w:rsidRPr="00317CAC">
        <w:rPr>
          <w:bCs/>
          <w:szCs w:val="21"/>
        </w:rPr>
        <w:t>中统计</w:t>
      </w:r>
      <w:r w:rsidRPr="00317CAC">
        <w:rPr>
          <w:bCs/>
          <w:szCs w:val="21"/>
        </w:rPr>
        <w:t>“</w:t>
      </w:r>
      <w:r w:rsidRPr="00317CAC">
        <w:rPr>
          <w:bCs/>
          <w:szCs w:val="21"/>
        </w:rPr>
        <w:t>汇总完成</w:t>
      </w:r>
      <w:r w:rsidRPr="00317CAC">
        <w:rPr>
          <w:bCs/>
          <w:szCs w:val="21"/>
        </w:rPr>
        <w:t>PrecessData.xlsx”</w:t>
      </w:r>
      <w:r w:rsidRPr="00317CAC">
        <w:rPr>
          <w:bCs/>
          <w:szCs w:val="21"/>
        </w:rPr>
        <w:t>文件下</w:t>
      </w:r>
      <w:r w:rsidRPr="00317CAC">
        <w:rPr>
          <w:bCs/>
          <w:szCs w:val="21"/>
        </w:rPr>
        <w:t>1-4</w:t>
      </w:r>
      <w:r w:rsidRPr="00317CAC">
        <w:rPr>
          <w:bCs/>
          <w:szCs w:val="21"/>
        </w:rPr>
        <w:t>类桩的分类数量。得到</w:t>
      </w:r>
      <w:proofErr w:type="gramStart"/>
      <w:r w:rsidRPr="00317CAC">
        <w:rPr>
          <w:bCs/>
          <w:szCs w:val="21"/>
        </w:rPr>
        <w:t>1</w:t>
      </w:r>
      <w:r w:rsidRPr="00317CAC">
        <w:rPr>
          <w:bCs/>
          <w:szCs w:val="21"/>
        </w:rPr>
        <w:t>类桩有</w:t>
      </w:r>
      <w:r w:rsidRPr="00317CAC">
        <w:rPr>
          <w:bCs/>
          <w:szCs w:val="21"/>
        </w:rPr>
        <w:t>19006</w:t>
      </w:r>
      <w:r w:rsidRPr="00317CAC">
        <w:rPr>
          <w:bCs/>
          <w:szCs w:val="21"/>
        </w:rPr>
        <w:t>条</w:t>
      </w:r>
      <w:proofErr w:type="gramEnd"/>
      <w:r w:rsidRPr="00317CAC">
        <w:rPr>
          <w:bCs/>
          <w:szCs w:val="21"/>
        </w:rPr>
        <w:t>、</w:t>
      </w:r>
      <w:r w:rsidRPr="00317CAC">
        <w:rPr>
          <w:bCs/>
          <w:szCs w:val="21"/>
        </w:rPr>
        <w:t>2</w:t>
      </w:r>
      <w:r w:rsidRPr="00317CAC">
        <w:rPr>
          <w:bCs/>
          <w:szCs w:val="21"/>
        </w:rPr>
        <w:t>类有</w:t>
      </w:r>
      <w:r w:rsidRPr="00317CAC">
        <w:rPr>
          <w:bCs/>
          <w:szCs w:val="21"/>
        </w:rPr>
        <w:t>6625</w:t>
      </w:r>
      <w:r w:rsidRPr="00317CAC">
        <w:rPr>
          <w:bCs/>
          <w:szCs w:val="21"/>
        </w:rPr>
        <w:t>条、</w:t>
      </w:r>
      <w:r w:rsidRPr="00317CAC">
        <w:rPr>
          <w:bCs/>
          <w:szCs w:val="21"/>
        </w:rPr>
        <w:t>3</w:t>
      </w:r>
      <w:r w:rsidRPr="00317CAC">
        <w:rPr>
          <w:bCs/>
          <w:szCs w:val="21"/>
        </w:rPr>
        <w:t>类有</w:t>
      </w:r>
      <w:r w:rsidRPr="00317CAC">
        <w:rPr>
          <w:bCs/>
          <w:szCs w:val="21"/>
        </w:rPr>
        <w:t>1001</w:t>
      </w:r>
      <w:r w:rsidRPr="00317CAC">
        <w:rPr>
          <w:bCs/>
          <w:szCs w:val="21"/>
        </w:rPr>
        <w:t>条，下一步核对每条数据路径对应的</w:t>
      </w:r>
      <w:r w:rsidRPr="00317CAC">
        <w:rPr>
          <w:bCs/>
          <w:szCs w:val="21"/>
        </w:rPr>
        <w:t>.</w:t>
      </w:r>
      <w:proofErr w:type="spellStart"/>
      <w:r w:rsidRPr="00317CAC">
        <w:rPr>
          <w:bCs/>
          <w:szCs w:val="21"/>
        </w:rPr>
        <w:t>sss</w:t>
      </w:r>
      <w:proofErr w:type="spellEnd"/>
      <w:r w:rsidRPr="00317CAC">
        <w:rPr>
          <w:bCs/>
          <w:szCs w:val="21"/>
        </w:rPr>
        <w:t>文件是否在对应的文件夹下，做好前期数据准备的核对工作：</w:t>
      </w:r>
      <w:bookmarkEnd w:id="526"/>
    </w:p>
    <w:p w14:paraId="077DA1B7" w14:textId="77777777" w:rsidR="00AC218F" w:rsidRPr="00317CAC" w:rsidRDefault="00850CBA">
      <w:pPr>
        <w:pStyle w:val="5"/>
        <w:spacing w:before="312" w:after="312" w:line="300" w:lineRule="auto"/>
        <w:ind w:firstLineChars="200" w:firstLine="360"/>
        <w:pPrChange w:id="527" w:author="Conqueror" w:date="2021-04-06T21:27:00Z">
          <w:pPr>
            <w:spacing w:line="300" w:lineRule="auto"/>
            <w:ind w:firstLineChars="200" w:firstLine="420"/>
            <w:jc w:val="left"/>
            <w:outlineLvl w:val="3"/>
          </w:pPr>
        </w:pPrChange>
      </w:pPr>
      <w:bookmarkStart w:id="528" w:name="_Toc32280"/>
      <w:bookmarkStart w:id="529" w:name="_Toc9026"/>
      <w:bookmarkStart w:id="530" w:name="_Toc15421"/>
      <w:bookmarkStart w:id="531" w:name="_Toc21684"/>
      <w:bookmarkStart w:id="532" w:name="_Toc26403"/>
      <w:bookmarkStart w:id="533" w:name="_Toc18179"/>
      <w:bookmarkStart w:id="534" w:name="_Toc23452"/>
      <w:bookmarkStart w:id="535" w:name="_Toc2927"/>
      <w:bookmarkStart w:id="536" w:name="_Toc69300485"/>
      <w:ins w:id="537" w:author="Conqueror" w:date="2021-04-06T21:48:00Z">
        <w:r w:rsidRPr="00317CAC">
          <w:t>1.</w:t>
        </w:r>
      </w:ins>
      <w:r w:rsidRPr="00317CAC">
        <w:t xml:space="preserve">3.5.2 </w:t>
      </w:r>
      <w:bookmarkStart w:id="538" w:name="_Hlk68967248"/>
      <w:r w:rsidRPr="00317CAC">
        <w:t>将数据转化为神经网络训练的数据</w:t>
      </w:r>
      <w:bookmarkEnd w:id="528"/>
      <w:bookmarkEnd w:id="529"/>
      <w:bookmarkEnd w:id="530"/>
      <w:bookmarkEnd w:id="531"/>
      <w:bookmarkEnd w:id="532"/>
      <w:bookmarkEnd w:id="533"/>
      <w:bookmarkEnd w:id="534"/>
      <w:bookmarkEnd w:id="535"/>
      <w:bookmarkEnd w:id="536"/>
      <w:bookmarkEnd w:id="538"/>
    </w:p>
    <w:p w14:paraId="77A719F1" w14:textId="63B4A044" w:rsidR="00AC218F" w:rsidRPr="00317CAC" w:rsidRDefault="00850CBA" w:rsidP="00DB44A8">
      <w:pPr>
        <w:spacing w:line="300" w:lineRule="auto"/>
        <w:ind w:firstLineChars="200" w:firstLine="420"/>
        <w:rPr>
          <w:bCs/>
          <w:szCs w:val="21"/>
        </w:rPr>
      </w:pPr>
      <w:bookmarkStart w:id="539" w:name="_Hlk68967282"/>
      <w:r w:rsidRPr="00317CAC">
        <w:rPr>
          <w:bCs/>
          <w:szCs w:val="21"/>
        </w:rPr>
        <w:t>由于在分类时还有部分数据标签人工标注为</w:t>
      </w:r>
      <w:r w:rsidRPr="00317CAC">
        <w:rPr>
          <w:bCs/>
          <w:szCs w:val="21"/>
        </w:rPr>
        <w:t>5</w:t>
      </w:r>
      <w:r w:rsidRPr="00317CAC">
        <w:rPr>
          <w:bCs/>
          <w:szCs w:val="21"/>
        </w:rPr>
        <w:t>类、</w:t>
      </w:r>
      <w:r w:rsidRPr="00317CAC">
        <w:rPr>
          <w:bCs/>
          <w:szCs w:val="21"/>
        </w:rPr>
        <w:t>-2</w:t>
      </w:r>
      <w:r w:rsidRPr="00317CAC">
        <w:rPr>
          <w:bCs/>
          <w:szCs w:val="21"/>
        </w:rPr>
        <w:t>类（无法判别）、</w:t>
      </w:r>
      <w:r w:rsidRPr="00317CAC">
        <w:rPr>
          <w:bCs/>
          <w:szCs w:val="21"/>
        </w:rPr>
        <w:t>6</w:t>
      </w:r>
      <w:r w:rsidRPr="00317CAC">
        <w:rPr>
          <w:bCs/>
          <w:szCs w:val="21"/>
        </w:rPr>
        <w:t>类（波形有明显差错）的数据，首先剔除不是</w:t>
      </w:r>
      <w:r w:rsidRPr="00317CAC">
        <w:rPr>
          <w:bCs/>
          <w:szCs w:val="21"/>
        </w:rPr>
        <w:t>1-4</w:t>
      </w:r>
      <w:r w:rsidRPr="00317CAC">
        <w:rPr>
          <w:bCs/>
          <w:szCs w:val="21"/>
        </w:rPr>
        <w:t>类的数据。我们计划将数据分为两部分，百分之</w:t>
      </w:r>
      <w:proofErr w:type="gramStart"/>
      <w:r w:rsidRPr="00317CAC">
        <w:rPr>
          <w:bCs/>
          <w:szCs w:val="21"/>
        </w:rPr>
        <w:t>80</w:t>
      </w:r>
      <w:proofErr w:type="gramEnd"/>
      <w:r w:rsidRPr="00317CAC">
        <w:rPr>
          <w:bCs/>
          <w:szCs w:val="21"/>
        </w:rPr>
        <w:t>的数据用于训练集，剩余百分之</w:t>
      </w:r>
      <w:proofErr w:type="gramStart"/>
      <w:r w:rsidRPr="00317CAC">
        <w:rPr>
          <w:bCs/>
          <w:szCs w:val="21"/>
        </w:rPr>
        <w:t>20</w:t>
      </w:r>
      <w:proofErr w:type="gramEnd"/>
      <w:r w:rsidRPr="00317CAC">
        <w:rPr>
          <w:bCs/>
          <w:szCs w:val="21"/>
        </w:rPr>
        <w:t>用于验证集验证模型的可行性。将转化后的数据保存在一个</w:t>
      </w:r>
      <w:r w:rsidRPr="00317CAC">
        <w:rPr>
          <w:bCs/>
          <w:szCs w:val="21"/>
        </w:rPr>
        <w:t>.mat</w:t>
      </w:r>
      <w:r w:rsidRPr="00317CAC">
        <w:rPr>
          <w:bCs/>
          <w:szCs w:val="21"/>
        </w:rPr>
        <w:t>格式的文件夹下方便此后训练调用。由于采用了</w:t>
      </w:r>
      <w:r w:rsidRPr="00317CAC">
        <w:rPr>
          <w:bCs/>
          <w:szCs w:val="21"/>
        </w:rPr>
        <w:t>LSTM</w:t>
      </w:r>
      <w:r w:rsidRPr="00317CAC">
        <w:rPr>
          <w:bCs/>
          <w:szCs w:val="21"/>
        </w:rPr>
        <w:t>时序神经网络进行序列数据的分类在训练过程中，默认情况下，软件将训练数据拆分成小</w:t>
      </w:r>
      <w:proofErr w:type="gramStart"/>
      <w:r w:rsidRPr="00317CAC">
        <w:rPr>
          <w:bCs/>
          <w:szCs w:val="21"/>
        </w:rPr>
        <w:t>批量并</w:t>
      </w:r>
      <w:proofErr w:type="gramEnd"/>
      <w:r w:rsidRPr="00317CAC">
        <w:rPr>
          <w:bCs/>
          <w:szCs w:val="21"/>
        </w:rPr>
        <w:t>填充序列，使它们具有相同的长度。过多填充会对网络性能产生负面影响。为了防止训练过程添加过多填充，按序列长度对训练数据进行排序，并选择合适的小批量大小，以使同一小</w:t>
      </w:r>
      <w:proofErr w:type="gramStart"/>
      <w:r w:rsidRPr="00317CAC">
        <w:rPr>
          <w:bCs/>
          <w:szCs w:val="21"/>
        </w:rPr>
        <w:t>批量中</w:t>
      </w:r>
      <w:proofErr w:type="gramEnd"/>
      <w:r w:rsidRPr="00317CAC">
        <w:rPr>
          <w:bCs/>
          <w:szCs w:val="21"/>
        </w:rPr>
        <w:t>的序列长度相近。</w:t>
      </w:r>
      <w:bookmarkEnd w:id="539"/>
    </w:p>
    <w:p w14:paraId="609B1827" w14:textId="38F32A90" w:rsidR="00AC218F" w:rsidRPr="00317CAC" w:rsidRDefault="00DB44A8" w:rsidP="00DB44A8">
      <w:pPr>
        <w:spacing w:line="300" w:lineRule="auto"/>
        <w:rPr>
          <w:bCs/>
          <w:szCs w:val="21"/>
        </w:rPr>
      </w:pPr>
      <w:r w:rsidRPr="00317CAC">
        <w:rPr>
          <w:bCs/>
          <w:noProof/>
          <w:szCs w:val="21"/>
        </w:rPr>
        <w:drawing>
          <wp:anchor distT="0" distB="0" distL="114300" distR="114300" simplePos="0" relativeHeight="251602432" behindDoc="0" locked="0" layoutInCell="1" allowOverlap="1" wp14:anchorId="643A98B3" wp14:editId="2937D39A">
            <wp:simplePos x="0" y="0"/>
            <wp:positionH relativeFrom="column">
              <wp:posOffset>1206539</wp:posOffset>
            </wp:positionH>
            <wp:positionV relativeFrom="paragraph">
              <wp:posOffset>541084</wp:posOffset>
            </wp:positionV>
            <wp:extent cx="2720284" cy="2125733"/>
            <wp:effectExtent l="0" t="0" r="4445" b="825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rotWithShape="1">
                    <a:blip r:embed="rId19">
                      <a:extLst>
                        <a:ext uri="{28A0092B-C50C-407E-A947-70E740481C1C}">
                          <a14:useLocalDpi xmlns:a14="http://schemas.microsoft.com/office/drawing/2010/main" val="0"/>
                        </a:ext>
                      </a:extLst>
                    </a:blip>
                    <a:srcRect l="4863" t="18104" r="6155" b="4226"/>
                    <a:stretch/>
                  </pic:blipFill>
                  <pic:spPr bwMode="auto">
                    <a:xfrm>
                      <a:off x="0" y="0"/>
                      <a:ext cx="2720284" cy="2125733"/>
                    </a:xfrm>
                    <a:prstGeom prst="rect">
                      <a:avLst/>
                    </a:prstGeom>
                    <a:noFill/>
                    <a:ln>
                      <a:noFill/>
                    </a:ln>
                    <a:extLst>
                      <a:ext uri="{53640926-AAD7-44D8-BBD7-CCE9431645EC}">
                        <a14:shadowObscured xmlns:a14="http://schemas.microsoft.com/office/drawing/2010/main"/>
                      </a:ext>
                    </a:extLst>
                  </pic:spPr>
                </pic:pic>
              </a:graphicData>
            </a:graphic>
          </wp:anchor>
        </w:drawing>
      </w:r>
      <w:r w:rsidRPr="00317CAC">
        <w:rPr>
          <w:bCs/>
          <w:szCs w:val="21"/>
        </w:rPr>
        <w:t>如</w:t>
      </w:r>
      <w:r w:rsidR="00850CBA" w:rsidRPr="00317CAC">
        <w:rPr>
          <w:bCs/>
          <w:szCs w:val="21"/>
        </w:rPr>
        <w:t>图可看出检测曲线</w:t>
      </w:r>
      <w:r w:rsidR="00850CBA" w:rsidRPr="00317CAC">
        <w:rPr>
          <w:bCs/>
          <w:szCs w:val="21"/>
        </w:rPr>
        <w:t>1-4</w:t>
      </w:r>
      <w:r w:rsidR="00850CBA" w:rsidRPr="00317CAC">
        <w:rPr>
          <w:bCs/>
          <w:szCs w:val="21"/>
        </w:rPr>
        <w:t>类的样本数量分布状况，</w:t>
      </w:r>
      <w:r w:rsidR="00850CBA" w:rsidRPr="00317CAC">
        <w:rPr>
          <w:bCs/>
          <w:szCs w:val="21"/>
        </w:rPr>
        <w:t>1</w:t>
      </w:r>
      <w:r w:rsidR="00850CBA" w:rsidRPr="00317CAC">
        <w:rPr>
          <w:bCs/>
          <w:szCs w:val="21"/>
        </w:rPr>
        <w:t>类桩是完好桩所占比例最大，其余桩</w:t>
      </w:r>
      <w:proofErr w:type="gramStart"/>
      <w:r w:rsidR="00850CBA" w:rsidRPr="00317CAC">
        <w:rPr>
          <w:bCs/>
          <w:szCs w:val="21"/>
        </w:rPr>
        <w:t>占比较</w:t>
      </w:r>
      <w:proofErr w:type="gramEnd"/>
      <w:r w:rsidR="00850CBA" w:rsidRPr="00317CAC">
        <w:rPr>
          <w:bCs/>
          <w:szCs w:val="21"/>
        </w:rPr>
        <w:t>小。</w:t>
      </w:r>
    </w:p>
    <w:p w14:paraId="38FA75B2" w14:textId="44F567E5" w:rsidR="00AC218F" w:rsidRPr="00317CAC" w:rsidRDefault="00DB44A8" w:rsidP="00DB44A8">
      <w:pPr>
        <w:spacing w:line="300" w:lineRule="auto"/>
        <w:ind w:firstLineChars="200" w:firstLine="420"/>
        <w:jc w:val="center"/>
      </w:pPr>
      <w:r w:rsidRPr="00317CAC">
        <w:t>（图</w:t>
      </w:r>
      <w:ins w:id="540" w:author="1379323603@qq.com" w:date="2021-04-14T14:46:00Z">
        <w:r w:rsidR="007945F8">
          <w:rPr>
            <w:rFonts w:hint="eastAsia"/>
          </w:rPr>
          <w:t>6</w:t>
        </w:r>
      </w:ins>
      <w:del w:id="541" w:author="1379323603@qq.com" w:date="2021-04-14T14:46:00Z">
        <w:r w:rsidRPr="00317CAC" w:rsidDel="007945F8">
          <w:delText>1-4</w:delText>
        </w:r>
      </w:del>
      <w:r w:rsidRPr="00317CAC">
        <w:t>）</w:t>
      </w:r>
    </w:p>
    <w:p w14:paraId="7B820C38" w14:textId="77777777" w:rsidR="00AC218F" w:rsidRPr="00317CAC" w:rsidRDefault="00850CBA">
      <w:pPr>
        <w:pStyle w:val="5"/>
        <w:spacing w:before="312" w:after="312" w:line="300" w:lineRule="auto"/>
        <w:ind w:firstLineChars="200" w:firstLine="360"/>
        <w:pPrChange w:id="542" w:author="Conqueror" w:date="2021-04-06T21:27:00Z">
          <w:pPr>
            <w:spacing w:line="300" w:lineRule="auto"/>
            <w:ind w:firstLineChars="200" w:firstLine="420"/>
            <w:jc w:val="left"/>
            <w:outlineLvl w:val="3"/>
          </w:pPr>
        </w:pPrChange>
      </w:pPr>
      <w:bookmarkStart w:id="543" w:name="_Toc15828"/>
      <w:bookmarkStart w:id="544" w:name="_Toc14379"/>
      <w:bookmarkStart w:id="545" w:name="_Toc5109"/>
      <w:bookmarkStart w:id="546" w:name="_Toc14771"/>
      <w:bookmarkStart w:id="547" w:name="_Toc30156"/>
      <w:bookmarkStart w:id="548" w:name="_Toc1818"/>
      <w:bookmarkStart w:id="549" w:name="_Toc12044"/>
      <w:bookmarkStart w:id="550" w:name="_Toc7005"/>
      <w:bookmarkStart w:id="551" w:name="_Toc69300486"/>
      <w:ins w:id="552" w:author="Conqueror" w:date="2021-04-06T21:48:00Z">
        <w:r w:rsidRPr="00317CAC">
          <w:t>1.</w:t>
        </w:r>
      </w:ins>
      <w:r w:rsidRPr="00317CAC">
        <w:t>3.5.3LSTM</w:t>
      </w:r>
      <w:r w:rsidRPr="00317CAC">
        <w:t>网络构架</w:t>
      </w:r>
      <w:bookmarkEnd w:id="543"/>
      <w:bookmarkEnd w:id="544"/>
      <w:bookmarkEnd w:id="545"/>
      <w:bookmarkEnd w:id="546"/>
      <w:bookmarkEnd w:id="547"/>
      <w:bookmarkEnd w:id="548"/>
      <w:bookmarkEnd w:id="549"/>
      <w:bookmarkEnd w:id="550"/>
      <w:bookmarkEnd w:id="551"/>
    </w:p>
    <w:p w14:paraId="471BC963" w14:textId="1FA9A89B" w:rsidR="00AC218F" w:rsidRPr="00317CAC" w:rsidRDefault="00850CBA">
      <w:pPr>
        <w:spacing w:line="300" w:lineRule="auto"/>
        <w:ind w:firstLineChars="200" w:firstLine="420"/>
        <w:rPr>
          <w:bCs/>
          <w:szCs w:val="21"/>
        </w:rPr>
      </w:pPr>
      <w:r w:rsidRPr="00317CAC">
        <w:rPr>
          <w:bCs/>
          <w:szCs w:val="21"/>
        </w:rPr>
        <w:t>数据准备好后定义</w:t>
      </w:r>
      <w:r w:rsidRPr="00317CAC">
        <w:rPr>
          <w:bCs/>
          <w:szCs w:val="21"/>
        </w:rPr>
        <w:t xml:space="preserve"> LSTM </w:t>
      </w:r>
      <w:r w:rsidRPr="00317CAC">
        <w:rPr>
          <w:bCs/>
          <w:szCs w:val="21"/>
        </w:rPr>
        <w:t>网络架构</w:t>
      </w:r>
      <w:bookmarkStart w:id="553" w:name="_Hlk68969126"/>
      <w:r w:rsidRPr="00317CAC">
        <w:rPr>
          <w:bCs/>
          <w:szCs w:val="21"/>
        </w:rPr>
        <w:t>将输入大小指定为序列大小</w:t>
      </w:r>
      <w:r w:rsidRPr="00317CAC">
        <w:rPr>
          <w:bCs/>
          <w:szCs w:val="21"/>
        </w:rPr>
        <w:t xml:space="preserve"> 12</w:t>
      </w:r>
      <w:r w:rsidRPr="00317CAC">
        <w:rPr>
          <w:bCs/>
          <w:szCs w:val="21"/>
        </w:rPr>
        <w:t>（输入数据的维度）。指定具有</w:t>
      </w:r>
      <w:r w:rsidRPr="00317CAC">
        <w:rPr>
          <w:bCs/>
          <w:szCs w:val="21"/>
        </w:rPr>
        <w:t xml:space="preserve"> 100 </w:t>
      </w:r>
      <w:proofErr w:type="gramStart"/>
      <w:r w:rsidRPr="00317CAC">
        <w:rPr>
          <w:bCs/>
          <w:szCs w:val="21"/>
        </w:rPr>
        <w:t>个</w:t>
      </w:r>
      <w:proofErr w:type="gramEnd"/>
      <w:r w:rsidRPr="00317CAC">
        <w:rPr>
          <w:bCs/>
          <w:szCs w:val="21"/>
        </w:rPr>
        <w:t>隐含单元的双向</w:t>
      </w:r>
      <w:r w:rsidRPr="00317CAC">
        <w:rPr>
          <w:bCs/>
          <w:szCs w:val="21"/>
        </w:rPr>
        <w:t xml:space="preserve"> LSTM </w:t>
      </w:r>
      <w:r w:rsidRPr="00317CAC">
        <w:rPr>
          <w:bCs/>
          <w:szCs w:val="21"/>
        </w:rPr>
        <w:t>层，并输出序列的最后一个元素。最后，通过包含大小为</w:t>
      </w:r>
      <w:r w:rsidRPr="00317CAC">
        <w:rPr>
          <w:bCs/>
          <w:szCs w:val="21"/>
        </w:rPr>
        <w:t xml:space="preserve"> 4</w:t>
      </w:r>
      <w:r w:rsidRPr="00317CAC">
        <w:rPr>
          <w:bCs/>
          <w:szCs w:val="21"/>
        </w:rPr>
        <w:t>的全连接层，后跟</w:t>
      </w:r>
      <w:r w:rsidRPr="00317CAC">
        <w:rPr>
          <w:bCs/>
          <w:szCs w:val="21"/>
        </w:rPr>
        <w:t xml:space="preserve"> </w:t>
      </w:r>
      <w:proofErr w:type="spellStart"/>
      <w:r w:rsidRPr="00317CAC">
        <w:rPr>
          <w:bCs/>
          <w:szCs w:val="21"/>
        </w:rPr>
        <w:t>softmax</w:t>
      </w:r>
      <w:proofErr w:type="spellEnd"/>
      <w:r w:rsidRPr="00317CAC">
        <w:rPr>
          <w:bCs/>
          <w:szCs w:val="21"/>
        </w:rPr>
        <w:t xml:space="preserve"> </w:t>
      </w:r>
      <w:r w:rsidRPr="00317CAC">
        <w:rPr>
          <w:bCs/>
          <w:szCs w:val="21"/>
        </w:rPr>
        <w:t>层和分类层，来指定类别。按照</w:t>
      </w:r>
      <w:r w:rsidRPr="00317CAC">
        <w:rPr>
          <w:bCs/>
          <w:szCs w:val="21"/>
        </w:rPr>
        <w:t>MATLAB</w:t>
      </w:r>
      <w:r w:rsidRPr="00317CAC">
        <w:rPr>
          <w:bCs/>
          <w:szCs w:val="21"/>
        </w:rPr>
        <w:t>中的</w:t>
      </w:r>
      <w:r w:rsidRPr="00317CAC">
        <w:rPr>
          <w:bCs/>
          <w:szCs w:val="21"/>
        </w:rPr>
        <w:t>LSTM</w:t>
      </w:r>
      <w:r w:rsidRPr="00317CAC">
        <w:rPr>
          <w:bCs/>
          <w:szCs w:val="21"/>
        </w:rPr>
        <w:t>架构设置如下：</w:t>
      </w:r>
    </w:p>
    <w:bookmarkEnd w:id="553"/>
    <w:p w14:paraId="1009BD59" w14:textId="77777777" w:rsidR="00AC218F" w:rsidRPr="00317CAC" w:rsidRDefault="00850CBA">
      <w:pPr>
        <w:spacing w:line="300" w:lineRule="auto"/>
        <w:ind w:firstLineChars="200" w:firstLine="420"/>
        <w:rPr>
          <w:bCs/>
          <w:szCs w:val="21"/>
        </w:rPr>
      </w:pPr>
      <w:proofErr w:type="spellStart"/>
      <w:r w:rsidRPr="00317CAC">
        <w:rPr>
          <w:bCs/>
          <w:szCs w:val="21"/>
        </w:rPr>
        <w:t>inputSize</w:t>
      </w:r>
      <w:proofErr w:type="spellEnd"/>
      <w:r w:rsidRPr="00317CAC">
        <w:rPr>
          <w:bCs/>
          <w:szCs w:val="21"/>
        </w:rPr>
        <w:t xml:space="preserve"> = 4;  //</w:t>
      </w:r>
      <w:r w:rsidRPr="00317CAC">
        <w:rPr>
          <w:bCs/>
          <w:szCs w:val="21"/>
        </w:rPr>
        <w:t>输入层为</w:t>
      </w:r>
      <w:r w:rsidRPr="00317CAC">
        <w:rPr>
          <w:bCs/>
          <w:szCs w:val="21"/>
        </w:rPr>
        <w:t>4</w:t>
      </w:r>
      <w:r w:rsidRPr="00317CAC">
        <w:rPr>
          <w:bCs/>
          <w:szCs w:val="21"/>
        </w:rPr>
        <w:t>层</w:t>
      </w:r>
    </w:p>
    <w:p w14:paraId="60B1C5C3" w14:textId="77777777" w:rsidR="00AC218F" w:rsidRPr="00317CAC" w:rsidRDefault="00850CBA">
      <w:pPr>
        <w:spacing w:line="300" w:lineRule="auto"/>
        <w:ind w:firstLineChars="200" w:firstLine="420"/>
        <w:rPr>
          <w:bCs/>
          <w:szCs w:val="21"/>
        </w:rPr>
      </w:pPr>
      <w:proofErr w:type="spellStart"/>
      <w:r w:rsidRPr="00317CAC">
        <w:rPr>
          <w:bCs/>
          <w:szCs w:val="21"/>
        </w:rPr>
        <w:t>numHiddenUnits</w:t>
      </w:r>
      <w:proofErr w:type="spellEnd"/>
      <w:r w:rsidRPr="00317CAC">
        <w:rPr>
          <w:bCs/>
          <w:szCs w:val="21"/>
        </w:rPr>
        <w:t xml:space="preserve"> = 100; //</w:t>
      </w:r>
      <w:r w:rsidRPr="00317CAC">
        <w:rPr>
          <w:bCs/>
          <w:szCs w:val="21"/>
        </w:rPr>
        <w:t>双向</w:t>
      </w:r>
      <w:r w:rsidRPr="00317CAC">
        <w:rPr>
          <w:bCs/>
          <w:szCs w:val="21"/>
        </w:rPr>
        <w:t>LSTM</w:t>
      </w:r>
      <w:r w:rsidRPr="00317CAC">
        <w:rPr>
          <w:bCs/>
          <w:szCs w:val="21"/>
        </w:rPr>
        <w:t>层</w:t>
      </w:r>
    </w:p>
    <w:p w14:paraId="1EFCC027" w14:textId="77777777" w:rsidR="00AC218F" w:rsidRPr="00317CAC" w:rsidRDefault="00850CBA">
      <w:pPr>
        <w:spacing w:line="300" w:lineRule="auto"/>
        <w:ind w:firstLineChars="200" w:firstLine="420"/>
        <w:rPr>
          <w:bCs/>
          <w:szCs w:val="21"/>
        </w:rPr>
      </w:pPr>
      <w:proofErr w:type="spellStart"/>
      <w:r w:rsidRPr="00317CAC">
        <w:rPr>
          <w:bCs/>
          <w:szCs w:val="21"/>
        </w:rPr>
        <w:t>numClasses</w:t>
      </w:r>
      <w:proofErr w:type="spellEnd"/>
      <w:r w:rsidRPr="00317CAC">
        <w:rPr>
          <w:bCs/>
          <w:szCs w:val="21"/>
        </w:rPr>
        <w:t xml:space="preserve"> = 4;  //</w:t>
      </w:r>
      <w:r w:rsidRPr="00317CAC">
        <w:rPr>
          <w:bCs/>
          <w:szCs w:val="21"/>
        </w:rPr>
        <w:t>全连接层为</w:t>
      </w:r>
      <w:r w:rsidRPr="00317CAC">
        <w:rPr>
          <w:bCs/>
          <w:szCs w:val="21"/>
        </w:rPr>
        <w:t>4</w:t>
      </w:r>
      <w:r w:rsidRPr="00317CAC">
        <w:rPr>
          <w:bCs/>
          <w:szCs w:val="21"/>
        </w:rPr>
        <w:t>层</w:t>
      </w:r>
    </w:p>
    <w:p w14:paraId="61646ABD" w14:textId="77777777" w:rsidR="00AC218F" w:rsidRPr="00317CAC" w:rsidRDefault="00AC218F">
      <w:pPr>
        <w:spacing w:line="300" w:lineRule="auto"/>
        <w:ind w:firstLineChars="200" w:firstLine="420"/>
        <w:rPr>
          <w:bCs/>
          <w:szCs w:val="21"/>
        </w:rPr>
      </w:pPr>
    </w:p>
    <w:p w14:paraId="645FB4F1" w14:textId="77777777" w:rsidR="00AC218F" w:rsidRPr="00317CAC" w:rsidRDefault="00850CBA">
      <w:pPr>
        <w:spacing w:line="300" w:lineRule="auto"/>
        <w:ind w:firstLineChars="200" w:firstLine="420"/>
        <w:rPr>
          <w:bCs/>
          <w:szCs w:val="21"/>
        </w:rPr>
      </w:pPr>
      <w:r w:rsidRPr="00317CAC">
        <w:rPr>
          <w:bCs/>
          <w:szCs w:val="21"/>
        </w:rPr>
        <w:t>layers = [ ...</w:t>
      </w:r>
    </w:p>
    <w:p w14:paraId="46AD6B0D" w14:textId="77777777" w:rsidR="00AC218F" w:rsidRPr="00317CAC" w:rsidRDefault="00850CBA">
      <w:pPr>
        <w:spacing w:line="300" w:lineRule="auto"/>
        <w:ind w:firstLineChars="200" w:firstLine="420"/>
        <w:rPr>
          <w:bCs/>
          <w:szCs w:val="21"/>
        </w:rPr>
      </w:pPr>
      <w:r w:rsidRPr="00317CAC">
        <w:rPr>
          <w:bCs/>
          <w:szCs w:val="21"/>
        </w:rPr>
        <w:t xml:space="preserve">    </w:t>
      </w:r>
      <w:proofErr w:type="spellStart"/>
      <w:r w:rsidRPr="00317CAC">
        <w:rPr>
          <w:bCs/>
          <w:szCs w:val="21"/>
        </w:rPr>
        <w:t>sequenceInputLayer</w:t>
      </w:r>
      <w:proofErr w:type="spellEnd"/>
      <w:r w:rsidRPr="00317CAC">
        <w:rPr>
          <w:bCs/>
          <w:szCs w:val="21"/>
        </w:rPr>
        <w:t>(</w:t>
      </w:r>
      <w:proofErr w:type="spellStart"/>
      <w:r w:rsidRPr="00317CAC">
        <w:rPr>
          <w:bCs/>
          <w:szCs w:val="21"/>
        </w:rPr>
        <w:t>inputSize</w:t>
      </w:r>
      <w:proofErr w:type="spellEnd"/>
      <w:r w:rsidRPr="00317CAC">
        <w:rPr>
          <w:bCs/>
          <w:szCs w:val="21"/>
        </w:rPr>
        <w:t>)</w:t>
      </w:r>
    </w:p>
    <w:p w14:paraId="05F0A1FA" w14:textId="77777777" w:rsidR="00AC218F" w:rsidRPr="00317CAC" w:rsidRDefault="00850CBA">
      <w:pPr>
        <w:spacing w:line="300" w:lineRule="auto"/>
        <w:ind w:firstLineChars="200" w:firstLine="420"/>
        <w:rPr>
          <w:bCs/>
          <w:szCs w:val="21"/>
        </w:rPr>
      </w:pPr>
      <w:r w:rsidRPr="00317CAC">
        <w:rPr>
          <w:bCs/>
          <w:szCs w:val="21"/>
        </w:rPr>
        <w:t xml:space="preserve">    </w:t>
      </w:r>
      <w:proofErr w:type="spellStart"/>
      <w:r w:rsidRPr="00317CAC">
        <w:rPr>
          <w:bCs/>
          <w:szCs w:val="21"/>
        </w:rPr>
        <w:t>bilstmLayer</w:t>
      </w:r>
      <w:proofErr w:type="spellEnd"/>
      <w:r w:rsidRPr="00317CAC">
        <w:rPr>
          <w:bCs/>
          <w:szCs w:val="21"/>
        </w:rPr>
        <w:t>(</w:t>
      </w:r>
      <w:proofErr w:type="spellStart"/>
      <w:r w:rsidRPr="00317CAC">
        <w:rPr>
          <w:bCs/>
          <w:szCs w:val="21"/>
        </w:rPr>
        <w:t>numHiddenUnits</w:t>
      </w:r>
      <w:proofErr w:type="spellEnd"/>
      <w:r w:rsidRPr="00317CAC">
        <w:rPr>
          <w:bCs/>
          <w:szCs w:val="21"/>
        </w:rPr>
        <w:t>,'</w:t>
      </w:r>
      <w:proofErr w:type="spellStart"/>
      <w:r w:rsidRPr="00317CAC">
        <w:rPr>
          <w:bCs/>
          <w:szCs w:val="21"/>
        </w:rPr>
        <w:t>OutputMode</w:t>
      </w:r>
      <w:proofErr w:type="spellEnd"/>
      <w:r w:rsidRPr="00317CAC">
        <w:rPr>
          <w:bCs/>
          <w:szCs w:val="21"/>
        </w:rPr>
        <w:t>','last')</w:t>
      </w:r>
    </w:p>
    <w:p w14:paraId="7B829589" w14:textId="77777777" w:rsidR="00AC218F" w:rsidRPr="00317CAC" w:rsidRDefault="00850CBA">
      <w:pPr>
        <w:spacing w:line="300" w:lineRule="auto"/>
        <w:ind w:firstLineChars="200" w:firstLine="420"/>
        <w:rPr>
          <w:bCs/>
          <w:szCs w:val="21"/>
        </w:rPr>
      </w:pPr>
      <w:r w:rsidRPr="00317CAC">
        <w:rPr>
          <w:bCs/>
          <w:szCs w:val="21"/>
        </w:rPr>
        <w:t xml:space="preserve">    </w:t>
      </w:r>
      <w:proofErr w:type="spellStart"/>
      <w:r w:rsidRPr="00317CAC">
        <w:rPr>
          <w:bCs/>
          <w:szCs w:val="21"/>
        </w:rPr>
        <w:t>fullyConnectedLayer</w:t>
      </w:r>
      <w:proofErr w:type="spellEnd"/>
      <w:r w:rsidRPr="00317CAC">
        <w:rPr>
          <w:bCs/>
          <w:szCs w:val="21"/>
        </w:rPr>
        <w:t>(</w:t>
      </w:r>
      <w:proofErr w:type="spellStart"/>
      <w:r w:rsidRPr="00317CAC">
        <w:rPr>
          <w:bCs/>
          <w:szCs w:val="21"/>
        </w:rPr>
        <w:t>numClasses</w:t>
      </w:r>
      <w:proofErr w:type="spellEnd"/>
      <w:r w:rsidRPr="00317CAC">
        <w:rPr>
          <w:bCs/>
          <w:szCs w:val="21"/>
        </w:rPr>
        <w:t>)</w:t>
      </w:r>
    </w:p>
    <w:p w14:paraId="5BAF9EEE" w14:textId="77777777" w:rsidR="00AC218F" w:rsidRPr="00317CAC" w:rsidRDefault="00850CBA">
      <w:pPr>
        <w:spacing w:line="300" w:lineRule="auto"/>
        <w:ind w:firstLineChars="200" w:firstLine="420"/>
        <w:rPr>
          <w:bCs/>
          <w:szCs w:val="21"/>
        </w:rPr>
      </w:pPr>
      <w:r w:rsidRPr="00317CAC">
        <w:rPr>
          <w:bCs/>
          <w:szCs w:val="21"/>
        </w:rPr>
        <w:t xml:space="preserve">    </w:t>
      </w:r>
      <w:proofErr w:type="spellStart"/>
      <w:r w:rsidRPr="00317CAC">
        <w:rPr>
          <w:bCs/>
          <w:szCs w:val="21"/>
        </w:rPr>
        <w:t>softmaxLayer</w:t>
      </w:r>
      <w:proofErr w:type="spellEnd"/>
    </w:p>
    <w:p w14:paraId="7B70FB88" w14:textId="77777777" w:rsidR="00AC218F" w:rsidRPr="00317CAC" w:rsidRDefault="00850CBA">
      <w:pPr>
        <w:spacing w:line="300" w:lineRule="auto"/>
        <w:ind w:firstLineChars="200" w:firstLine="420"/>
        <w:rPr>
          <w:bCs/>
          <w:szCs w:val="21"/>
        </w:rPr>
      </w:pPr>
      <w:proofErr w:type="spellStart"/>
      <w:r w:rsidRPr="00317CAC">
        <w:rPr>
          <w:bCs/>
          <w:szCs w:val="21"/>
        </w:rPr>
        <w:t>classificationLayer</w:t>
      </w:r>
      <w:proofErr w:type="spellEnd"/>
      <w:r w:rsidRPr="00317CAC">
        <w:rPr>
          <w:bCs/>
          <w:szCs w:val="21"/>
        </w:rPr>
        <w:t>]</w:t>
      </w:r>
    </w:p>
    <w:p w14:paraId="386E7FE6" w14:textId="77777777" w:rsidR="00AC218F" w:rsidRPr="00317CAC" w:rsidRDefault="00850CBA">
      <w:pPr>
        <w:spacing w:line="300" w:lineRule="auto"/>
        <w:ind w:firstLineChars="200" w:firstLine="420"/>
        <w:rPr>
          <w:bCs/>
          <w:szCs w:val="21"/>
        </w:rPr>
      </w:pPr>
      <w:proofErr w:type="spellStart"/>
      <w:r w:rsidRPr="00317CAC">
        <w:rPr>
          <w:bCs/>
          <w:szCs w:val="21"/>
        </w:rPr>
        <w:t>maxEpochs</w:t>
      </w:r>
      <w:proofErr w:type="spellEnd"/>
      <w:r w:rsidRPr="00317CAC">
        <w:rPr>
          <w:bCs/>
          <w:szCs w:val="21"/>
        </w:rPr>
        <w:t xml:space="preserve"> = 1; //</w:t>
      </w:r>
      <w:bookmarkStart w:id="554" w:name="_Hlk68969322"/>
      <w:r w:rsidRPr="00317CAC">
        <w:rPr>
          <w:bCs/>
          <w:szCs w:val="21"/>
        </w:rPr>
        <w:t>梯度的阈值设置为</w:t>
      </w:r>
      <w:r w:rsidRPr="00317CAC">
        <w:rPr>
          <w:bCs/>
          <w:szCs w:val="21"/>
        </w:rPr>
        <w:t>1</w:t>
      </w:r>
      <w:bookmarkEnd w:id="554"/>
    </w:p>
    <w:p w14:paraId="022D7F30" w14:textId="77777777" w:rsidR="00AC218F" w:rsidRPr="00317CAC" w:rsidRDefault="00850CBA">
      <w:pPr>
        <w:spacing w:line="300" w:lineRule="auto"/>
        <w:ind w:firstLineChars="200" w:firstLine="420"/>
        <w:rPr>
          <w:bCs/>
          <w:szCs w:val="21"/>
        </w:rPr>
      </w:pPr>
      <w:proofErr w:type="spellStart"/>
      <w:r w:rsidRPr="00317CAC">
        <w:rPr>
          <w:bCs/>
          <w:szCs w:val="21"/>
        </w:rPr>
        <w:t>miniBatchSize</w:t>
      </w:r>
      <w:proofErr w:type="spellEnd"/>
      <w:r w:rsidRPr="00317CAC">
        <w:rPr>
          <w:bCs/>
          <w:szCs w:val="21"/>
        </w:rPr>
        <w:t xml:space="preserve"> = 300; //</w:t>
      </w:r>
      <w:r w:rsidRPr="00317CAC">
        <w:rPr>
          <w:bCs/>
          <w:szCs w:val="21"/>
        </w:rPr>
        <w:t>最大轮数设置为</w:t>
      </w:r>
      <w:r w:rsidRPr="00317CAC">
        <w:rPr>
          <w:bCs/>
          <w:szCs w:val="21"/>
        </w:rPr>
        <w:t>300</w:t>
      </w:r>
      <w:r w:rsidRPr="00317CAC">
        <w:rPr>
          <w:bCs/>
          <w:szCs w:val="21"/>
        </w:rPr>
        <w:t>论训练</w:t>
      </w:r>
    </w:p>
    <w:p w14:paraId="267505BE" w14:textId="77777777" w:rsidR="00AC218F" w:rsidRPr="00317CAC" w:rsidRDefault="00850CBA">
      <w:pPr>
        <w:spacing w:line="300" w:lineRule="auto"/>
        <w:ind w:firstLineChars="200" w:firstLine="420"/>
        <w:rPr>
          <w:bCs/>
          <w:szCs w:val="21"/>
        </w:rPr>
      </w:pPr>
      <w:proofErr w:type="spellStart"/>
      <w:r w:rsidRPr="00317CAC">
        <w:rPr>
          <w:bCs/>
          <w:szCs w:val="21"/>
        </w:rPr>
        <w:t>maxEpochs</w:t>
      </w:r>
      <w:proofErr w:type="spellEnd"/>
      <w:r w:rsidRPr="00317CAC">
        <w:rPr>
          <w:bCs/>
          <w:szCs w:val="21"/>
        </w:rPr>
        <w:t xml:space="preserve"> = 3; </w:t>
      </w:r>
    </w:p>
    <w:p w14:paraId="726A116E" w14:textId="77777777" w:rsidR="00AC218F" w:rsidRPr="00317CAC" w:rsidRDefault="00850CBA">
      <w:pPr>
        <w:spacing w:line="300" w:lineRule="auto"/>
        <w:ind w:firstLineChars="200" w:firstLine="420"/>
        <w:rPr>
          <w:bCs/>
          <w:szCs w:val="21"/>
        </w:rPr>
      </w:pPr>
      <w:r w:rsidRPr="00317CAC">
        <w:rPr>
          <w:bCs/>
          <w:szCs w:val="21"/>
        </w:rPr>
        <w:t>指定训练选项。指定求解器为</w:t>
      </w:r>
      <w:r w:rsidRPr="00317CAC">
        <w:rPr>
          <w:bCs/>
          <w:szCs w:val="21"/>
        </w:rPr>
        <w:t xml:space="preserve"> '</w:t>
      </w:r>
      <w:proofErr w:type="spellStart"/>
      <w:r w:rsidRPr="00317CAC">
        <w:rPr>
          <w:bCs/>
          <w:szCs w:val="21"/>
        </w:rPr>
        <w:t>adam</w:t>
      </w:r>
      <w:proofErr w:type="spellEnd"/>
      <w:r w:rsidRPr="00317CAC">
        <w:rPr>
          <w:bCs/>
          <w:szCs w:val="21"/>
        </w:rPr>
        <w:t>'</w:t>
      </w:r>
      <w:r w:rsidRPr="00317CAC">
        <w:rPr>
          <w:bCs/>
          <w:szCs w:val="21"/>
        </w:rPr>
        <w:t>，梯度阈值为</w:t>
      </w:r>
      <w:r w:rsidRPr="00317CAC">
        <w:rPr>
          <w:bCs/>
          <w:szCs w:val="21"/>
        </w:rPr>
        <w:t xml:space="preserve"> 1</w:t>
      </w:r>
      <w:r w:rsidRPr="00317CAC">
        <w:rPr>
          <w:bCs/>
          <w:szCs w:val="21"/>
        </w:rPr>
        <w:t>，最大轮数为</w:t>
      </w:r>
      <w:r w:rsidRPr="00317CAC">
        <w:rPr>
          <w:bCs/>
          <w:szCs w:val="21"/>
        </w:rPr>
        <w:t xml:space="preserve"> 300</w:t>
      </w:r>
      <w:r w:rsidRPr="00317CAC">
        <w:rPr>
          <w:bCs/>
          <w:szCs w:val="21"/>
        </w:rPr>
        <w:t>。让填充数据以使长度与最长序列相同，将序列长度指定为</w:t>
      </w:r>
      <w:r w:rsidRPr="00317CAC">
        <w:rPr>
          <w:bCs/>
          <w:szCs w:val="21"/>
        </w:rPr>
        <w:t xml:space="preserve"> 'longest'</w:t>
      </w:r>
      <w:r w:rsidRPr="00317CAC">
        <w:rPr>
          <w:bCs/>
          <w:szCs w:val="21"/>
        </w:rPr>
        <w:t>，由于我们打乱</w:t>
      </w:r>
      <w:r w:rsidRPr="00317CAC">
        <w:rPr>
          <w:bCs/>
          <w:szCs w:val="21"/>
        </w:rPr>
        <w:t>3</w:t>
      </w:r>
      <w:r w:rsidRPr="00317CAC">
        <w:rPr>
          <w:bCs/>
          <w:szCs w:val="21"/>
        </w:rPr>
        <w:t>万条数据则不用</w:t>
      </w:r>
      <w:proofErr w:type="gramStart"/>
      <w:r w:rsidRPr="00317CAC">
        <w:rPr>
          <w:bCs/>
          <w:szCs w:val="21"/>
        </w:rPr>
        <w:t>保持按</w:t>
      </w:r>
      <w:proofErr w:type="gramEnd"/>
      <w:r w:rsidRPr="00317CAC">
        <w:rPr>
          <w:bCs/>
          <w:szCs w:val="21"/>
        </w:rPr>
        <w:t>序列长度排序的状态。</w:t>
      </w:r>
    </w:p>
    <w:p w14:paraId="6A2B9DC6" w14:textId="77777777" w:rsidR="00AC218F" w:rsidRPr="00317CAC" w:rsidRDefault="00850CBA">
      <w:pPr>
        <w:spacing w:line="300" w:lineRule="auto"/>
        <w:ind w:firstLineChars="200" w:firstLine="420"/>
        <w:rPr>
          <w:bCs/>
          <w:szCs w:val="21"/>
        </w:rPr>
      </w:pPr>
      <w:r w:rsidRPr="00317CAC">
        <w:rPr>
          <w:bCs/>
          <w:szCs w:val="21"/>
        </w:rPr>
        <w:t>架构如下：</w:t>
      </w:r>
    </w:p>
    <w:p w14:paraId="265095AA" w14:textId="77777777" w:rsidR="00AC218F" w:rsidRPr="00317CAC" w:rsidRDefault="00850CBA">
      <w:pPr>
        <w:spacing w:line="300" w:lineRule="auto"/>
        <w:ind w:firstLineChars="200" w:firstLine="420"/>
        <w:rPr>
          <w:bCs/>
          <w:szCs w:val="21"/>
        </w:rPr>
      </w:pPr>
      <w:r w:rsidRPr="00317CAC">
        <w:rPr>
          <w:bCs/>
          <w:szCs w:val="21"/>
        </w:rPr>
        <w:t xml:space="preserve">options = </w:t>
      </w:r>
      <w:proofErr w:type="spellStart"/>
      <w:proofErr w:type="gramStart"/>
      <w:r w:rsidRPr="00317CAC">
        <w:rPr>
          <w:bCs/>
          <w:szCs w:val="21"/>
        </w:rPr>
        <w:t>trainingOptions</w:t>
      </w:r>
      <w:proofErr w:type="spellEnd"/>
      <w:r w:rsidRPr="00317CAC">
        <w:rPr>
          <w:bCs/>
          <w:szCs w:val="21"/>
        </w:rPr>
        <w:t>(</w:t>
      </w:r>
      <w:proofErr w:type="gramEnd"/>
      <w:r w:rsidRPr="00317CAC">
        <w:rPr>
          <w:bCs/>
          <w:szCs w:val="21"/>
        </w:rPr>
        <w:t>'</w:t>
      </w:r>
      <w:proofErr w:type="spellStart"/>
      <w:r w:rsidRPr="00317CAC">
        <w:rPr>
          <w:bCs/>
          <w:szCs w:val="21"/>
        </w:rPr>
        <w:t>adam</w:t>
      </w:r>
      <w:proofErr w:type="spellEnd"/>
      <w:r w:rsidRPr="00317CAC">
        <w:rPr>
          <w:bCs/>
          <w:szCs w:val="21"/>
        </w:rPr>
        <w:t>', ...</w:t>
      </w:r>
    </w:p>
    <w:p w14:paraId="7C8A6156" w14:textId="77777777" w:rsidR="00AC218F" w:rsidRPr="00317CAC" w:rsidRDefault="00850CBA">
      <w:pPr>
        <w:spacing w:line="300" w:lineRule="auto"/>
        <w:ind w:firstLineChars="200" w:firstLine="420"/>
        <w:rPr>
          <w:bCs/>
          <w:szCs w:val="21"/>
        </w:rPr>
      </w:pPr>
      <w:r w:rsidRPr="00317CAC">
        <w:rPr>
          <w:bCs/>
          <w:szCs w:val="21"/>
        </w:rPr>
        <w:t xml:space="preserve">    '</w:t>
      </w:r>
      <w:proofErr w:type="spellStart"/>
      <w:r w:rsidRPr="00317CAC">
        <w:rPr>
          <w:bCs/>
          <w:szCs w:val="21"/>
        </w:rPr>
        <w:t>ExecutionEnvironment</w:t>
      </w:r>
      <w:proofErr w:type="spellEnd"/>
      <w:r w:rsidRPr="00317CAC">
        <w:rPr>
          <w:bCs/>
          <w:szCs w:val="21"/>
        </w:rPr>
        <w:t xml:space="preserve">','auto', ... // </w:t>
      </w:r>
      <w:r w:rsidRPr="00317CAC">
        <w:rPr>
          <w:bCs/>
          <w:szCs w:val="21"/>
        </w:rPr>
        <w:t>由于我们的训练数据较多，此处不采用</w:t>
      </w:r>
      <w:proofErr w:type="spellStart"/>
      <w:r w:rsidRPr="00317CAC">
        <w:rPr>
          <w:bCs/>
          <w:szCs w:val="21"/>
        </w:rPr>
        <w:t>cpu</w:t>
      </w:r>
      <w:proofErr w:type="spellEnd"/>
      <w:r w:rsidRPr="00317CAC">
        <w:rPr>
          <w:bCs/>
          <w:szCs w:val="21"/>
        </w:rPr>
        <w:t>训练</w:t>
      </w:r>
    </w:p>
    <w:p w14:paraId="63C5247D" w14:textId="77777777" w:rsidR="00AC218F" w:rsidRPr="00317CAC" w:rsidRDefault="00850CBA">
      <w:pPr>
        <w:spacing w:line="300" w:lineRule="auto"/>
        <w:ind w:firstLineChars="200" w:firstLine="420"/>
        <w:rPr>
          <w:bCs/>
          <w:szCs w:val="21"/>
        </w:rPr>
      </w:pPr>
      <w:r w:rsidRPr="00317CAC">
        <w:rPr>
          <w:bCs/>
          <w:szCs w:val="21"/>
        </w:rPr>
        <w:t xml:space="preserve">    'GradientThreshold',1, ...</w:t>
      </w:r>
    </w:p>
    <w:p w14:paraId="1D15C02E" w14:textId="77777777" w:rsidR="00AC218F" w:rsidRPr="00317CAC" w:rsidRDefault="00850CBA">
      <w:pPr>
        <w:spacing w:line="300" w:lineRule="auto"/>
        <w:ind w:firstLineChars="200" w:firstLine="420"/>
        <w:rPr>
          <w:bCs/>
          <w:szCs w:val="21"/>
        </w:rPr>
      </w:pPr>
      <w:r w:rsidRPr="00317CAC">
        <w:rPr>
          <w:bCs/>
          <w:szCs w:val="21"/>
        </w:rPr>
        <w:t xml:space="preserve">    '</w:t>
      </w:r>
      <w:proofErr w:type="spellStart"/>
      <w:r w:rsidRPr="00317CAC">
        <w:rPr>
          <w:bCs/>
          <w:szCs w:val="21"/>
        </w:rPr>
        <w:t>MaxEpochs</w:t>
      </w:r>
      <w:proofErr w:type="spellEnd"/>
      <w:proofErr w:type="gramStart"/>
      <w:r w:rsidRPr="00317CAC">
        <w:rPr>
          <w:bCs/>
          <w:szCs w:val="21"/>
        </w:rPr>
        <w:t>',</w:t>
      </w:r>
      <w:proofErr w:type="spellStart"/>
      <w:r w:rsidRPr="00317CAC">
        <w:rPr>
          <w:bCs/>
          <w:szCs w:val="21"/>
        </w:rPr>
        <w:t>maxEpochs</w:t>
      </w:r>
      <w:proofErr w:type="spellEnd"/>
      <w:proofErr w:type="gramEnd"/>
      <w:r w:rsidRPr="00317CAC">
        <w:rPr>
          <w:bCs/>
          <w:szCs w:val="21"/>
        </w:rPr>
        <w:t>, ...</w:t>
      </w:r>
    </w:p>
    <w:p w14:paraId="667A6659" w14:textId="77777777" w:rsidR="00AC218F" w:rsidRPr="00317CAC" w:rsidRDefault="00850CBA">
      <w:pPr>
        <w:spacing w:line="300" w:lineRule="auto"/>
        <w:ind w:firstLineChars="200" w:firstLine="420"/>
        <w:rPr>
          <w:bCs/>
          <w:szCs w:val="21"/>
        </w:rPr>
      </w:pPr>
      <w:r w:rsidRPr="00317CAC">
        <w:rPr>
          <w:bCs/>
          <w:szCs w:val="21"/>
        </w:rPr>
        <w:t xml:space="preserve">    '</w:t>
      </w:r>
      <w:proofErr w:type="spellStart"/>
      <w:r w:rsidRPr="00317CAC">
        <w:rPr>
          <w:bCs/>
          <w:szCs w:val="21"/>
        </w:rPr>
        <w:t>MiniBatchSize</w:t>
      </w:r>
      <w:proofErr w:type="spellEnd"/>
      <w:proofErr w:type="gramStart"/>
      <w:r w:rsidRPr="00317CAC">
        <w:rPr>
          <w:bCs/>
          <w:szCs w:val="21"/>
        </w:rPr>
        <w:t>',</w:t>
      </w:r>
      <w:proofErr w:type="spellStart"/>
      <w:r w:rsidRPr="00317CAC">
        <w:rPr>
          <w:bCs/>
          <w:szCs w:val="21"/>
        </w:rPr>
        <w:t>miniBatchSize</w:t>
      </w:r>
      <w:proofErr w:type="spellEnd"/>
      <w:proofErr w:type="gramEnd"/>
      <w:r w:rsidRPr="00317CAC">
        <w:rPr>
          <w:bCs/>
          <w:szCs w:val="21"/>
        </w:rPr>
        <w:t>, ...</w:t>
      </w:r>
    </w:p>
    <w:p w14:paraId="00B542AC" w14:textId="77777777" w:rsidR="00AC218F" w:rsidRPr="00317CAC" w:rsidRDefault="00850CBA">
      <w:pPr>
        <w:spacing w:line="300" w:lineRule="auto"/>
        <w:ind w:firstLineChars="200" w:firstLine="420"/>
        <w:rPr>
          <w:bCs/>
          <w:szCs w:val="21"/>
        </w:rPr>
      </w:pPr>
      <w:r w:rsidRPr="00317CAC">
        <w:rPr>
          <w:bCs/>
          <w:szCs w:val="21"/>
        </w:rPr>
        <w:t xml:space="preserve">    '</w:t>
      </w:r>
      <w:proofErr w:type="spellStart"/>
      <w:r w:rsidRPr="00317CAC">
        <w:rPr>
          <w:bCs/>
          <w:szCs w:val="21"/>
        </w:rPr>
        <w:t>ValidationData</w:t>
      </w:r>
      <w:proofErr w:type="spellEnd"/>
      <w:proofErr w:type="gramStart"/>
      <w:r w:rsidRPr="00317CAC">
        <w:rPr>
          <w:bCs/>
          <w:szCs w:val="21"/>
        </w:rPr>
        <w:t>',{</w:t>
      </w:r>
      <w:proofErr w:type="spellStart"/>
      <w:proofErr w:type="gramEnd"/>
      <w:r w:rsidRPr="00317CAC">
        <w:rPr>
          <w:bCs/>
          <w:szCs w:val="21"/>
        </w:rPr>
        <w:t>XValidation,YValidation</w:t>
      </w:r>
      <w:proofErr w:type="spellEnd"/>
      <w:r w:rsidRPr="00317CAC">
        <w:rPr>
          <w:bCs/>
          <w:szCs w:val="21"/>
        </w:rPr>
        <w:t>},...</w:t>
      </w:r>
    </w:p>
    <w:p w14:paraId="44CB67E6" w14:textId="77777777" w:rsidR="00AC218F" w:rsidRPr="00317CAC" w:rsidRDefault="00850CBA">
      <w:pPr>
        <w:spacing w:line="300" w:lineRule="auto"/>
        <w:ind w:firstLineChars="200" w:firstLine="420"/>
        <w:rPr>
          <w:bCs/>
          <w:szCs w:val="21"/>
        </w:rPr>
      </w:pPr>
      <w:r w:rsidRPr="00317CAC">
        <w:rPr>
          <w:bCs/>
          <w:szCs w:val="21"/>
        </w:rPr>
        <w:t xml:space="preserve">    '</w:t>
      </w:r>
      <w:proofErr w:type="spellStart"/>
      <w:r w:rsidRPr="00317CAC">
        <w:rPr>
          <w:bCs/>
          <w:szCs w:val="21"/>
        </w:rPr>
        <w:t>SequenceLength</w:t>
      </w:r>
      <w:proofErr w:type="spellEnd"/>
      <w:r w:rsidRPr="00317CAC">
        <w:rPr>
          <w:bCs/>
          <w:szCs w:val="21"/>
        </w:rPr>
        <w:t>','longest', ...</w:t>
      </w:r>
    </w:p>
    <w:p w14:paraId="4A5DAADD" w14:textId="77777777" w:rsidR="00AC218F" w:rsidRPr="00317CAC" w:rsidRDefault="00850CBA">
      <w:pPr>
        <w:spacing w:line="300" w:lineRule="auto"/>
        <w:ind w:firstLineChars="200" w:firstLine="420"/>
        <w:rPr>
          <w:bCs/>
          <w:szCs w:val="21"/>
        </w:rPr>
      </w:pPr>
      <w:r w:rsidRPr="00317CAC">
        <w:rPr>
          <w:bCs/>
          <w:szCs w:val="21"/>
        </w:rPr>
        <w:t xml:space="preserve">    '</w:t>
      </w:r>
      <w:proofErr w:type="spellStart"/>
      <w:r w:rsidRPr="00317CAC">
        <w:rPr>
          <w:bCs/>
          <w:szCs w:val="21"/>
        </w:rPr>
        <w:t>Shuffle','never</w:t>
      </w:r>
      <w:proofErr w:type="spellEnd"/>
      <w:r w:rsidRPr="00317CAC">
        <w:rPr>
          <w:bCs/>
          <w:szCs w:val="21"/>
        </w:rPr>
        <w:t>', ...</w:t>
      </w:r>
    </w:p>
    <w:p w14:paraId="0670AA18" w14:textId="77777777" w:rsidR="00AC218F" w:rsidRPr="00317CAC" w:rsidRDefault="00850CBA">
      <w:pPr>
        <w:spacing w:line="300" w:lineRule="auto"/>
        <w:ind w:firstLineChars="200" w:firstLine="420"/>
        <w:rPr>
          <w:bCs/>
          <w:szCs w:val="21"/>
        </w:rPr>
      </w:pPr>
      <w:r w:rsidRPr="00317CAC">
        <w:rPr>
          <w:bCs/>
          <w:szCs w:val="21"/>
        </w:rPr>
        <w:t xml:space="preserve">    'Verbose',0, ...</w:t>
      </w:r>
    </w:p>
    <w:p w14:paraId="2B3A0AF9" w14:textId="77777777" w:rsidR="00AC218F" w:rsidRPr="00317CAC" w:rsidRDefault="00850CBA">
      <w:pPr>
        <w:spacing w:line="300" w:lineRule="auto"/>
        <w:ind w:firstLineChars="200" w:firstLine="420"/>
        <w:rPr>
          <w:bCs/>
          <w:szCs w:val="21"/>
        </w:rPr>
      </w:pPr>
      <w:r w:rsidRPr="00317CAC">
        <w:rPr>
          <w:bCs/>
          <w:szCs w:val="21"/>
        </w:rPr>
        <w:t xml:space="preserve">    '</w:t>
      </w:r>
      <w:proofErr w:type="spellStart"/>
      <w:r w:rsidRPr="00317CAC">
        <w:rPr>
          <w:bCs/>
          <w:szCs w:val="21"/>
        </w:rPr>
        <w:t>Plots','training</w:t>
      </w:r>
      <w:proofErr w:type="spellEnd"/>
      <w:r w:rsidRPr="00317CAC">
        <w:rPr>
          <w:bCs/>
          <w:szCs w:val="21"/>
        </w:rPr>
        <w:t>-progress');</w:t>
      </w:r>
    </w:p>
    <w:p w14:paraId="6CC3CB65" w14:textId="77777777" w:rsidR="00AC218F" w:rsidRPr="00317CAC" w:rsidRDefault="00850CBA">
      <w:pPr>
        <w:spacing w:line="300" w:lineRule="auto"/>
        <w:ind w:firstLineChars="200" w:firstLine="420"/>
        <w:rPr>
          <w:bCs/>
          <w:szCs w:val="21"/>
        </w:rPr>
      </w:pPr>
      <w:r w:rsidRPr="00317CAC">
        <w:rPr>
          <w:bCs/>
          <w:szCs w:val="21"/>
        </w:rPr>
        <w:t>由于大批量数据存储较大且序列较长，因此更适合在</w:t>
      </w:r>
      <w:r w:rsidRPr="00317CAC">
        <w:rPr>
          <w:bCs/>
          <w:szCs w:val="21"/>
        </w:rPr>
        <w:t xml:space="preserve"> GPU </w:t>
      </w:r>
      <w:r w:rsidRPr="00317CAC">
        <w:rPr>
          <w:bCs/>
          <w:szCs w:val="21"/>
        </w:rPr>
        <w:t>上训练</w:t>
      </w:r>
      <w:r w:rsidRPr="00317CAC">
        <w:rPr>
          <w:bCs/>
          <w:szCs w:val="21"/>
        </w:rPr>
        <w:t>,</w:t>
      </w:r>
      <w:r w:rsidRPr="00317CAC">
        <w:rPr>
          <w:bCs/>
          <w:szCs w:val="21"/>
        </w:rPr>
        <w:t>将</w:t>
      </w:r>
      <w:r w:rsidRPr="00317CAC">
        <w:rPr>
          <w:bCs/>
          <w:szCs w:val="21"/>
        </w:rPr>
        <w:t xml:space="preserve"> '</w:t>
      </w:r>
      <w:proofErr w:type="spellStart"/>
      <w:r w:rsidRPr="00317CAC">
        <w:rPr>
          <w:bCs/>
          <w:szCs w:val="21"/>
        </w:rPr>
        <w:t>ExecutionEnvironment</w:t>
      </w:r>
      <w:proofErr w:type="spellEnd"/>
      <w:r w:rsidRPr="00317CAC">
        <w:rPr>
          <w:bCs/>
          <w:szCs w:val="21"/>
        </w:rPr>
        <w:t xml:space="preserve">' </w:t>
      </w:r>
      <w:r w:rsidRPr="00317CAC">
        <w:rPr>
          <w:bCs/>
          <w:szCs w:val="21"/>
        </w:rPr>
        <w:t>设置为</w:t>
      </w:r>
      <w:r w:rsidRPr="00317CAC">
        <w:rPr>
          <w:bCs/>
          <w:szCs w:val="21"/>
        </w:rPr>
        <w:t xml:space="preserve"> 'auto'</w:t>
      </w:r>
      <w:r w:rsidRPr="00317CAC">
        <w:rPr>
          <w:bCs/>
          <w:szCs w:val="21"/>
        </w:rPr>
        <w:t>。</w:t>
      </w:r>
    </w:p>
    <w:p w14:paraId="2E5ED2D6" w14:textId="77777777" w:rsidR="00AC218F" w:rsidRPr="00317CAC" w:rsidRDefault="00AC218F">
      <w:pPr>
        <w:spacing w:line="300" w:lineRule="auto"/>
      </w:pPr>
    </w:p>
    <w:p w14:paraId="06CB1A03" w14:textId="77777777" w:rsidR="00AC218F" w:rsidRPr="00317CAC" w:rsidRDefault="00850CBA">
      <w:pPr>
        <w:pStyle w:val="5"/>
        <w:spacing w:before="312" w:after="312" w:line="300" w:lineRule="auto"/>
        <w:ind w:firstLineChars="200" w:firstLine="360"/>
        <w:pPrChange w:id="555" w:author="Conqueror" w:date="2021-04-06T21:27:00Z">
          <w:pPr>
            <w:spacing w:line="300" w:lineRule="auto"/>
            <w:ind w:firstLineChars="200" w:firstLine="420"/>
            <w:jc w:val="left"/>
            <w:outlineLvl w:val="3"/>
          </w:pPr>
        </w:pPrChange>
      </w:pPr>
      <w:bookmarkStart w:id="556" w:name="_Toc29527"/>
      <w:bookmarkStart w:id="557" w:name="_Toc2546"/>
      <w:bookmarkStart w:id="558" w:name="_Toc9873"/>
      <w:bookmarkStart w:id="559" w:name="_Toc2591"/>
      <w:bookmarkStart w:id="560" w:name="_Toc9670"/>
      <w:bookmarkStart w:id="561" w:name="_Toc19955"/>
      <w:bookmarkStart w:id="562" w:name="_Toc8736"/>
      <w:bookmarkStart w:id="563" w:name="_Toc13264"/>
      <w:bookmarkStart w:id="564" w:name="_Toc69300487"/>
      <w:ins w:id="565" w:author="Conqueror" w:date="2021-04-06T21:48:00Z">
        <w:r w:rsidRPr="00317CAC">
          <w:t>1.</w:t>
        </w:r>
      </w:ins>
      <w:r w:rsidRPr="00317CAC">
        <w:t xml:space="preserve">3.5.4 </w:t>
      </w:r>
      <w:r w:rsidRPr="00317CAC">
        <w:t>训练</w:t>
      </w:r>
      <w:r w:rsidRPr="00317CAC">
        <w:t>LSTM</w:t>
      </w:r>
      <w:r w:rsidRPr="00317CAC">
        <w:t>网络</w:t>
      </w:r>
      <w:bookmarkEnd w:id="556"/>
      <w:bookmarkEnd w:id="557"/>
      <w:bookmarkEnd w:id="558"/>
      <w:bookmarkEnd w:id="559"/>
      <w:bookmarkEnd w:id="560"/>
      <w:bookmarkEnd w:id="561"/>
      <w:bookmarkEnd w:id="562"/>
      <w:bookmarkEnd w:id="563"/>
      <w:bookmarkEnd w:id="564"/>
    </w:p>
    <w:p w14:paraId="5CB4688D" w14:textId="161A90D0" w:rsidR="00AC218F" w:rsidRPr="00317CAC" w:rsidRDefault="00850CBA" w:rsidP="00EA65D7">
      <w:pPr>
        <w:spacing w:line="300" w:lineRule="auto"/>
        <w:ind w:firstLineChars="200" w:firstLine="420"/>
        <w:rPr>
          <w:bCs/>
          <w:szCs w:val="21"/>
        </w:rPr>
      </w:pPr>
      <w:r w:rsidRPr="00317CAC">
        <w:rPr>
          <w:bCs/>
          <w:szCs w:val="21"/>
        </w:rPr>
        <w:t>使用</w:t>
      </w:r>
      <w:r w:rsidRPr="00317CAC">
        <w:rPr>
          <w:bCs/>
          <w:szCs w:val="21"/>
        </w:rPr>
        <w:t xml:space="preserve"> </w:t>
      </w:r>
      <w:proofErr w:type="spellStart"/>
      <w:r w:rsidRPr="00317CAC">
        <w:rPr>
          <w:bCs/>
          <w:szCs w:val="21"/>
        </w:rPr>
        <w:t>trainNetwork</w:t>
      </w:r>
      <w:proofErr w:type="spellEnd"/>
      <w:r w:rsidRPr="00317CAC">
        <w:rPr>
          <w:bCs/>
          <w:szCs w:val="21"/>
        </w:rPr>
        <w:t xml:space="preserve"> </w:t>
      </w:r>
      <w:r w:rsidRPr="00317CAC">
        <w:rPr>
          <w:bCs/>
          <w:szCs w:val="21"/>
        </w:rPr>
        <w:t>以指定的训练选项训练</w:t>
      </w:r>
      <w:r w:rsidRPr="00317CAC">
        <w:rPr>
          <w:bCs/>
          <w:szCs w:val="21"/>
        </w:rPr>
        <w:t xml:space="preserve"> LSTM </w:t>
      </w:r>
      <w:r w:rsidRPr="00317CAC">
        <w:rPr>
          <w:bCs/>
          <w:szCs w:val="21"/>
        </w:rPr>
        <w:t>网络。起初训练效果不佳，验证准确度维持在</w:t>
      </w:r>
      <w:r w:rsidRPr="00317CAC">
        <w:rPr>
          <w:bCs/>
          <w:szCs w:val="21"/>
        </w:rPr>
        <w:t>54%</w:t>
      </w:r>
      <w:r w:rsidRPr="00317CAC">
        <w:rPr>
          <w:bCs/>
          <w:szCs w:val="21"/>
        </w:rPr>
        <w:t>左右，在指导老师建议下修正判别指标。将对数据进行自动分类，检测的第二个波相对于第一个波的相对振幅比作为分类依据重新训练数据。</w:t>
      </w:r>
    </w:p>
    <w:p w14:paraId="0380C1B2" w14:textId="72D578D8" w:rsidR="00AC218F" w:rsidRPr="00317CAC" w:rsidRDefault="00225EAE">
      <w:pPr>
        <w:spacing w:line="300" w:lineRule="auto"/>
        <w:ind w:firstLineChars="200" w:firstLine="420"/>
        <w:rPr>
          <w:bCs/>
          <w:szCs w:val="21"/>
        </w:rPr>
      </w:pPr>
      <w:r w:rsidRPr="00317CAC">
        <w:rPr>
          <w:bCs/>
          <w:noProof/>
          <w:szCs w:val="21"/>
        </w:rPr>
        <w:lastRenderedPageBreak/>
        <w:drawing>
          <wp:anchor distT="0" distB="0" distL="114300" distR="114300" simplePos="0" relativeHeight="251635200" behindDoc="0" locked="0" layoutInCell="1" allowOverlap="1" wp14:anchorId="4728D564" wp14:editId="5DBD801A">
            <wp:simplePos x="0" y="0"/>
            <wp:positionH relativeFrom="column">
              <wp:posOffset>352890</wp:posOffset>
            </wp:positionH>
            <wp:positionV relativeFrom="paragraph">
              <wp:posOffset>338782</wp:posOffset>
            </wp:positionV>
            <wp:extent cx="4658995" cy="2447290"/>
            <wp:effectExtent l="0" t="0" r="8255"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4658995" cy="2447290"/>
                    </a:xfrm>
                    <a:prstGeom prst="rect">
                      <a:avLst/>
                    </a:prstGeom>
                    <a:noFill/>
                    <a:ln>
                      <a:noFill/>
                    </a:ln>
                  </pic:spPr>
                </pic:pic>
              </a:graphicData>
            </a:graphic>
          </wp:anchor>
        </w:drawing>
      </w:r>
      <w:r w:rsidR="00850CBA" w:rsidRPr="00317CAC">
        <w:rPr>
          <w:bCs/>
          <w:szCs w:val="21"/>
        </w:rPr>
        <w:t>其他处理不变，得到了较高的精确度：</w:t>
      </w:r>
    </w:p>
    <w:p w14:paraId="0289FDA5" w14:textId="0138F72D" w:rsidR="009015C8" w:rsidRPr="00317CAC" w:rsidRDefault="007945F8" w:rsidP="00E73717">
      <w:pPr>
        <w:spacing w:line="300" w:lineRule="auto"/>
        <w:ind w:firstLineChars="200" w:firstLine="420"/>
        <w:jc w:val="center"/>
        <w:rPr>
          <w:bCs/>
          <w:szCs w:val="21"/>
        </w:rPr>
      </w:pPr>
      <w:ins w:id="566" w:author="1379323603@qq.com" w:date="2021-04-14T14:46:00Z">
        <w:r>
          <w:rPr>
            <w:rFonts w:hint="eastAsia"/>
            <w:bCs/>
            <w:szCs w:val="21"/>
          </w:rPr>
          <w:t>（</w:t>
        </w:r>
      </w:ins>
      <w:commentRangeStart w:id="567"/>
      <w:del w:id="568" w:author="DELL" w:date="2021-04-14T13:23:00Z">
        <w:r w:rsidR="009015C8" w:rsidRPr="00317CAC" w:rsidDel="00E73717">
          <w:rPr>
            <w:bCs/>
            <w:szCs w:val="21"/>
          </w:rPr>
          <w:delText>（</w:delText>
        </w:r>
      </w:del>
      <w:r w:rsidR="009015C8" w:rsidRPr="00317CAC">
        <w:rPr>
          <w:bCs/>
          <w:szCs w:val="21"/>
        </w:rPr>
        <w:t>图</w:t>
      </w:r>
      <w:ins w:id="569" w:author="1379323603@qq.com" w:date="2021-04-14T14:46:00Z">
        <w:r>
          <w:rPr>
            <w:rFonts w:hint="eastAsia"/>
            <w:bCs/>
            <w:szCs w:val="21"/>
          </w:rPr>
          <w:t>7</w:t>
        </w:r>
        <w:r>
          <w:rPr>
            <w:bCs/>
            <w:szCs w:val="21"/>
          </w:rPr>
          <w:t xml:space="preserve"> </w:t>
        </w:r>
        <w:r>
          <w:rPr>
            <w:rFonts w:hint="eastAsia"/>
            <w:bCs/>
            <w:szCs w:val="21"/>
          </w:rPr>
          <w:t>训练</w:t>
        </w:r>
      </w:ins>
      <w:ins w:id="570" w:author="1379323603@qq.com" w:date="2021-04-14T14:47:00Z">
        <w:r>
          <w:rPr>
            <w:rFonts w:hint="eastAsia"/>
            <w:bCs/>
            <w:szCs w:val="21"/>
          </w:rPr>
          <w:t>过程）</w:t>
        </w:r>
      </w:ins>
      <w:del w:id="571" w:author="1379323603@qq.com" w:date="2021-04-14T14:46:00Z">
        <w:r w:rsidR="009015C8" w:rsidRPr="00317CAC" w:rsidDel="007945F8">
          <w:rPr>
            <w:bCs/>
            <w:szCs w:val="21"/>
          </w:rPr>
          <w:delText>1-5</w:delText>
        </w:r>
      </w:del>
      <w:ins w:id="572" w:author="DELL" w:date="2021-04-14T13:23:00Z">
        <w:del w:id="573" w:author="1379323603@qq.com" w:date="2021-04-14T14:46:00Z">
          <w:r w:rsidR="00E73717" w:rsidDel="007945F8">
            <w:rPr>
              <w:rFonts w:hint="eastAsia"/>
              <w:bCs/>
              <w:szCs w:val="21"/>
            </w:rPr>
            <w:delText xml:space="preserve"> </w:delText>
          </w:r>
        </w:del>
      </w:ins>
      <w:ins w:id="574" w:author="DELL" w:date="2021-04-14T13:24:00Z">
        <w:del w:id="575" w:author="1379323603@qq.com" w:date="2021-04-14T14:46:00Z">
          <w:r w:rsidR="00E73717" w:rsidDel="007945F8">
            <w:rPr>
              <w:rFonts w:hint="eastAsia"/>
              <w:bCs/>
              <w:szCs w:val="21"/>
            </w:rPr>
            <w:delText>XXXXXXX</w:delText>
          </w:r>
        </w:del>
      </w:ins>
      <w:del w:id="576" w:author="DELL" w:date="2021-04-14T13:23:00Z">
        <w:r w:rsidR="009015C8" w:rsidRPr="00317CAC" w:rsidDel="00E73717">
          <w:rPr>
            <w:bCs/>
            <w:szCs w:val="21"/>
          </w:rPr>
          <w:delText>）</w:delText>
        </w:r>
      </w:del>
      <w:commentRangeEnd w:id="567"/>
      <w:r w:rsidR="00E73717">
        <w:rPr>
          <w:rStyle w:val="af2"/>
        </w:rPr>
        <w:commentReference w:id="567"/>
      </w:r>
    </w:p>
    <w:p w14:paraId="687FA5E6" w14:textId="77777777" w:rsidR="007D724B" w:rsidRPr="00317CAC" w:rsidRDefault="007D724B" w:rsidP="00225EAE">
      <w:pPr>
        <w:spacing w:line="300" w:lineRule="auto"/>
        <w:rPr>
          <w:bCs/>
          <w:szCs w:val="21"/>
        </w:rPr>
      </w:pPr>
    </w:p>
    <w:p w14:paraId="01C4072B" w14:textId="31AD5A5D" w:rsidR="00AC218F" w:rsidRPr="00317CAC" w:rsidRDefault="00EA65D7" w:rsidP="007D724B">
      <w:pPr>
        <w:spacing w:line="300" w:lineRule="auto"/>
        <w:rPr>
          <w:bCs/>
          <w:szCs w:val="21"/>
        </w:rPr>
      </w:pPr>
      <w:r w:rsidRPr="00317CAC">
        <w:rPr>
          <w:bCs/>
          <w:szCs w:val="21"/>
        </w:rPr>
        <w:t>试验步骤：</w:t>
      </w:r>
    </w:p>
    <w:p w14:paraId="5D99865C" w14:textId="70CB8AB8" w:rsidR="00EA65D7" w:rsidRPr="00317CAC" w:rsidRDefault="00EA65D7" w:rsidP="00EA65D7">
      <w:pPr>
        <w:spacing w:line="300" w:lineRule="auto"/>
        <w:ind w:leftChars="100" w:left="210" w:firstLineChars="100" w:firstLine="210"/>
        <w:jc w:val="left"/>
        <w:rPr>
          <w:bCs/>
          <w:szCs w:val="21"/>
        </w:rPr>
      </w:pPr>
      <w:r w:rsidRPr="00317CAC">
        <w:rPr>
          <w:bCs/>
          <w:szCs w:val="21"/>
        </w:rPr>
        <w:t>（</w:t>
      </w:r>
      <w:r w:rsidRPr="00317CAC">
        <w:rPr>
          <w:bCs/>
          <w:szCs w:val="21"/>
        </w:rPr>
        <w:t>1</w:t>
      </w:r>
      <w:r w:rsidRPr="00317CAC">
        <w:rPr>
          <w:bCs/>
          <w:szCs w:val="21"/>
        </w:rPr>
        <w:t>）先将</w:t>
      </w:r>
      <w:r w:rsidRPr="00317CAC">
        <w:rPr>
          <w:bCs/>
          <w:szCs w:val="21"/>
        </w:rPr>
        <w:t>4</w:t>
      </w:r>
      <w:r w:rsidRPr="00317CAC">
        <w:rPr>
          <w:bCs/>
          <w:szCs w:val="21"/>
        </w:rPr>
        <w:t>个信号归一化，求其残差：</w:t>
      </w:r>
      <w:r w:rsidRPr="00317CAC">
        <w:rPr>
          <w:bCs/>
          <w:szCs w:val="21"/>
        </w:rPr>
        <w:t xml:space="preserve">  for j=1:4 data(j,:)=data(j,:)/max(abs(data(j,:))); </w:t>
      </w:r>
      <w:r w:rsidRPr="00317CAC">
        <w:rPr>
          <w:bCs/>
          <w:szCs w:val="21"/>
        </w:rPr>
        <w:t>若残差明显很大则是环道：</w:t>
      </w:r>
      <w:proofErr w:type="spellStart"/>
      <w:r w:rsidRPr="00317CAC">
        <w:rPr>
          <w:bCs/>
          <w:szCs w:val="21"/>
        </w:rPr>
        <w:t>resMat</w:t>
      </w:r>
      <w:proofErr w:type="spellEnd"/>
      <w:r w:rsidRPr="00317CAC">
        <w:rPr>
          <w:bCs/>
          <w:szCs w:val="21"/>
        </w:rPr>
        <w:t>(</w:t>
      </w:r>
      <w:proofErr w:type="spellStart"/>
      <w:proofErr w:type="gramStart"/>
      <w:r w:rsidRPr="00317CAC">
        <w:rPr>
          <w:bCs/>
          <w:szCs w:val="21"/>
        </w:rPr>
        <w:t>j,k</w:t>
      </w:r>
      <w:proofErr w:type="spellEnd"/>
      <w:proofErr w:type="gramEnd"/>
      <w:r w:rsidRPr="00317CAC">
        <w:rPr>
          <w:bCs/>
          <w:szCs w:val="21"/>
        </w:rPr>
        <w:t xml:space="preserve">)=std(data(j,:)-data(k,:)); </w:t>
      </w:r>
    </w:p>
    <w:p w14:paraId="4B95B712" w14:textId="52B646B0" w:rsidR="00EA65D7" w:rsidRPr="00317CAC" w:rsidRDefault="00EA65D7" w:rsidP="00EA65D7">
      <w:pPr>
        <w:spacing w:line="300" w:lineRule="auto"/>
        <w:ind w:leftChars="100" w:left="210" w:firstLineChars="100" w:firstLine="210"/>
        <w:jc w:val="left"/>
        <w:rPr>
          <w:bCs/>
          <w:szCs w:val="21"/>
        </w:rPr>
      </w:pPr>
      <w:r w:rsidRPr="00317CAC">
        <w:rPr>
          <w:bCs/>
          <w:szCs w:val="21"/>
        </w:rPr>
        <w:t>（</w:t>
      </w:r>
      <w:r w:rsidRPr="00317CAC">
        <w:rPr>
          <w:bCs/>
          <w:szCs w:val="21"/>
        </w:rPr>
        <w:t>2</w:t>
      </w:r>
      <w:r w:rsidRPr="00317CAC">
        <w:rPr>
          <w:bCs/>
          <w:szCs w:val="21"/>
        </w:rPr>
        <w:t>）找到环道，同时对</w:t>
      </w:r>
      <w:r w:rsidRPr="00317CAC">
        <w:rPr>
          <w:bCs/>
          <w:szCs w:val="21"/>
        </w:rPr>
        <w:t>4</w:t>
      </w:r>
      <w:r w:rsidRPr="00317CAC">
        <w:rPr>
          <w:bCs/>
          <w:szCs w:val="21"/>
        </w:rPr>
        <w:t>道记录进行分析判断是否要极性反转：</w:t>
      </w:r>
    </w:p>
    <w:p w14:paraId="4615CB29" w14:textId="2D5E1E91" w:rsidR="00EA65D7" w:rsidRPr="00317CAC" w:rsidRDefault="00EA65D7" w:rsidP="0046134F">
      <w:pPr>
        <w:spacing w:line="300" w:lineRule="auto"/>
        <w:ind w:leftChars="100" w:left="210" w:firstLineChars="100" w:firstLine="210"/>
        <w:jc w:val="left"/>
        <w:rPr>
          <w:bCs/>
          <w:szCs w:val="21"/>
        </w:rPr>
      </w:pPr>
      <w:r w:rsidRPr="00317CAC">
        <w:rPr>
          <w:bCs/>
          <w:szCs w:val="21"/>
        </w:rPr>
        <w:t>标记正向波峰：</w:t>
      </w:r>
      <w:r w:rsidRPr="00317CAC">
        <w:rPr>
          <w:bCs/>
          <w:szCs w:val="21"/>
        </w:rPr>
        <w:t>[</w:t>
      </w:r>
      <w:proofErr w:type="spellStart"/>
      <w:proofErr w:type="gramStart"/>
      <w:r w:rsidRPr="00317CAC">
        <w:rPr>
          <w:bCs/>
          <w:szCs w:val="21"/>
        </w:rPr>
        <w:t>pksP,locP</w:t>
      </w:r>
      <w:proofErr w:type="spellEnd"/>
      <w:proofErr w:type="gramEnd"/>
      <w:r w:rsidRPr="00317CAC">
        <w:rPr>
          <w:bCs/>
          <w:szCs w:val="21"/>
        </w:rPr>
        <w:t>]=</w:t>
      </w:r>
      <w:proofErr w:type="spellStart"/>
      <w:r w:rsidRPr="00317CAC">
        <w:rPr>
          <w:bCs/>
          <w:szCs w:val="21"/>
        </w:rPr>
        <w:t>findpeaks</w:t>
      </w:r>
      <w:proofErr w:type="spellEnd"/>
      <w:r w:rsidRPr="00317CAC">
        <w:rPr>
          <w:bCs/>
          <w:szCs w:val="21"/>
        </w:rPr>
        <w:t>(</w:t>
      </w:r>
      <w:proofErr w:type="spellStart"/>
      <w:r w:rsidRPr="00317CAC">
        <w:rPr>
          <w:bCs/>
          <w:szCs w:val="21"/>
        </w:rPr>
        <w:t>tmpwave</w:t>
      </w:r>
      <w:proofErr w:type="spellEnd"/>
      <w:r w:rsidRPr="00317CAC">
        <w:rPr>
          <w:bCs/>
          <w:szCs w:val="21"/>
        </w:rPr>
        <w:t>);</w:t>
      </w:r>
    </w:p>
    <w:p w14:paraId="27CE6D6F" w14:textId="0EC76F5B" w:rsidR="00EA65D7" w:rsidRPr="00317CAC" w:rsidRDefault="00EA65D7" w:rsidP="0046134F">
      <w:pPr>
        <w:spacing w:line="300" w:lineRule="auto"/>
        <w:ind w:leftChars="100" w:left="210" w:firstLineChars="100" w:firstLine="210"/>
        <w:jc w:val="left"/>
        <w:rPr>
          <w:bCs/>
          <w:szCs w:val="21"/>
        </w:rPr>
      </w:pPr>
      <w:r w:rsidRPr="00317CAC">
        <w:rPr>
          <w:bCs/>
          <w:szCs w:val="21"/>
        </w:rPr>
        <w:t>标记负向波谷</w:t>
      </w:r>
      <w:r w:rsidR="0046134F" w:rsidRPr="00317CAC">
        <w:rPr>
          <w:bCs/>
          <w:szCs w:val="21"/>
        </w:rPr>
        <w:t>：</w:t>
      </w:r>
      <w:r w:rsidRPr="00317CAC">
        <w:rPr>
          <w:bCs/>
          <w:szCs w:val="21"/>
        </w:rPr>
        <w:t xml:space="preserve"> [</w:t>
      </w:r>
      <w:proofErr w:type="spellStart"/>
      <w:proofErr w:type="gramStart"/>
      <w:r w:rsidRPr="00317CAC">
        <w:rPr>
          <w:bCs/>
          <w:szCs w:val="21"/>
        </w:rPr>
        <w:t>pksN,locN</w:t>
      </w:r>
      <w:proofErr w:type="spellEnd"/>
      <w:proofErr w:type="gramEnd"/>
      <w:r w:rsidRPr="00317CAC">
        <w:rPr>
          <w:bCs/>
          <w:szCs w:val="21"/>
        </w:rPr>
        <w:t>]=</w:t>
      </w:r>
      <w:proofErr w:type="spellStart"/>
      <w:r w:rsidRPr="00317CAC">
        <w:rPr>
          <w:bCs/>
          <w:szCs w:val="21"/>
        </w:rPr>
        <w:t>findpeaks</w:t>
      </w:r>
      <w:proofErr w:type="spellEnd"/>
      <w:r w:rsidRPr="00317CAC">
        <w:rPr>
          <w:bCs/>
          <w:szCs w:val="21"/>
        </w:rPr>
        <w:t>(-</w:t>
      </w:r>
      <w:proofErr w:type="spellStart"/>
      <w:r w:rsidRPr="00317CAC">
        <w:rPr>
          <w:bCs/>
          <w:szCs w:val="21"/>
        </w:rPr>
        <w:t>tmpwave</w:t>
      </w:r>
      <w:proofErr w:type="spellEnd"/>
      <w:r w:rsidRPr="00317CAC">
        <w:rPr>
          <w:bCs/>
          <w:szCs w:val="21"/>
        </w:rPr>
        <w:t>);</w:t>
      </w:r>
      <w:r w:rsidR="0046134F" w:rsidRPr="00317CAC">
        <w:rPr>
          <w:bCs/>
          <w:szCs w:val="21"/>
        </w:rPr>
        <w:t xml:space="preserve"> </w:t>
      </w:r>
      <w:r w:rsidRPr="00317CAC">
        <w:rPr>
          <w:bCs/>
          <w:szCs w:val="21"/>
        </w:rPr>
        <w:t>pks=[</w:t>
      </w:r>
      <w:proofErr w:type="spellStart"/>
      <w:r w:rsidRPr="00317CAC">
        <w:rPr>
          <w:bCs/>
          <w:szCs w:val="21"/>
        </w:rPr>
        <w:t>pksP</w:t>
      </w:r>
      <w:proofErr w:type="spellEnd"/>
      <w:r w:rsidRPr="00317CAC">
        <w:rPr>
          <w:bCs/>
          <w:szCs w:val="21"/>
        </w:rPr>
        <w:t xml:space="preserve"> -</w:t>
      </w:r>
      <w:proofErr w:type="spellStart"/>
      <w:r w:rsidRPr="00317CAC">
        <w:rPr>
          <w:bCs/>
          <w:szCs w:val="21"/>
        </w:rPr>
        <w:t>pksN</w:t>
      </w:r>
      <w:proofErr w:type="spellEnd"/>
      <w:r w:rsidRPr="00317CAC">
        <w:rPr>
          <w:bCs/>
          <w:szCs w:val="21"/>
        </w:rPr>
        <w:t>];loc=[</w:t>
      </w:r>
      <w:proofErr w:type="spellStart"/>
      <w:r w:rsidRPr="00317CAC">
        <w:rPr>
          <w:bCs/>
          <w:szCs w:val="21"/>
        </w:rPr>
        <w:t>locP</w:t>
      </w:r>
      <w:proofErr w:type="spellEnd"/>
      <w:r w:rsidRPr="00317CAC">
        <w:rPr>
          <w:bCs/>
          <w:szCs w:val="21"/>
        </w:rPr>
        <w:t xml:space="preserve"> </w:t>
      </w:r>
      <w:proofErr w:type="spellStart"/>
      <w:r w:rsidRPr="00317CAC">
        <w:rPr>
          <w:bCs/>
          <w:szCs w:val="21"/>
        </w:rPr>
        <w:t>locN</w:t>
      </w:r>
      <w:proofErr w:type="spellEnd"/>
      <w:r w:rsidRPr="00317CAC">
        <w:rPr>
          <w:bCs/>
          <w:szCs w:val="21"/>
        </w:rPr>
        <w:t>];</w:t>
      </w:r>
    </w:p>
    <w:p w14:paraId="583C4CE7" w14:textId="30346026" w:rsidR="00EA65D7" w:rsidRPr="00317CAC" w:rsidRDefault="00EA65D7" w:rsidP="0046134F">
      <w:pPr>
        <w:spacing w:line="300" w:lineRule="auto"/>
        <w:ind w:firstLineChars="200" w:firstLine="420"/>
        <w:jc w:val="left"/>
        <w:rPr>
          <w:bCs/>
          <w:szCs w:val="21"/>
        </w:rPr>
      </w:pPr>
      <w:r w:rsidRPr="00317CAC">
        <w:rPr>
          <w:bCs/>
          <w:szCs w:val="21"/>
        </w:rPr>
        <w:t>过滤小波峰噪音</w:t>
      </w:r>
      <w:r w:rsidR="0046134F" w:rsidRPr="00317CAC">
        <w:rPr>
          <w:bCs/>
          <w:szCs w:val="21"/>
        </w:rPr>
        <w:t>：</w:t>
      </w:r>
      <w:r w:rsidRPr="00317CAC">
        <w:rPr>
          <w:bCs/>
          <w:szCs w:val="21"/>
        </w:rPr>
        <w:t>index=abs(pks)&gt;=0.09;</w:t>
      </w:r>
      <w:r w:rsidR="0046134F" w:rsidRPr="00317CAC">
        <w:rPr>
          <w:bCs/>
          <w:szCs w:val="21"/>
        </w:rPr>
        <w:t xml:space="preserve"> </w:t>
      </w:r>
      <w:r w:rsidRPr="00317CAC">
        <w:rPr>
          <w:bCs/>
          <w:szCs w:val="21"/>
        </w:rPr>
        <w:t>pks=pks(index</w:t>
      </w:r>
      <w:proofErr w:type="gramStart"/>
      <w:r w:rsidRPr="00317CAC">
        <w:rPr>
          <w:bCs/>
          <w:szCs w:val="21"/>
        </w:rPr>
        <w:t>);loc</w:t>
      </w:r>
      <w:proofErr w:type="gramEnd"/>
      <w:r w:rsidRPr="00317CAC">
        <w:rPr>
          <w:bCs/>
          <w:szCs w:val="21"/>
        </w:rPr>
        <w:t>=loc(index);</w:t>
      </w:r>
    </w:p>
    <w:p w14:paraId="0692B2DD" w14:textId="33946008" w:rsidR="00EA65D7" w:rsidRPr="00317CAC" w:rsidRDefault="00EA65D7" w:rsidP="0046134F">
      <w:pPr>
        <w:spacing w:line="300" w:lineRule="auto"/>
        <w:ind w:leftChars="100" w:left="210" w:firstLineChars="100" w:firstLine="210"/>
        <w:jc w:val="left"/>
        <w:rPr>
          <w:bCs/>
          <w:szCs w:val="21"/>
        </w:rPr>
      </w:pPr>
      <w:r w:rsidRPr="00317CAC">
        <w:rPr>
          <w:bCs/>
          <w:szCs w:val="21"/>
        </w:rPr>
        <w:t>对波峰进行排序</w:t>
      </w:r>
      <w:r w:rsidR="0046134F" w:rsidRPr="00317CAC">
        <w:rPr>
          <w:bCs/>
          <w:szCs w:val="21"/>
        </w:rPr>
        <w:t>：</w:t>
      </w:r>
      <w:r w:rsidRPr="00317CAC">
        <w:rPr>
          <w:bCs/>
          <w:szCs w:val="21"/>
        </w:rPr>
        <w:t xml:space="preserve"> [</w:t>
      </w:r>
      <w:proofErr w:type="spellStart"/>
      <w:proofErr w:type="gramStart"/>
      <w:r w:rsidRPr="00317CAC">
        <w:rPr>
          <w:bCs/>
          <w:szCs w:val="21"/>
        </w:rPr>
        <w:t>loc,index</w:t>
      </w:r>
      <w:proofErr w:type="spellEnd"/>
      <w:proofErr w:type="gramEnd"/>
      <w:r w:rsidRPr="00317CAC">
        <w:rPr>
          <w:bCs/>
          <w:szCs w:val="21"/>
        </w:rPr>
        <w:t>]=sort(</w:t>
      </w:r>
      <w:proofErr w:type="spellStart"/>
      <w:r w:rsidRPr="00317CAC">
        <w:rPr>
          <w:bCs/>
          <w:szCs w:val="21"/>
        </w:rPr>
        <w:t>loc,'ascend</w:t>
      </w:r>
      <w:proofErr w:type="spellEnd"/>
      <w:r w:rsidRPr="00317CAC">
        <w:rPr>
          <w:bCs/>
          <w:szCs w:val="21"/>
        </w:rPr>
        <w:t>');pks=pks(index);</w:t>
      </w:r>
    </w:p>
    <w:p w14:paraId="35C2C021" w14:textId="6928404F" w:rsidR="00EA65D7" w:rsidRPr="00317CAC" w:rsidRDefault="00EA65D7" w:rsidP="0046134F">
      <w:pPr>
        <w:spacing w:line="300" w:lineRule="auto"/>
        <w:ind w:leftChars="100" w:left="210" w:firstLineChars="100" w:firstLine="210"/>
        <w:jc w:val="left"/>
        <w:rPr>
          <w:bCs/>
          <w:szCs w:val="21"/>
        </w:rPr>
      </w:pPr>
      <w:r w:rsidRPr="00317CAC">
        <w:rPr>
          <w:bCs/>
          <w:szCs w:val="21"/>
        </w:rPr>
        <w:t>判断第一个波峰正负</w:t>
      </w:r>
      <w:r w:rsidR="0046134F" w:rsidRPr="00317CAC">
        <w:rPr>
          <w:bCs/>
          <w:szCs w:val="21"/>
        </w:rPr>
        <w:t>：</w:t>
      </w:r>
      <w:proofErr w:type="spellStart"/>
      <w:r w:rsidRPr="00317CAC">
        <w:rPr>
          <w:bCs/>
          <w:szCs w:val="21"/>
        </w:rPr>
        <w:t>locFirst</w:t>
      </w:r>
      <w:proofErr w:type="spellEnd"/>
      <w:r w:rsidRPr="00317CAC">
        <w:rPr>
          <w:bCs/>
          <w:szCs w:val="21"/>
        </w:rPr>
        <w:t>=loc(1</w:t>
      </w:r>
      <w:proofErr w:type="gramStart"/>
      <w:r w:rsidRPr="00317CAC">
        <w:rPr>
          <w:bCs/>
          <w:szCs w:val="21"/>
        </w:rPr>
        <w:t>);</w:t>
      </w:r>
      <w:proofErr w:type="spellStart"/>
      <w:r w:rsidRPr="00317CAC">
        <w:rPr>
          <w:bCs/>
          <w:szCs w:val="21"/>
        </w:rPr>
        <w:t>firstPeakLoc</w:t>
      </w:r>
      <w:proofErr w:type="spellEnd"/>
      <w:proofErr w:type="gramEnd"/>
      <w:r w:rsidRPr="00317CAC">
        <w:rPr>
          <w:bCs/>
          <w:szCs w:val="21"/>
        </w:rPr>
        <w:t>(</w:t>
      </w:r>
      <w:proofErr w:type="spellStart"/>
      <w:r w:rsidRPr="00317CAC">
        <w:rPr>
          <w:bCs/>
          <w:szCs w:val="21"/>
        </w:rPr>
        <w:t>i,j</w:t>
      </w:r>
      <w:proofErr w:type="spellEnd"/>
      <w:r w:rsidRPr="00317CAC">
        <w:rPr>
          <w:bCs/>
          <w:szCs w:val="21"/>
        </w:rPr>
        <w:t>)=</w:t>
      </w:r>
      <w:proofErr w:type="spellStart"/>
      <w:r w:rsidRPr="00317CAC">
        <w:rPr>
          <w:bCs/>
          <w:szCs w:val="21"/>
        </w:rPr>
        <w:t>locFirst</w:t>
      </w:r>
      <w:proofErr w:type="spellEnd"/>
      <w:r w:rsidRPr="00317CAC">
        <w:rPr>
          <w:bCs/>
          <w:szCs w:val="21"/>
        </w:rPr>
        <w:t>;</w:t>
      </w:r>
      <w:r w:rsidR="0046134F" w:rsidRPr="00317CAC">
        <w:rPr>
          <w:bCs/>
          <w:szCs w:val="21"/>
        </w:rPr>
        <w:t xml:space="preserve"> </w:t>
      </w:r>
      <w:proofErr w:type="spellStart"/>
      <w:r w:rsidRPr="00317CAC">
        <w:rPr>
          <w:bCs/>
          <w:szCs w:val="21"/>
        </w:rPr>
        <w:t>ampFirst</w:t>
      </w:r>
      <w:proofErr w:type="spellEnd"/>
      <w:r w:rsidRPr="00317CAC">
        <w:rPr>
          <w:bCs/>
          <w:szCs w:val="21"/>
        </w:rPr>
        <w:t>=abs(pks(1));</w:t>
      </w:r>
    </w:p>
    <w:p w14:paraId="4837FA0E" w14:textId="63B7C77C" w:rsidR="001D2B44" w:rsidRPr="00317CAC" w:rsidRDefault="001D2B44" w:rsidP="0046134F">
      <w:pPr>
        <w:spacing w:line="300" w:lineRule="auto"/>
        <w:ind w:leftChars="100" w:left="210" w:firstLineChars="100" w:firstLine="210"/>
        <w:jc w:val="left"/>
        <w:rPr>
          <w:bCs/>
          <w:szCs w:val="21"/>
        </w:rPr>
      </w:pPr>
      <w:r w:rsidRPr="00317CAC">
        <w:rPr>
          <w:bCs/>
          <w:szCs w:val="21"/>
        </w:rPr>
        <w:t>（</w:t>
      </w:r>
      <w:r w:rsidRPr="00317CAC">
        <w:rPr>
          <w:bCs/>
          <w:szCs w:val="21"/>
        </w:rPr>
        <w:t>3</w:t>
      </w:r>
      <w:r w:rsidRPr="00317CAC">
        <w:rPr>
          <w:bCs/>
          <w:szCs w:val="21"/>
        </w:rPr>
        <w:t>）根据理论时间</w:t>
      </w:r>
      <w:r w:rsidR="007F216A" w:rsidRPr="00317CAC">
        <w:rPr>
          <w:bCs/>
          <w:szCs w:val="21"/>
        </w:rPr>
        <w:t>截取信号：</w:t>
      </w:r>
      <w:proofErr w:type="spellStart"/>
      <w:r w:rsidR="007F216A" w:rsidRPr="00317CAC">
        <w:rPr>
          <w:bCs/>
          <w:szCs w:val="21"/>
        </w:rPr>
        <w:t>tnEnd</w:t>
      </w:r>
      <w:proofErr w:type="spellEnd"/>
      <w:r w:rsidR="007F216A" w:rsidRPr="00317CAC">
        <w:rPr>
          <w:bCs/>
          <w:szCs w:val="21"/>
        </w:rPr>
        <w:t>=</w:t>
      </w:r>
      <w:proofErr w:type="spellStart"/>
      <w:r w:rsidR="007F216A" w:rsidRPr="00317CAC">
        <w:rPr>
          <w:bCs/>
          <w:szCs w:val="21"/>
        </w:rPr>
        <w:t>dataLib.tBottom</w:t>
      </w:r>
      <w:proofErr w:type="spellEnd"/>
      <w:r w:rsidR="007F216A" w:rsidRPr="00317CAC">
        <w:rPr>
          <w:bCs/>
          <w:szCs w:val="21"/>
        </w:rPr>
        <w:t>./dataLib.period+100;</w:t>
      </w:r>
    </w:p>
    <w:p w14:paraId="1C6CD670" w14:textId="39057EA7" w:rsidR="007F216A" w:rsidRPr="00317CAC" w:rsidRDefault="007F216A" w:rsidP="0046134F">
      <w:pPr>
        <w:spacing w:line="300" w:lineRule="auto"/>
        <w:ind w:leftChars="100" w:left="210" w:firstLineChars="100" w:firstLine="210"/>
        <w:jc w:val="left"/>
        <w:rPr>
          <w:bCs/>
          <w:szCs w:val="21"/>
        </w:rPr>
      </w:pPr>
      <w:r w:rsidRPr="00317CAC">
        <w:rPr>
          <w:bCs/>
          <w:szCs w:val="21"/>
        </w:rPr>
        <w:t>（</w:t>
      </w:r>
      <w:r w:rsidRPr="00317CAC">
        <w:rPr>
          <w:bCs/>
          <w:szCs w:val="21"/>
        </w:rPr>
        <w:t>4</w:t>
      </w:r>
      <w:r w:rsidRPr="00317CAC">
        <w:rPr>
          <w:bCs/>
          <w:szCs w:val="21"/>
        </w:rPr>
        <w:t>）第二个振峰到时位置：</w:t>
      </w:r>
      <w:proofErr w:type="spellStart"/>
      <w:r w:rsidRPr="00317CAC">
        <w:rPr>
          <w:bCs/>
          <w:szCs w:val="21"/>
        </w:rPr>
        <w:t>secondPeakLoc</w:t>
      </w:r>
      <w:proofErr w:type="spellEnd"/>
      <w:r w:rsidRPr="00317CAC">
        <w:rPr>
          <w:bCs/>
          <w:szCs w:val="21"/>
        </w:rPr>
        <w:t>(</w:t>
      </w:r>
      <w:proofErr w:type="spellStart"/>
      <w:proofErr w:type="gramStart"/>
      <w:r w:rsidRPr="00317CAC">
        <w:rPr>
          <w:bCs/>
          <w:szCs w:val="21"/>
        </w:rPr>
        <w:t>i,secondPeakLoc</w:t>
      </w:r>
      <w:proofErr w:type="spellEnd"/>
      <w:proofErr w:type="gramEnd"/>
      <w:r w:rsidRPr="00317CAC">
        <w:rPr>
          <w:bCs/>
          <w:szCs w:val="21"/>
        </w:rPr>
        <w:t>(</w:t>
      </w:r>
      <w:proofErr w:type="spellStart"/>
      <w:r w:rsidRPr="00317CAC">
        <w:rPr>
          <w:bCs/>
          <w:szCs w:val="21"/>
        </w:rPr>
        <w:t>i</w:t>
      </w:r>
      <w:proofErr w:type="spellEnd"/>
      <w:r w:rsidRPr="00317CAC">
        <w:rPr>
          <w:bCs/>
          <w:szCs w:val="21"/>
        </w:rPr>
        <w:t>,:)&gt;</w:t>
      </w:r>
      <w:proofErr w:type="spellStart"/>
      <w:r w:rsidRPr="00317CAC">
        <w:rPr>
          <w:bCs/>
          <w:szCs w:val="21"/>
        </w:rPr>
        <w:t>tnEnd</w:t>
      </w:r>
      <w:proofErr w:type="spellEnd"/>
      <w:r w:rsidRPr="00317CAC">
        <w:rPr>
          <w:bCs/>
          <w:szCs w:val="21"/>
        </w:rPr>
        <w:t>(</w:t>
      </w:r>
      <w:proofErr w:type="spellStart"/>
      <w:r w:rsidRPr="00317CAC">
        <w:rPr>
          <w:bCs/>
          <w:szCs w:val="21"/>
        </w:rPr>
        <w:t>i</w:t>
      </w:r>
      <w:proofErr w:type="spellEnd"/>
      <w:r w:rsidRPr="00317CAC">
        <w:rPr>
          <w:bCs/>
          <w:szCs w:val="21"/>
        </w:rPr>
        <w:t>))=nan;</w:t>
      </w:r>
    </w:p>
    <w:p w14:paraId="22D8A9F5" w14:textId="6CFCD4F2" w:rsidR="00225EAE" w:rsidRPr="00317CAC" w:rsidRDefault="00225EAE" w:rsidP="0046134F">
      <w:pPr>
        <w:spacing w:line="300" w:lineRule="auto"/>
        <w:ind w:leftChars="100" w:left="210" w:firstLineChars="100" w:firstLine="210"/>
        <w:jc w:val="left"/>
        <w:rPr>
          <w:bCs/>
          <w:szCs w:val="21"/>
        </w:rPr>
      </w:pPr>
    </w:p>
    <w:p w14:paraId="3A8249EA" w14:textId="593802F1" w:rsidR="00225EAE" w:rsidRPr="00317CAC" w:rsidRDefault="00225EAE" w:rsidP="0046134F">
      <w:pPr>
        <w:spacing w:line="300" w:lineRule="auto"/>
        <w:ind w:leftChars="100" w:left="210" w:firstLineChars="100" w:firstLine="210"/>
        <w:jc w:val="left"/>
        <w:rPr>
          <w:bCs/>
          <w:szCs w:val="21"/>
        </w:rPr>
      </w:pPr>
    </w:p>
    <w:p w14:paraId="54D5C23F" w14:textId="3C6E502D" w:rsidR="00225EAE" w:rsidRPr="00317CAC" w:rsidRDefault="00225EAE" w:rsidP="0046134F">
      <w:pPr>
        <w:spacing w:line="300" w:lineRule="auto"/>
        <w:ind w:leftChars="100" w:left="210" w:firstLineChars="100" w:firstLine="210"/>
        <w:jc w:val="left"/>
        <w:rPr>
          <w:bCs/>
          <w:szCs w:val="21"/>
        </w:rPr>
      </w:pPr>
    </w:p>
    <w:p w14:paraId="6F06A76F" w14:textId="7348E295" w:rsidR="00225EAE" w:rsidRPr="00317CAC" w:rsidRDefault="00225EAE" w:rsidP="0046134F">
      <w:pPr>
        <w:spacing w:line="300" w:lineRule="auto"/>
        <w:ind w:leftChars="100" w:left="210" w:firstLineChars="100" w:firstLine="210"/>
        <w:jc w:val="left"/>
        <w:rPr>
          <w:bCs/>
          <w:szCs w:val="21"/>
        </w:rPr>
      </w:pPr>
    </w:p>
    <w:p w14:paraId="4E296411" w14:textId="77777777" w:rsidR="00225EAE" w:rsidRPr="00317CAC" w:rsidRDefault="00225EAE" w:rsidP="0046134F">
      <w:pPr>
        <w:spacing w:line="300" w:lineRule="auto"/>
        <w:ind w:leftChars="100" w:left="210" w:firstLineChars="100" w:firstLine="210"/>
        <w:jc w:val="left"/>
        <w:rPr>
          <w:bCs/>
          <w:szCs w:val="21"/>
        </w:rPr>
      </w:pPr>
    </w:p>
    <w:p w14:paraId="5853AD06" w14:textId="77777777" w:rsidR="00AC218F" w:rsidRPr="00317CAC" w:rsidRDefault="00850CBA">
      <w:pPr>
        <w:pStyle w:val="4"/>
        <w:rPr>
          <w:rFonts w:cs="Times New Roman"/>
        </w:rPr>
        <w:pPrChange w:id="577" w:author="Conqueror" w:date="2021-04-06T21:41:00Z">
          <w:pPr>
            <w:pStyle w:val="ad"/>
          </w:pPr>
        </w:pPrChange>
      </w:pPr>
      <w:bookmarkStart w:id="578" w:name="_Toc26205"/>
      <w:bookmarkStart w:id="579" w:name="_Toc1621"/>
      <w:bookmarkStart w:id="580" w:name="_Toc26702"/>
      <w:bookmarkStart w:id="581" w:name="_Toc21990"/>
      <w:bookmarkStart w:id="582" w:name="_Toc1622"/>
      <w:bookmarkStart w:id="583" w:name="_Toc17699"/>
      <w:bookmarkStart w:id="584" w:name="_Toc27581"/>
      <w:bookmarkStart w:id="585" w:name="_Toc4966"/>
      <w:bookmarkStart w:id="586" w:name="_Toc31861"/>
      <w:bookmarkStart w:id="587" w:name="_Toc69300488"/>
      <w:ins w:id="588" w:author="Conqueror" w:date="2021-04-06T21:48:00Z">
        <w:r w:rsidRPr="00317CAC">
          <w:rPr>
            <w:rFonts w:cs="Times New Roman"/>
          </w:rPr>
          <w:t>1.</w:t>
        </w:r>
      </w:ins>
      <w:r w:rsidRPr="00317CAC">
        <w:rPr>
          <w:rFonts w:cs="Times New Roman"/>
        </w:rPr>
        <w:t xml:space="preserve">3.6 </w:t>
      </w:r>
      <w:r w:rsidRPr="00317CAC">
        <w:rPr>
          <w:rFonts w:cs="Times New Roman"/>
        </w:rPr>
        <w:t>数据扩充和验证</w:t>
      </w:r>
      <w:bookmarkEnd w:id="578"/>
      <w:bookmarkEnd w:id="579"/>
      <w:bookmarkEnd w:id="580"/>
      <w:bookmarkEnd w:id="581"/>
      <w:bookmarkEnd w:id="582"/>
      <w:bookmarkEnd w:id="583"/>
      <w:bookmarkEnd w:id="584"/>
      <w:bookmarkEnd w:id="585"/>
      <w:bookmarkEnd w:id="586"/>
      <w:bookmarkEnd w:id="587"/>
    </w:p>
    <w:p w14:paraId="1D21A610" w14:textId="3A047B61" w:rsidR="00AC218F" w:rsidRPr="00317CAC" w:rsidRDefault="00850CBA">
      <w:pPr>
        <w:spacing w:line="300" w:lineRule="auto"/>
        <w:ind w:firstLineChars="200" w:firstLine="420"/>
        <w:rPr>
          <w:bCs/>
          <w:szCs w:val="21"/>
        </w:rPr>
      </w:pPr>
      <w:r w:rsidRPr="00317CAC">
        <w:t xml:space="preserve">  </w:t>
      </w:r>
      <w:r w:rsidRPr="00317CAC">
        <w:rPr>
          <w:bCs/>
          <w:szCs w:val="21"/>
        </w:rPr>
        <w:t>由于</w:t>
      </w:r>
      <w:r w:rsidRPr="00317CAC">
        <w:rPr>
          <w:bCs/>
          <w:szCs w:val="21"/>
        </w:rPr>
        <w:t>1</w:t>
      </w:r>
      <w:r w:rsidRPr="00317CAC">
        <w:rPr>
          <w:bCs/>
          <w:szCs w:val="21"/>
        </w:rPr>
        <w:t>、</w:t>
      </w:r>
      <w:r w:rsidRPr="00317CAC">
        <w:rPr>
          <w:bCs/>
          <w:szCs w:val="21"/>
        </w:rPr>
        <w:t>2</w:t>
      </w:r>
      <w:r w:rsidRPr="00317CAC">
        <w:rPr>
          <w:bCs/>
          <w:szCs w:val="21"/>
        </w:rPr>
        <w:t>类检测数据实际情况是为良好的桩，</w:t>
      </w:r>
      <w:r w:rsidRPr="00317CAC">
        <w:rPr>
          <w:bCs/>
          <w:szCs w:val="21"/>
        </w:rPr>
        <w:t>2</w:t>
      </w:r>
      <w:r w:rsidRPr="00317CAC">
        <w:rPr>
          <w:bCs/>
          <w:szCs w:val="21"/>
        </w:rPr>
        <w:t>类为</w:t>
      </w:r>
      <w:proofErr w:type="gramStart"/>
      <w:r w:rsidRPr="00317CAC">
        <w:rPr>
          <w:bCs/>
          <w:szCs w:val="21"/>
        </w:rPr>
        <w:t>不确定桩有缩颈或扩颈等</w:t>
      </w:r>
      <w:proofErr w:type="gramEnd"/>
      <w:r w:rsidRPr="00317CAC">
        <w:rPr>
          <w:bCs/>
          <w:szCs w:val="21"/>
        </w:rPr>
        <w:t>缺损嫌疑（比值在</w:t>
      </w:r>
      <w:r w:rsidRPr="00317CAC">
        <w:rPr>
          <w:bCs/>
          <w:szCs w:val="21"/>
        </w:rPr>
        <w:t>0.2</w:t>
      </w:r>
      <w:r w:rsidRPr="00317CAC">
        <w:rPr>
          <w:bCs/>
          <w:szCs w:val="21"/>
        </w:rPr>
        <w:t>左右）。每个波形数据有</w:t>
      </w:r>
      <w:r w:rsidRPr="00317CAC">
        <w:rPr>
          <w:bCs/>
          <w:szCs w:val="21"/>
        </w:rPr>
        <w:t>4</w:t>
      </w:r>
      <w:r w:rsidRPr="00317CAC">
        <w:rPr>
          <w:bCs/>
          <w:szCs w:val="21"/>
        </w:rPr>
        <w:t>道：</w:t>
      </w:r>
    </w:p>
    <w:p w14:paraId="58FDF9A6" w14:textId="3F4C508B" w:rsidR="00D969B5" w:rsidRPr="00317CAC" w:rsidRDefault="00D969B5">
      <w:pPr>
        <w:spacing w:line="300" w:lineRule="auto"/>
        <w:ind w:firstLineChars="200" w:firstLine="420"/>
        <w:rPr>
          <w:bCs/>
          <w:szCs w:val="21"/>
        </w:rPr>
      </w:pPr>
      <w:r w:rsidRPr="00317CAC">
        <w:rPr>
          <w:bCs/>
          <w:szCs w:val="21"/>
        </w:rPr>
        <w:t>（图</w:t>
      </w:r>
      <w:ins w:id="589" w:author="1379323603@qq.com" w:date="2021-04-14T14:47:00Z">
        <w:r w:rsidR="007945F8">
          <w:rPr>
            <w:rFonts w:hint="eastAsia"/>
            <w:bCs/>
            <w:szCs w:val="21"/>
          </w:rPr>
          <w:t>8</w:t>
        </w:r>
      </w:ins>
      <w:del w:id="590" w:author="1379323603@qq.com" w:date="2021-04-14T14:47:00Z">
        <w:r w:rsidRPr="00317CAC" w:rsidDel="007945F8">
          <w:rPr>
            <w:bCs/>
            <w:szCs w:val="21"/>
          </w:rPr>
          <w:delText>1-6</w:delText>
        </w:r>
      </w:del>
      <w:r w:rsidRPr="00317CAC">
        <w:rPr>
          <w:bCs/>
          <w:szCs w:val="21"/>
        </w:rPr>
        <w:t>）</w:t>
      </w:r>
    </w:p>
    <w:p w14:paraId="2EEC66FD" w14:textId="77777777" w:rsidR="00AC218F" w:rsidRPr="00317CAC" w:rsidRDefault="00850CBA">
      <w:pPr>
        <w:spacing w:line="300" w:lineRule="auto"/>
        <w:ind w:firstLineChars="200" w:firstLine="420"/>
        <w:rPr>
          <w:bCs/>
          <w:szCs w:val="21"/>
        </w:rPr>
      </w:pPr>
      <w:r w:rsidRPr="00317CAC">
        <w:rPr>
          <w:bCs/>
          <w:noProof/>
          <w:szCs w:val="21"/>
        </w:rPr>
        <w:lastRenderedPageBreak/>
        <w:drawing>
          <wp:anchor distT="0" distB="0" distL="114300" distR="114300" simplePos="0" relativeHeight="251653632" behindDoc="1" locked="0" layoutInCell="1" allowOverlap="1" wp14:anchorId="080FFE18" wp14:editId="377D1BBE">
            <wp:simplePos x="0" y="0"/>
            <wp:positionH relativeFrom="column">
              <wp:posOffset>1270</wp:posOffset>
            </wp:positionH>
            <wp:positionV relativeFrom="paragraph">
              <wp:posOffset>95885</wp:posOffset>
            </wp:positionV>
            <wp:extent cx="3443605" cy="2838450"/>
            <wp:effectExtent l="0" t="0" r="4445" b="0"/>
            <wp:wrapTight wrapText="bothSides">
              <wp:wrapPolygon edited="0">
                <wp:start x="0" y="0"/>
                <wp:lineTo x="0" y="21455"/>
                <wp:lineTo x="21508" y="21455"/>
                <wp:lineTo x="21508" y="0"/>
                <wp:lineTo x="0" y="0"/>
              </wp:wrapPolygon>
            </wp:wrapTight>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443605" cy="2838450"/>
                    </a:xfrm>
                    <a:prstGeom prst="rect">
                      <a:avLst/>
                    </a:prstGeom>
                    <a:noFill/>
                    <a:ln>
                      <a:noFill/>
                    </a:ln>
                  </pic:spPr>
                </pic:pic>
              </a:graphicData>
            </a:graphic>
          </wp:anchor>
        </w:drawing>
      </w:r>
    </w:p>
    <w:p w14:paraId="70666127" w14:textId="77777777" w:rsidR="00541A93" w:rsidRPr="00317CAC" w:rsidRDefault="00850CBA">
      <w:pPr>
        <w:spacing w:line="300" w:lineRule="auto"/>
        <w:ind w:firstLineChars="200" w:firstLine="420"/>
        <w:rPr>
          <w:bCs/>
          <w:szCs w:val="21"/>
        </w:rPr>
      </w:pPr>
      <w:r w:rsidRPr="00317CAC">
        <w:rPr>
          <w:bCs/>
          <w:szCs w:val="21"/>
        </w:rPr>
        <w:t>左图可见一个检测波形有</w:t>
      </w:r>
      <w:r w:rsidRPr="00317CAC">
        <w:rPr>
          <w:bCs/>
          <w:szCs w:val="21"/>
        </w:rPr>
        <w:t>4</w:t>
      </w:r>
      <w:r w:rsidRPr="00317CAC">
        <w:rPr>
          <w:bCs/>
          <w:szCs w:val="21"/>
        </w:rPr>
        <w:t>条曲线每条曲线参数不是完全一样的</w:t>
      </w:r>
      <w:r w:rsidR="00541A93" w:rsidRPr="00317CAC">
        <w:rPr>
          <w:bCs/>
          <w:szCs w:val="21"/>
        </w:rPr>
        <w:t>。</w:t>
      </w:r>
    </w:p>
    <w:p w14:paraId="3E37D413" w14:textId="130B819A" w:rsidR="00AC218F" w:rsidRPr="00317CAC" w:rsidRDefault="00541A93">
      <w:pPr>
        <w:spacing w:line="300" w:lineRule="auto"/>
        <w:ind w:firstLineChars="200" w:firstLine="420"/>
        <w:rPr>
          <w:bCs/>
          <w:szCs w:val="21"/>
        </w:rPr>
      </w:pPr>
      <w:r w:rsidRPr="00317CAC">
        <w:rPr>
          <w:bCs/>
          <w:szCs w:val="21"/>
        </w:rPr>
        <w:t>对于</w:t>
      </w:r>
      <w:r w:rsidR="00850CBA" w:rsidRPr="00317CAC">
        <w:rPr>
          <w:bCs/>
          <w:szCs w:val="21"/>
        </w:rPr>
        <w:t>1</w:t>
      </w:r>
      <w:r w:rsidR="00850CBA" w:rsidRPr="00317CAC">
        <w:rPr>
          <w:bCs/>
          <w:szCs w:val="21"/>
        </w:rPr>
        <w:t>、</w:t>
      </w:r>
      <w:r w:rsidR="00850CBA" w:rsidRPr="00317CAC">
        <w:rPr>
          <w:bCs/>
          <w:szCs w:val="21"/>
        </w:rPr>
        <w:t>2</w:t>
      </w:r>
      <w:r w:rsidR="00850CBA" w:rsidRPr="00317CAC">
        <w:rPr>
          <w:bCs/>
          <w:szCs w:val="21"/>
        </w:rPr>
        <w:t>类别的数据我们一个波形取</w:t>
      </w:r>
      <w:r w:rsidR="00850CBA" w:rsidRPr="00317CAC">
        <w:rPr>
          <w:bCs/>
          <w:szCs w:val="21"/>
        </w:rPr>
        <w:t>1</w:t>
      </w:r>
      <w:r w:rsidR="00850CBA" w:rsidRPr="00317CAC">
        <w:rPr>
          <w:bCs/>
          <w:szCs w:val="21"/>
        </w:rPr>
        <w:t>道</w:t>
      </w:r>
      <w:r w:rsidRPr="00317CAC">
        <w:rPr>
          <w:bCs/>
          <w:szCs w:val="21"/>
        </w:rPr>
        <w:t>来训练，</w:t>
      </w:r>
      <w:r w:rsidR="00850CBA" w:rsidRPr="00317CAC">
        <w:rPr>
          <w:bCs/>
          <w:szCs w:val="21"/>
        </w:rPr>
        <w:t>3</w:t>
      </w:r>
      <w:r w:rsidR="00850CBA" w:rsidRPr="00317CAC">
        <w:rPr>
          <w:bCs/>
          <w:szCs w:val="21"/>
        </w:rPr>
        <w:t>、</w:t>
      </w:r>
      <w:r w:rsidR="00850CBA" w:rsidRPr="00317CAC">
        <w:rPr>
          <w:bCs/>
          <w:szCs w:val="21"/>
        </w:rPr>
        <w:t>4</w:t>
      </w:r>
      <w:r w:rsidR="00850CBA" w:rsidRPr="00317CAC">
        <w:rPr>
          <w:bCs/>
          <w:szCs w:val="21"/>
        </w:rPr>
        <w:t>类波形</w:t>
      </w:r>
      <w:r w:rsidRPr="00317CAC">
        <w:rPr>
          <w:bCs/>
          <w:szCs w:val="21"/>
        </w:rPr>
        <w:t>数据量少</w:t>
      </w:r>
      <w:r w:rsidR="00850CBA" w:rsidRPr="00317CAC">
        <w:rPr>
          <w:bCs/>
          <w:szCs w:val="21"/>
        </w:rPr>
        <w:t>，每个取多道进行样本扩充来训练。</w:t>
      </w:r>
    </w:p>
    <w:p w14:paraId="3B77AADE" w14:textId="78E2C9C8" w:rsidR="00225EAE" w:rsidRPr="00317CAC" w:rsidRDefault="00225EAE">
      <w:pPr>
        <w:spacing w:line="300" w:lineRule="auto"/>
        <w:ind w:firstLineChars="200" w:firstLine="420"/>
        <w:rPr>
          <w:bCs/>
          <w:szCs w:val="21"/>
        </w:rPr>
      </w:pPr>
    </w:p>
    <w:p w14:paraId="2F63F445" w14:textId="289EC339" w:rsidR="00225EAE" w:rsidRPr="00317CAC" w:rsidRDefault="00225EAE">
      <w:pPr>
        <w:spacing w:line="300" w:lineRule="auto"/>
        <w:ind w:firstLineChars="200" w:firstLine="420"/>
        <w:rPr>
          <w:bCs/>
          <w:szCs w:val="21"/>
        </w:rPr>
      </w:pPr>
    </w:p>
    <w:p w14:paraId="6DB43879" w14:textId="35E760D6" w:rsidR="00225EAE" w:rsidRPr="00317CAC" w:rsidRDefault="00225EAE">
      <w:pPr>
        <w:spacing w:line="300" w:lineRule="auto"/>
        <w:ind w:firstLineChars="200" w:firstLine="420"/>
        <w:rPr>
          <w:bCs/>
          <w:szCs w:val="21"/>
        </w:rPr>
      </w:pPr>
    </w:p>
    <w:p w14:paraId="087AB45B" w14:textId="6665CCE4" w:rsidR="00225EAE" w:rsidRPr="00317CAC" w:rsidRDefault="00225EAE">
      <w:pPr>
        <w:spacing w:line="300" w:lineRule="auto"/>
        <w:ind w:firstLineChars="200" w:firstLine="420"/>
        <w:rPr>
          <w:bCs/>
          <w:szCs w:val="21"/>
        </w:rPr>
      </w:pPr>
    </w:p>
    <w:p w14:paraId="6A722BC1" w14:textId="2FABB729" w:rsidR="00225EAE" w:rsidRPr="00317CAC" w:rsidRDefault="003E6692">
      <w:pPr>
        <w:spacing w:line="300" w:lineRule="auto"/>
        <w:ind w:firstLineChars="200" w:firstLine="420"/>
        <w:rPr>
          <w:bCs/>
          <w:szCs w:val="21"/>
        </w:rPr>
      </w:pPr>
      <w:commentRangeStart w:id="591"/>
      <w:r w:rsidRPr="00317CAC">
        <w:rPr>
          <w:bCs/>
          <w:szCs w:val="21"/>
        </w:rPr>
        <w:t>（</w:t>
      </w:r>
      <w:ins w:id="592" w:author="1379323603@qq.com" w:date="2021-04-14T14:47:00Z">
        <w:r w:rsidR="007945F8">
          <w:rPr>
            <w:rFonts w:hint="eastAsia"/>
            <w:bCs/>
            <w:szCs w:val="21"/>
          </w:rPr>
          <w:t>表</w:t>
        </w:r>
        <w:r w:rsidR="007945F8">
          <w:rPr>
            <w:rFonts w:hint="eastAsia"/>
            <w:bCs/>
            <w:szCs w:val="21"/>
          </w:rPr>
          <w:t>1</w:t>
        </w:r>
        <w:r w:rsidR="007945F8">
          <w:rPr>
            <w:bCs/>
            <w:szCs w:val="21"/>
          </w:rPr>
          <w:t xml:space="preserve"> </w:t>
        </w:r>
      </w:ins>
      <w:ins w:id="593" w:author="1379323603@qq.com" w:date="2021-04-14T14:48:00Z">
        <w:r w:rsidR="007945F8">
          <w:rPr>
            <w:rFonts w:hint="eastAsia"/>
            <w:bCs/>
            <w:szCs w:val="21"/>
          </w:rPr>
          <w:t>数据量</w:t>
        </w:r>
      </w:ins>
      <w:del w:id="594" w:author="1379323603@qq.com" w:date="2021-04-14T14:47:00Z">
        <w:r w:rsidRPr="00317CAC" w:rsidDel="007945F8">
          <w:rPr>
            <w:bCs/>
            <w:szCs w:val="21"/>
          </w:rPr>
          <w:delText>表</w:delText>
        </w:r>
        <w:r w:rsidRPr="00317CAC" w:rsidDel="007945F8">
          <w:rPr>
            <w:bCs/>
            <w:szCs w:val="21"/>
          </w:rPr>
          <w:delText>1-6</w:delText>
        </w:r>
      </w:del>
      <w:r w:rsidRPr="00317CAC">
        <w:rPr>
          <w:bCs/>
          <w:szCs w:val="21"/>
        </w:rPr>
        <w:t>）</w:t>
      </w:r>
      <w:commentRangeEnd w:id="591"/>
      <w:r w:rsidR="00A40A3E">
        <w:rPr>
          <w:rStyle w:val="af2"/>
        </w:rPr>
        <w:commentReference w:id="591"/>
      </w:r>
    </w:p>
    <w:p w14:paraId="7ECFA069" w14:textId="77777777" w:rsidR="00AC218F" w:rsidRPr="00317CAC" w:rsidRDefault="00AC218F">
      <w:pPr>
        <w:spacing w:line="300" w:lineRule="auto"/>
        <w:ind w:firstLineChars="200" w:firstLine="420"/>
        <w:rPr>
          <w:bCs/>
          <w:szCs w:val="21"/>
        </w:rPr>
      </w:pPr>
    </w:p>
    <w:tbl>
      <w:tblPr>
        <w:tblStyle w:val="2-5"/>
        <w:tblpPr w:leftFromText="180" w:rightFromText="180" w:vertAnchor="text" w:horzAnchor="margin" w:tblpY="-272"/>
        <w:tblW w:w="0" w:type="auto"/>
        <w:tblLook w:val="0000" w:firstRow="0" w:lastRow="0" w:firstColumn="0" w:lastColumn="0" w:noHBand="0" w:noVBand="0"/>
        <w:tblPrChange w:id="595" w:author="DELL" w:date="2021-04-14T13:25:00Z">
          <w:tblPr>
            <w:tblStyle w:val="af3"/>
            <w:tblpPr w:leftFromText="180" w:rightFromText="180" w:vertAnchor="text" w:horzAnchor="margin" w:tblpY="-272"/>
            <w:tblW w:w="0" w:type="auto"/>
            <w:tblLook w:val="0000" w:firstRow="0" w:lastRow="0" w:firstColumn="0" w:lastColumn="0" w:noHBand="0" w:noVBand="0"/>
          </w:tblPr>
        </w:tblPrChange>
      </w:tblPr>
      <w:tblGrid>
        <w:gridCol w:w="438"/>
        <w:gridCol w:w="741"/>
        <w:gridCol w:w="741"/>
        <w:gridCol w:w="741"/>
        <w:gridCol w:w="741"/>
        <w:tblGridChange w:id="596">
          <w:tblGrid>
            <w:gridCol w:w="1242"/>
            <w:gridCol w:w="1701"/>
            <w:gridCol w:w="2694"/>
            <w:gridCol w:w="1659"/>
            <w:gridCol w:w="1176"/>
          </w:tblGrid>
        </w:tblGridChange>
      </w:tblGrid>
      <w:tr w:rsidR="00541A93" w:rsidRPr="00317CAC" w14:paraId="56A2C334" w14:textId="77777777" w:rsidTr="0063491E">
        <w:trPr>
          <w:cnfStyle w:val="000000100000" w:firstRow="0" w:lastRow="0" w:firstColumn="0" w:lastColumn="0" w:oddVBand="0" w:evenVBand="0" w:oddHBand="1" w:evenHBand="0" w:firstRowFirstColumn="0" w:firstRowLastColumn="0" w:lastRowFirstColumn="0" w:lastRowLastColumn="0"/>
          <w:trHeight w:val="283"/>
          <w:trPrChange w:id="597" w:author="DELL" w:date="2021-04-14T13:25:00Z">
            <w:trPr>
              <w:trHeight w:val="283"/>
            </w:trPr>
          </w:trPrChange>
        </w:trPr>
        <w:tc>
          <w:tcPr>
            <w:cnfStyle w:val="000010000000" w:firstRow="0" w:lastRow="0" w:firstColumn="0" w:lastColumn="0" w:oddVBand="1" w:evenVBand="0" w:oddHBand="0" w:evenHBand="0" w:firstRowFirstColumn="0" w:firstRowLastColumn="0" w:lastRowFirstColumn="0" w:lastRowLastColumn="0"/>
            <w:tcW w:w="0" w:type="dxa"/>
            <w:tcBorders>
              <w:top w:val="single" w:sz="4" w:space="0" w:color="000000" w:themeColor="text1"/>
              <w:bottom w:val="single" w:sz="4" w:space="0" w:color="000000" w:themeColor="text1"/>
            </w:tcBorders>
            <w:shd w:val="clear" w:color="auto" w:fill="auto"/>
            <w:tcPrChange w:id="598" w:author="DELL" w:date="2021-04-14T13:25:00Z">
              <w:tcPr>
                <w:tcW w:w="1242" w:type="dxa"/>
              </w:tcPr>
            </w:tcPrChange>
          </w:tcPr>
          <w:p w14:paraId="0AFB0FD3" w14:textId="77777777" w:rsidR="00541A93" w:rsidRPr="00317CAC" w:rsidRDefault="00541A93" w:rsidP="00541A93">
            <w:pPr>
              <w:spacing w:line="360" w:lineRule="auto"/>
              <w:ind w:firstLineChars="200" w:firstLine="420"/>
              <w:jc w:val="center"/>
              <w:cnfStyle w:val="000010100000" w:firstRow="0" w:lastRow="0" w:firstColumn="0" w:lastColumn="0" w:oddVBand="1" w:evenVBand="0" w:oddHBand="1" w:evenHBand="0" w:firstRowFirstColumn="0" w:firstRowLastColumn="0" w:lastRowFirstColumn="0" w:lastRowLastColumn="0"/>
              <w:rPr>
                <w:bCs/>
                <w:szCs w:val="21"/>
              </w:rPr>
            </w:pPr>
            <w:r w:rsidRPr="00317CAC">
              <w:rPr>
                <w:bCs/>
                <w:szCs w:val="21"/>
              </w:rPr>
              <w:t>分类</w:t>
            </w:r>
          </w:p>
        </w:tc>
        <w:tc>
          <w:tcPr>
            <w:tcW w:w="0" w:type="dxa"/>
            <w:tcBorders>
              <w:top w:val="single" w:sz="4" w:space="0" w:color="000000" w:themeColor="text1"/>
              <w:bottom w:val="single" w:sz="4" w:space="0" w:color="000000" w:themeColor="text1"/>
            </w:tcBorders>
            <w:shd w:val="clear" w:color="auto" w:fill="auto"/>
            <w:tcPrChange w:id="599" w:author="DELL" w:date="2021-04-14T13:25:00Z">
              <w:tcPr>
                <w:tcW w:w="1701" w:type="dxa"/>
              </w:tcPr>
            </w:tcPrChange>
          </w:tcPr>
          <w:p w14:paraId="5C9AD0D1" w14:textId="77777777" w:rsidR="00541A93" w:rsidRPr="00317CAC" w:rsidRDefault="00541A93" w:rsidP="00541A93">
            <w:pPr>
              <w:spacing w:line="360" w:lineRule="auto"/>
              <w:ind w:left="233" w:firstLineChars="200" w:firstLine="420"/>
              <w:jc w:val="center"/>
              <w:cnfStyle w:val="000000100000" w:firstRow="0" w:lastRow="0" w:firstColumn="0" w:lastColumn="0" w:oddVBand="0" w:evenVBand="0" w:oddHBand="1" w:evenHBand="0" w:firstRowFirstColumn="0" w:firstRowLastColumn="0" w:lastRowFirstColumn="0" w:lastRowLastColumn="0"/>
              <w:rPr>
                <w:bCs/>
                <w:szCs w:val="21"/>
              </w:rPr>
            </w:pPr>
            <w:r w:rsidRPr="00317CAC">
              <w:rPr>
                <w:bCs/>
                <w:szCs w:val="21"/>
              </w:rPr>
              <w:t>样本数量</w:t>
            </w:r>
          </w:p>
        </w:tc>
        <w:tc>
          <w:tcPr>
            <w:cnfStyle w:val="000010000000" w:firstRow="0" w:lastRow="0" w:firstColumn="0" w:lastColumn="0" w:oddVBand="1" w:evenVBand="0" w:oddHBand="0" w:evenHBand="0" w:firstRowFirstColumn="0" w:firstRowLastColumn="0" w:lastRowFirstColumn="0" w:lastRowLastColumn="0"/>
            <w:tcW w:w="0" w:type="dxa"/>
            <w:tcBorders>
              <w:top w:val="single" w:sz="4" w:space="0" w:color="000000" w:themeColor="text1"/>
              <w:bottom w:val="single" w:sz="4" w:space="0" w:color="000000" w:themeColor="text1"/>
            </w:tcBorders>
            <w:shd w:val="clear" w:color="auto" w:fill="auto"/>
            <w:tcPrChange w:id="600" w:author="DELL" w:date="2021-04-14T13:25:00Z">
              <w:tcPr>
                <w:tcW w:w="2694" w:type="dxa"/>
                <w:tcBorders>
                  <w:right w:val="single" w:sz="4" w:space="0" w:color="auto"/>
                </w:tcBorders>
              </w:tcPr>
            </w:tcPrChange>
          </w:tcPr>
          <w:p w14:paraId="3A49C07C" w14:textId="77777777" w:rsidR="00541A93" w:rsidRPr="00317CAC" w:rsidRDefault="00541A93" w:rsidP="00541A93">
            <w:pPr>
              <w:spacing w:line="360" w:lineRule="auto"/>
              <w:ind w:left="309" w:firstLineChars="200" w:firstLine="420"/>
              <w:jc w:val="center"/>
              <w:cnfStyle w:val="000010100000" w:firstRow="0" w:lastRow="0" w:firstColumn="0" w:lastColumn="0" w:oddVBand="1" w:evenVBand="0" w:oddHBand="1" w:evenHBand="0" w:firstRowFirstColumn="0" w:firstRowLastColumn="0" w:lastRowFirstColumn="0" w:lastRowLastColumn="0"/>
              <w:rPr>
                <w:bCs/>
                <w:szCs w:val="21"/>
              </w:rPr>
            </w:pPr>
            <w:r w:rsidRPr="00317CAC">
              <w:rPr>
                <w:bCs/>
                <w:szCs w:val="21"/>
              </w:rPr>
              <w:t>扩展后最大样本数量</w:t>
            </w:r>
          </w:p>
        </w:tc>
        <w:tc>
          <w:tcPr>
            <w:tcW w:w="0" w:type="dxa"/>
            <w:tcBorders>
              <w:top w:val="single" w:sz="4" w:space="0" w:color="000000" w:themeColor="text1"/>
              <w:bottom w:val="single" w:sz="4" w:space="0" w:color="000000" w:themeColor="text1"/>
            </w:tcBorders>
            <w:shd w:val="clear" w:color="auto" w:fill="auto"/>
            <w:tcPrChange w:id="601" w:author="DELL" w:date="2021-04-14T13:25:00Z">
              <w:tcPr>
                <w:tcW w:w="1659" w:type="dxa"/>
                <w:tcBorders>
                  <w:left w:val="single" w:sz="4" w:space="0" w:color="auto"/>
                </w:tcBorders>
              </w:tcPr>
            </w:tcPrChange>
          </w:tcPr>
          <w:p w14:paraId="3A6A37BA" w14:textId="77777777" w:rsidR="00541A93" w:rsidRPr="00317CAC" w:rsidRDefault="00541A93" w:rsidP="00541A93">
            <w:pPr>
              <w:spacing w:line="360" w:lineRule="auto"/>
              <w:ind w:firstLineChars="200" w:firstLine="420"/>
              <w:jc w:val="center"/>
              <w:cnfStyle w:val="000000100000" w:firstRow="0" w:lastRow="0" w:firstColumn="0" w:lastColumn="0" w:oddVBand="0" w:evenVBand="0" w:oddHBand="1" w:evenHBand="0" w:firstRowFirstColumn="0" w:firstRowLastColumn="0" w:lastRowFirstColumn="0" w:lastRowLastColumn="0"/>
              <w:rPr>
                <w:bCs/>
                <w:szCs w:val="21"/>
              </w:rPr>
            </w:pPr>
            <w:r w:rsidRPr="00317CAC">
              <w:rPr>
                <w:bCs/>
                <w:szCs w:val="21"/>
              </w:rPr>
              <w:t>验证集</w:t>
            </w:r>
          </w:p>
        </w:tc>
        <w:tc>
          <w:tcPr>
            <w:cnfStyle w:val="000010000000" w:firstRow="0" w:lastRow="0" w:firstColumn="0" w:lastColumn="0" w:oddVBand="1" w:evenVBand="0" w:oddHBand="0" w:evenHBand="0" w:firstRowFirstColumn="0" w:firstRowLastColumn="0" w:lastRowFirstColumn="0" w:lastRowLastColumn="0"/>
            <w:tcW w:w="0" w:type="dxa"/>
            <w:tcBorders>
              <w:top w:val="single" w:sz="4" w:space="0" w:color="000000" w:themeColor="text1"/>
              <w:bottom w:val="single" w:sz="4" w:space="0" w:color="000000" w:themeColor="text1"/>
            </w:tcBorders>
            <w:shd w:val="clear" w:color="auto" w:fill="auto"/>
            <w:tcPrChange w:id="602" w:author="DELL" w:date="2021-04-14T13:25:00Z">
              <w:tcPr>
                <w:tcW w:w="1176" w:type="dxa"/>
                <w:tcBorders>
                  <w:left w:val="single" w:sz="4" w:space="0" w:color="auto"/>
                </w:tcBorders>
              </w:tcPr>
            </w:tcPrChange>
          </w:tcPr>
          <w:p w14:paraId="17E8BCE1" w14:textId="77777777" w:rsidR="00541A93" w:rsidRPr="00317CAC" w:rsidRDefault="00541A93" w:rsidP="00541A93">
            <w:pPr>
              <w:spacing w:line="360" w:lineRule="auto"/>
              <w:ind w:left="133" w:firstLineChars="200" w:firstLine="420"/>
              <w:jc w:val="center"/>
              <w:cnfStyle w:val="000010100000" w:firstRow="0" w:lastRow="0" w:firstColumn="0" w:lastColumn="0" w:oddVBand="1" w:evenVBand="0" w:oddHBand="1" w:evenHBand="0" w:firstRowFirstColumn="0" w:firstRowLastColumn="0" w:lastRowFirstColumn="0" w:lastRowLastColumn="0"/>
              <w:rPr>
                <w:bCs/>
                <w:szCs w:val="21"/>
              </w:rPr>
            </w:pPr>
            <w:r w:rsidRPr="00317CAC">
              <w:rPr>
                <w:bCs/>
                <w:szCs w:val="21"/>
              </w:rPr>
              <w:t>训练集</w:t>
            </w:r>
          </w:p>
        </w:tc>
      </w:tr>
      <w:tr w:rsidR="00541A93" w:rsidRPr="00317CAC" w14:paraId="626B68AD" w14:textId="77777777" w:rsidTr="0063491E">
        <w:trPr>
          <w:trHeight w:val="1735"/>
          <w:trPrChange w:id="603" w:author="DELL" w:date="2021-04-14T13:25:00Z">
            <w:trPr>
              <w:trHeight w:val="1735"/>
            </w:trPr>
          </w:trPrChange>
        </w:trPr>
        <w:tc>
          <w:tcPr>
            <w:cnfStyle w:val="000010000000" w:firstRow="0" w:lastRow="0" w:firstColumn="0" w:lastColumn="0" w:oddVBand="1" w:evenVBand="0" w:oddHBand="0" w:evenHBand="0" w:firstRowFirstColumn="0" w:firstRowLastColumn="0" w:lastRowFirstColumn="0" w:lastRowLastColumn="0"/>
            <w:tcW w:w="0" w:type="dxa"/>
            <w:tcBorders>
              <w:top w:val="single" w:sz="4" w:space="0" w:color="000000" w:themeColor="text1"/>
              <w:bottom w:val="single" w:sz="4" w:space="0" w:color="000000" w:themeColor="text1"/>
            </w:tcBorders>
            <w:shd w:val="clear" w:color="auto" w:fill="auto"/>
            <w:tcPrChange w:id="604" w:author="DELL" w:date="2021-04-14T13:25:00Z">
              <w:tcPr>
                <w:tcW w:w="1242" w:type="dxa"/>
              </w:tcPr>
            </w:tcPrChange>
          </w:tcPr>
          <w:p w14:paraId="3D2775F6" w14:textId="77777777" w:rsidR="00541A93" w:rsidRPr="00317CAC" w:rsidRDefault="00541A93" w:rsidP="00541A93">
            <w:pPr>
              <w:spacing w:line="360" w:lineRule="auto"/>
              <w:ind w:firstLineChars="200" w:firstLine="420"/>
              <w:jc w:val="center"/>
              <w:rPr>
                <w:bCs/>
                <w:szCs w:val="21"/>
              </w:rPr>
            </w:pPr>
            <w:r w:rsidRPr="00317CAC">
              <w:rPr>
                <w:bCs/>
                <w:szCs w:val="21"/>
              </w:rPr>
              <w:t>I</w:t>
            </w:r>
          </w:p>
          <w:p w14:paraId="2DE53091" w14:textId="77777777" w:rsidR="00541A93" w:rsidRPr="00317CAC" w:rsidRDefault="00541A93" w:rsidP="00541A93">
            <w:pPr>
              <w:spacing w:line="360" w:lineRule="auto"/>
              <w:ind w:firstLineChars="200" w:firstLine="420"/>
              <w:jc w:val="center"/>
              <w:rPr>
                <w:bCs/>
                <w:szCs w:val="21"/>
              </w:rPr>
            </w:pPr>
            <w:r w:rsidRPr="00317CAC">
              <w:rPr>
                <w:bCs/>
                <w:szCs w:val="21"/>
              </w:rPr>
              <w:t>II</w:t>
            </w:r>
          </w:p>
          <w:p w14:paraId="4C84E81E" w14:textId="77777777" w:rsidR="00541A93" w:rsidRPr="00317CAC" w:rsidRDefault="00541A93" w:rsidP="00541A93">
            <w:pPr>
              <w:spacing w:line="360" w:lineRule="auto"/>
              <w:ind w:firstLineChars="200" w:firstLine="420"/>
              <w:jc w:val="center"/>
              <w:rPr>
                <w:bCs/>
                <w:szCs w:val="21"/>
              </w:rPr>
            </w:pPr>
            <w:r w:rsidRPr="00317CAC">
              <w:rPr>
                <w:bCs/>
                <w:szCs w:val="21"/>
              </w:rPr>
              <w:t>III</w:t>
            </w:r>
          </w:p>
          <w:p w14:paraId="21C99EA4" w14:textId="77777777" w:rsidR="00541A93" w:rsidRPr="00317CAC" w:rsidRDefault="00541A93" w:rsidP="00541A93">
            <w:pPr>
              <w:spacing w:line="360" w:lineRule="auto"/>
              <w:ind w:firstLineChars="200" w:firstLine="420"/>
              <w:jc w:val="center"/>
              <w:rPr>
                <w:bCs/>
                <w:szCs w:val="21"/>
              </w:rPr>
            </w:pPr>
            <w:r w:rsidRPr="00317CAC">
              <w:rPr>
                <w:bCs/>
                <w:szCs w:val="21"/>
              </w:rPr>
              <w:t>IV</w:t>
            </w:r>
          </w:p>
          <w:p w14:paraId="4ED7C7F4" w14:textId="77777777" w:rsidR="00541A93" w:rsidRPr="00317CAC" w:rsidRDefault="00541A93" w:rsidP="00541A93">
            <w:pPr>
              <w:spacing w:line="360" w:lineRule="auto"/>
              <w:ind w:firstLineChars="200" w:firstLine="420"/>
              <w:jc w:val="center"/>
              <w:rPr>
                <w:bCs/>
                <w:szCs w:val="21"/>
              </w:rPr>
            </w:pPr>
            <w:r w:rsidRPr="00317CAC">
              <w:rPr>
                <w:bCs/>
                <w:szCs w:val="21"/>
              </w:rPr>
              <w:t>汇总</w:t>
            </w:r>
          </w:p>
        </w:tc>
        <w:tc>
          <w:tcPr>
            <w:tcW w:w="0" w:type="dxa"/>
            <w:tcBorders>
              <w:top w:val="single" w:sz="4" w:space="0" w:color="000000" w:themeColor="text1"/>
              <w:bottom w:val="single" w:sz="4" w:space="0" w:color="000000" w:themeColor="text1"/>
            </w:tcBorders>
            <w:shd w:val="clear" w:color="auto" w:fill="auto"/>
            <w:tcPrChange w:id="605" w:author="DELL" w:date="2021-04-14T13:25:00Z">
              <w:tcPr>
                <w:tcW w:w="1701" w:type="dxa"/>
              </w:tcPr>
            </w:tcPrChange>
          </w:tcPr>
          <w:p w14:paraId="471EB554" w14:textId="77777777" w:rsidR="00541A93" w:rsidRPr="00317CAC" w:rsidRDefault="00541A93" w:rsidP="00541A93">
            <w:pPr>
              <w:widowControl/>
              <w:spacing w:line="360" w:lineRule="auto"/>
              <w:ind w:firstLineChars="200" w:firstLine="420"/>
              <w:jc w:val="center"/>
              <w:cnfStyle w:val="000000000000" w:firstRow="0" w:lastRow="0" w:firstColumn="0" w:lastColumn="0" w:oddVBand="0" w:evenVBand="0" w:oddHBand="0" w:evenHBand="0" w:firstRowFirstColumn="0" w:firstRowLastColumn="0" w:lastRowFirstColumn="0" w:lastRowLastColumn="0"/>
              <w:rPr>
                <w:bCs/>
                <w:szCs w:val="21"/>
              </w:rPr>
            </w:pPr>
            <w:r w:rsidRPr="00317CAC">
              <w:rPr>
                <w:bCs/>
                <w:szCs w:val="21"/>
              </w:rPr>
              <w:t>18753</w:t>
            </w:r>
          </w:p>
          <w:p w14:paraId="001F419E" w14:textId="77777777" w:rsidR="00541A93" w:rsidRPr="00317CAC" w:rsidRDefault="00541A93" w:rsidP="00541A93">
            <w:pPr>
              <w:spacing w:line="360" w:lineRule="auto"/>
              <w:ind w:firstLineChars="200" w:firstLine="420"/>
              <w:jc w:val="center"/>
              <w:cnfStyle w:val="000000000000" w:firstRow="0" w:lastRow="0" w:firstColumn="0" w:lastColumn="0" w:oddVBand="0" w:evenVBand="0" w:oddHBand="0" w:evenHBand="0" w:firstRowFirstColumn="0" w:firstRowLastColumn="0" w:lastRowFirstColumn="0" w:lastRowLastColumn="0"/>
              <w:rPr>
                <w:bCs/>
                <w:szCs w:val="21"/>
              </w:rPr>
            </w:pPr>
            <w:r w:rsidRPr="00317CAC">
              <w:rPr>
                <w:bCs/>
                <w:szCs w:val="21"/>
              </w:rPr>
              <w:t>4277</w:t>
            </w:r>
          </w:p>
          <w:p w14:paraId="4A2505AB" w14:textId="77777777" w:rsidR="00541A93" w:rsidRPr="00317CAC" w:rsidRDefault="00541A93" w:rsidP="00541A93">
            <w:pPr>
              <w:spacing w:line="360" w:lineRule="auto"/>
              <w:ind w:firstLineChars="200" w:firstLine="420"/>
              <w:jc w:val="center"/>
              <w:cnfStyle w:val="000000000000" w:firstRow="0" w:lastRow="0" w:firstColumn="0" w:lastColumn="0" w:oddVBand="0" w:evenVBand="0" w:oddHBand="0" w:evenHBand="0" w:firstRowFirstColumn="0" w:firstRowLastColumn="0" w:lastRowFirstColumn="0" w:lastRowLastColumn="0"/>
              <w:rPr>
                <w:bCs/>
                <w:szCs w:val="21"/>
              </w:rPr>
            </w:pPr>
            <w:r w:rsidRPr="00317CAC">
              <w:rPr>
                <w:bCs/>
                <w:szCs w:val="21"/>
              </w:rPr>
              <w:t>3280</w:t>
            </w:r>
          </w:p>
          <w:p w14:paraId="09573E9A" w14:textId="77777777" w:rsidR="00541A93" w:rsidRPr="00317CAC" w:rsidRDefault="00541A93" w:rsidP="00541A93">
            <w:pPr>
              <w:spacing w:line="360" w:lineRule="auto"/>
              <w:ind w:firstLineChars="200" w:firstLine="420"/>
              <w:jc w:val="center"/>
              <w:cnfStyle w:val="000000000000" w:firstRow="0" w:lastRow="0" w:firstColumn="0" w:lastColumn="0" w:oddVBand="0" w:evenVBand="0" w:oddHBand="0" w:evenHBand="0" w:firstRowFirstColumn="0" w:firstRowLastColumn="0" w:lastRowFirstColumn="0" w:lastRowLastColumn="0"/>
              <w:rPr>
                <w:bCs/>
                <w:szCs w:val="21"/>
              </w:rPr>
            </w:pPr>
            <w:r w:rsidRPr="00317CAC">
              <w:rPr>
                <w:bCs/>
                <w:szCs w:val="21"/>
              </w:rPr>
              <w:t>1520</w:t>
            </w:r>
          </w:p>
          <w:p w14:paraId="730954C3" w14:textId="77777777" w:rsidR="00541A93" w:rsidRPr="00317CAC" w:rsidRDefault="00541A93" w:rsidP="00541A93">
            <w:pPr>
              <w:spacing w:line="360" w:lineRule="auto"/>
              <w:ind w:firstLineChars="200" w:firstLine="420"/>
              <w:jc w:val="center"/>
              <w:cnfStyle w:val="000000000000" w:firstRow="0" w:lastRow="0" w:firstColumn="0" w:lastColumn="0" w:oddVBand="0" w:evenVBand="0" w:oddHBand="0" w:evenHBand="0" w:firstRowFirstColumn="0" w:firstRowLastColumn="0" w:lastRowFirstColumn="0" w:lastRowLastColumn="0"/>
              <w:rPr>
                <w:bCs/>
                <w:szCs w:val="21"/>
              </w:rPr>
            </w:pPr>
            <w:r w:rsidRPr="00317CAC">
              <w:rPr>
                <w:bCs/>
                <w:szCs w:val="21"/>
              </w:rPr>
              <w:t>2</w:t>
            </w:r>
            <w:r w:rsidRPr="00317CAC">
              <w:rPr>
                <w:bCs/>
                <w:szCs w:val="21"/>
              </w:rPr>
              <w:lastRenderedPageBreak/>
              <w:t>7830</w:t>
            </w:r>
          </w:p>
        </w:tc>
        <w:tc>
          <w:tcPr>
            <w:cnfStyle w:val="000010000000" w:firstRow="0" w:lastRow="0" w:firstColumn="0" w:lastColumn="0" w:oddVBand="1" w:evenVBand="0" w:oddHBand="0" w:evenHBand="0" w:firstRowFirstColumn="0" w:firstRowLastColumn="0" w:lastRowFirstColumn="0" w:lastRowLastColumn="0"/>
            <w:tcW w:w="0" w:type="dxa"/>
            <w:tcBorders>
              <w:top w:val="single" w:sz="4" w:space="0" w:color="000000" w:themeColor="text1"/>
              <w:bottom w:val="single" w:sz="4" w:space="0" w:color="000000" w:themeColor="text1"/>
            </w:tcBorders>
            <w:shd w:val="clear" w:color="auto" w:fill="auto"/>
            <w:tcPrChange w:id="606" w:author="DELL" w:date="2021-04-14T13:25:00Z">
              <w:tcPr>
                <w:tcW w:w="2694" w:type="dxa"/>
                <w:tcBorders>
                  <w:right w:val="single" w:sz="4" w:space="0" w:color="auto"/>
                </w:tcBorders>
              </w:tcPr>
            </w:tcPrChange>
          </w:tcPr>
          <w:p w14:paraId="4805AD3B" w14:textId="77777777" w:rsidR="00541A93" w:rsidRPr="00317CAC" w:rsidRDefault="00541A93" w:rsidP="00541A93">
            <w:pPr>
              <w:widowControl/>
              <w:spacing w:line="360" w:lineRule="auto"/>
              <w:ind w:firstLineChars="200" w:firstLine="420"/>
              <w:jc w:val="center"/>
              <w:rPr>
                <w:bCs/>
                <w:szCs w:val="21"/>
              </w:rPr>
            </w:pPr>
            <w:r w:rsidRPr="00317CAC">
              <w:rPr>
                <w:bCs/>
                <w:szCs w:val="21"/>
              </w:rPr>
              <w:lastRenderedPageBreak/>
              <w:t>17466</w:t>
            </w:r>
          </w:p>
          <w:p w14:paraId="1CD39BF5" w14:textId="77777777" w:rsidR="00541A93" w:rsidRPr="00317CAC" w:rsidRDefault="00541A93" w:rsidP="00541A93">
            <w:pPr>
              <w:spacing w:line="360" w:lineRule="auto"/>
              <w:ind w:firstLineChars="200" w:firstLine="420"/>
              <w:jc w:val="center"/>
              <w:rPr>
                <w:bCs/>
                <w:szCs w:val="21"/>
              </w:rPr>
            </w:pPr>
            <w:r w:rsidRPr="00317CAC">
              <w:rPr>
                <w:bCs/>
                <w:szCs w:val="21"/>
              </w:rPr>
              <w:t>17022</w:t>
            </w:r>
          </w:p>
          <w:p w14:paraId="7D12D294" w14:textId="77777777" w:rsidR="00541A93" w:rsidRPr="00317CAC" w:rsidRDefault="00541A93" w:rsidP="00541A93">
            <w:pPr>
              <w:spacing w:line="360" w:lineRule="auto"/>
              <w:ind w:firstLineChars="200" w:firstLine="420"/>
              <w:jc w:val="center"/>
              <w:rPr>
                <w:bCs/>
                <w:szCs w:val="21"/>
              </w:rPr>
            </w:pPr>
            <w:r w:rsidRPr="00317CAC">
              <w:rPr>
                <w:bCs/>
                <w:szCs w:val="21"/>
              </w:rPr>
              <w:t>12968</w:t>
            </w:r>
          </w:p>
          <w:p w14:paraId="56256A08" w14:textId="77777777" w:rsidR="00541A93" w:rsidRPr="00317CAC" w:rsidRDefault="00541A93" w:rsidP="00541A93">
            <w:pPr>
              <w:spacing w:line="360" w:lineRule="auto"/>
              <w:ind w:firstLineChars="200" w:firstLine="420"/>
              <w:jc w:val="center"/>
              <w:rPr>
                <w:bCs/>
                <w:szCs w:val="21"/>
              </w:rPr>
            </w:pPr>
            <w:r w:rsidRPr="00317CAC">
              <w:rPr>
                <w:bCs/>
                <w:szCs w:val="21"/>
              </w:rPr>
              <w:t>6000</w:t>
            </w:r>
          </w:p>
          <w:p w14:paraId="74618EE4" w14:textId="2769D75C" w:rsidR="00541A93" w:rsidRPr="00317CAC" w:rsidRDefault="006F4EFC" w:rsidP="00541A93">
            <w:pPr>
              <w:spacing w:line="360" w:lineRule="auto"/>
              <w:ind w:firstLineChars="200" w:firstLine="420"/>
              <w:jc w:val="center"/>
              <w:rPr>
                <w:bCs/>
                <w:szCs w:val="21"/>
              </w:rPr>
            </w:pPr>
            <w:r w:rsidRPr="00317CAC">
              <w:rPr>
                <w:bCs/>
                <w:szCs w:val="21"/>
              </w:rPr>
              <w:t>5</w:t>
            </w:r>
            <w:r w:rsidRPr="00317CAC">
              <w:rPr>
                <w:bCs/>
                <w:szCs w:val="21"/>
              </w:rPr>
              <w:lastRenderedPageBreak/>
              <w:t>3456</w:t>
            </w:r>
          </w:p>
        </w:tc>
        <w:tc>
          <w:tcPr>
            <w:tcW w:w="0" w:type="dxa"/>
            <w:tcBorders>
              <w:top w:val="single" w:sz="4" w:space="0" w:color="000000" w:themeColor="text1"/>
              <w:bottom w:val="single" w:sz="4" w:space="0" w:color="000000" w:themeColor="text1"/>
            </w:tcBorders>
            <w:shd w:val="clear" w:color="auto" w:fill="auto"/>
            <w:tcPrChange w:id="607" w:author="DELL" w:date="2021-04-14T13:25:00Z">
              <w:tcPr>
                <w:tcW w:w="1659" w:type="dxa"/>
                <w:tcBorders>
                  <w:left w:val="single" w:sz="4" w:space="0" w:color="auto"/>
                </w:tcBorders>
              </w:tcPr>
            </w:tcPrChange>
          </w:tcPr>
          <w:p w14:paraId="5DB3C6CC" w14:textId="77777777" w:rsidR="00541A93" w:rsidRPr="00317CAC" w:rsidRDefault="00541A93" w:rsidP="00541A93">
            <w:pPr>
              <w:widowControl/>
              <w:spacing w:line="360" w:lineRule="auto"/>
              <w:ind w:firstLineChars="200" w:firstLine="420"/>
              <w:jc w:val="left"/>
              <w:cnfStyle w:val="000000000000" w:firstRow="0" w:lastRow="0" w:firstColumn="0" w:lastColumn="0" w:oddVBand="0" w:evenVBand="0" w:oddHBand="0" w:evenHBand="0" w:firstRowFirstColumn="0" w:firstRowLastColumn="0" w:lastRowFirstColumn="0" w:lastRowLastColumn="0"/>
              <w:rPr>
                <w:bCs/>
                <w:szCs w:val="21"/>
              </w:rPr>
            </w:pPr>
            <w:r w:rsidRPr="00317CAC">
              <w:rPr>
                <w:bCs/>
                <w:szCs w:val="21"/>
              </w:rPr>
              <w:lastRenderedPageBreak/>
              <w:t>5400</w:t>
            </w:r>
          </w:p>
          <w:p w14:paraId="54DE779E" w14:textId="77777777" w:rsidR="00541A93" w:rsidRPr="00317CAC" w:rsidRDefault="00541A93" w:rsidP="00541A93">
            <w:pPr>
              <w:spacing w:line="360" w:lineRule="auto"/>
              <w:ind w:firstLineChars="200" w:firstLine="420"/>
              <w:cnfStyle w:val="000000000000" w:firstRow="0" w:lastRow="0" w:firstColumn="0" w:lastColumn="0" w:oddVBand="0" w:evenVBand="0" w:oddHBand="0" w:evenHBand="0" w:firstRowFirstColumn="0" w:firstRowLastColumn="0" w:lastRowFirstColumn="0" w:lastRowLastColumn="0"/>
              <w:rPr>
                <w:bCs/>
                <w:szCs w:val="21"/>
              </w:rPr>
            </w:pPr>
            <w:r w:rsidRPr="00317CAC">
              <w:rPr>
                <w:bCs/>
                <w:szCs w:val="21"/>
              </w:rPr>
              <w:t>5400</w:t>
            </w:r>
          </w:p>
          <w:p w14:paraId="759FDDBC" w14:textId="77777777" w:rsidR="00541A93" w:rsidRPr="00317CAC" w:rsidRDefault="00541A93" w:rsidP="00541A93">
            <w:pPr>
              <w:spacing w:line="360" w:lineRule="auto"/>
              <w:ind w:firstLineChars="200" w:firstLine="420"/>
              <w:cnfStyle w:val="000000000000" w:firstRow="0" w:lastRow="0" w:firstColumn="0" w:lastColumn="0" w:oddVBand="0" w:evenVBand="0" w:oddHBand="0" w:evenHBand="0" w:firstRowFirstColumn="0" w:firstRowLastColumn="0" w:lastRowFirstColumn="0" w:lastRowLastColumn="0"/>
              <w:rPr>
                <w:bCs/>
                <w:szCs w:val="21"/>
              </w:rPr>
            </w:pPr>
            <w:r w:rsidRPr="00317CAC">
              <w:rPr>
                <w:bCs/>
                <w:szCs w:val="21"/>
              </w:rPr>
              <w:t>5400</w:t>
            </w:r>
          </w:p>
          <w:p w14:paraId="110A605F" w14:textId="77777777" w:rsidR="00541A93" w:rsidRPr="00317CAC" w:rsidRDefault="00541A93" w:rsidP="00541A93">
            <w:pPr>
              <w:spacing w:line="360" w:lineRule="auto"/>
              <w:ind w:firstLineChars="200" w:firstLine="420"/>
              <w:cnfStyle w:val="000000000000" w:firstRow="0" w:lastRow="0" w:firstColumn="0" w:lastColumn="0" w:oddVBand="0" w:evenVBand="0" w:oddHBand="0" w:evenHBand="0" w:firstRowFirstColumn="0" w:firstRowLastColumn="0" w:lastRowFirstColumn="0" w:lastRowLastColumn="0"/>
              <w:rPr>
                <w:bCs/>
                <w:szCs w:val="21"/>
              </w:rPr>
            </w:pPr>
            <w:r w:rsidRPr="00317CAC">
              <w:rPr>
                <w:bCs/>
                <w:szCs w:val="21"/>
              </w:rPr>
              <w:t>5400</w:t>
            </w:r>
          </w:p>
          <w:p w14:paraId="561FE5B7" w14:textId="77777777" w:rsidR="00541A93" w:rsidRPr="00317CAC" w:rsidRDefault="00541A93" w:rsidP="00541A93">
            <w:pPr>
              <w:spacing w:line="360" w:lineRule="auto"/>
              <w:ind w:firstLineChars="200" w:firstLine="420"/>
              <w:cnfStyle w:val="000000000000" w:firstRow="0" w:lastRow="0" w:firstColumn="0" w:lastColumn="0" w:oddVBand="0" w:evenVBand="0" w:oddHBand="0" w:evenHBand="0" w:firstRowFirstColumn="0" w:firstRowLastColumn="0" w:lastRowFirstColumn="0" w:lastRowLastColumn="0"/>
              <w:rPr>
                <w:bCs/>
                <w:szCs w:val="21"/>
              </w:rPr>
            </w:pPr>
            <w:r w:rsidRPr="00317CAC">
              <w:rPr>
                <w:bCs/>
                <w:szCs w:val="21"/>
              </w:rPr>
              <w:t>2</w:t>
            </w:r>
            <w:r w:rsidRPr="00317CAC">
              <w:rPr>
                <w:bCs/>
                <w:szCs w:val="21"/>
              </w:rPr>
              <w:lastRenderedPageBreak/>
              <w:t>1600</w:t>
            </w:r>
          </w:p>
        </w:tc>
        <w:tc>
          <w:tcPr>
            <w:cnfStyle w:val="000010000000" w:firstRow="0" w:lastRow="0" w:firstColumn="0" w:lastColumn="0" w:oddVBand="1" w:evenVBand="0" w:oddHBand="0" w:evenHBand="0" w:firstRowFirstColumn="0" w:firstRowLastColumn="0" w:lastRowFirstColumn="0" w:lastRowLastColumn="0"/>
            <w:tcW w:w="0" w:type="dxa"/>
            <w:tcBorders>
              <w:top w:val="single" w:sz="4" w:space="0" w:color="000000" w:themeColor="text1"/>
              <w:bottom w:val="single" w:sz="4" w:space="0" w:color="000000" w:themeColor="text1"/>
            </w:tcBorders>
            <w:shd w:val="clear" w:color="auto" w:fill="auto"/>
            <w:tcPrChange w:id="608" w:author="DELL" w:date="2021-04-14T13:25:00Z">
              <w:tcPr>
                <w:tcW w:w="1176" w:type="dxa"/>
                <w:tcBorders>
                  <w:left w:val="single" w:sz="4" w:space="0" w:color="auto"/>
                </w:tcBorders>
              </w:tcPr>
            </w:tcPrChange>
          </w:tcPr>
          <w:p w14:paraId="20BC8914" w14:textId="77777777" w:rsidR="00541A93" w:rsidRPr="00317CAC" w:rsidRDefault="00541A93" w:rsidP="00541A93">
            <w:pPr>
              <w:widowControl/>
              <w:spacing w:line="360" w:lineRule="auto"/>
              <w:ind w:firstLineChars="200" w:firstLine="420"/>
              <w:jc w:val="left"/>
              <w:rPr>
                <w:bCs/>
                <w:szCs w:val="21"/>
              </w:rPr>
            </w:pPr>
            <w:r w:rsidRPr="00317CAC">
              <w:rPr>
                <w:bCs/>
                <w:szCs w:val="21"/>
              </w:rPr>
              <w:lastRenderedPageBreak/>
              <w:t>12066</w:t>
            </w:r>
          </w:p>
          <w:p w14:paraId="7BE397CF" w14:textId="77777777" w:rsidR="00541A93" w:rsidRPr="00317CAC" w:rsidRDefault="00541A93" w:rsidP="00541A93">
            <w:pPr>
              <w:spacing w:line="360" w:lineRule="auto"/>
              <w:ind w:firstLineChars="200" w:firstLine="420"/>
              <w:rPr>
                <w:bCs/>
                <w:szCs w:val="21"/>
              </w:rPr>
            </w:pPr>
            <w:r w:rsidRPr="00317CAC">
              <w:rPr>
                <w:bCs/>
                <w:szCs w:val="21"/>
              </w:rPr>
              <w:t>11578</w:t>
            </w:r>
          </w:p>
          <w:p w14:paraId="6543CE58" w14:textId="77777777" w:rsidR="00541A93" w:rsidRPr="00317CAC" w:rsidRDefault="00541A93" w:rsidP="00541A93">
            <w:pPr>
              <w:spacing w:line="360" w:lineRule="auto"/>
              <w:ind w:firstLineChars="200" w:firstLine="420"/>
              <w:rPr>
                <w:bCs/>
                <w:szCs w:val="21"/>
              </w:rPr>
            </w:pPr>
            <w:r w:rsidRPr="00317CAC">
              <w:rPr>
                <w:bCs/>
                <w:szCs w:val="21"/>
              </w:rPr>
              <w:t>7568</w:t>
            </w:r>
          </w:p>
          <w:p w14:paraId="754FE067" w14:textId="77777777" w:rsidR="00541A93" w:rsidRPr="00317CAC" w:rsidRDefault="00541A93" w:rsidP="00541A93">
            <w:pPr>
              <w:spacing w:line="360" w:lineRule="auto"/>
              <w:ind w:firstLineChars="200" w:firstLine="420"/>
              <w:rPr>
                <w:bCs/>
                <w:szCs w:val="21"/>
              </w:rPr>
            </w:pPr>
            <w:r w:rsidRPr="00317CAC">
              <w:rPr>
                <w:bCs/>
                <w:szCs w:val="21"/>
              </w:rPr>
              <w:t>600</w:t>
            </w:r>
          </w:p>
          <w:p w14:paraId="1460D8D7" w14:textId="77777777" w:rsidR="00541A93" w:rsidRPr="00317CAC" w:rsidRDefault="00541A93" w:rsidP="00541A93">
            <w:pPr>
              <w:spacing w:line="360" w:lineRule="auto"/>
              <w:ind w:firstLineChars="200" w:firstLine="420"/>
              <w:rPr>
                <w:bCs/>
                <w:szCs w:val="21"/>
              </w:rPr>
            </w:pPr>
            <w:r w:rsidRPr="00317CAC">
              <w:rPr>
                <w:bCs/>
                <w:szCs w:val="21"/>
              </w:rPr>
              <w:t>3</w:t>
            </w:r>
            <w:r w:rsidRPr="00317CAC">
              <w:rPr>
                <w:bCs/>
                <w:szCs w:val="21"/>
              </w:rPr>
              <w:lastRenderedPageBreak/>
              <w:t>1812</w:t>
            </w:r>
          </w:p>
        </w:tc>
      </w:tr>
    </w:tbl>
    <w:p w14:paraId="7E49CF3B" w14:textId="77777777" w:rsidR="00AC218F" w:rsidRPr="00317CAC" w:rsidRDefault="00AC218F">
      <w:pPr>
        <w:spacing w:line="300" w:lineRule="auto"/>
        <w:ind w:firstLineChars="200" w:firstLine="420"/>
        <w:rPr>
          <w:bCs/>
          <w:szCs w:val="21"/>
        </w:rPr>
      </w:pPr>
    </w:p>
    <w:p w14:paraId="70A00AA2" w14:textId="36D4A8AE" w:rsidR="00AC218F" w:rsidRPr="00317CAC" w:rsidRDefault="007F216A">
      <w:pPr>
        <w:spacing w:line="300" w:lineRule="auto"/>
        <w:ind w:firstLineChars="200" w:firstLine="420"/>
        <w:rPr>
          <w:bCs/>
          <w:szCs w:val="21"/>
        </w:rPr>
      </w:pPr>
      <w:r w:rsidRPr="00317CAC">
        <w:rPr>
          <w:bCs/>
          <w:szCs w:val="21"/>
        </w:rPr>
        <w:t>试验步骤：</w:t>
      </w:r>
    </w:p>
    <w:p w14:paraId="067838EA" w14:textId="55B54AD5" w:rsidR="007F216A" w:rsidRPr="00317CAC" w:rsidRDefault="007F216A" w:rsidP="007F216A">
      <w:pPr>
        <w:spacing w:line="300" w:lineRule="auto"/>
        <w:ind w:firstLineChars="200" w:firstLine="420"/>
        <w:rPr>
          <w:bCs/>
          <w:szCs w:val="21"/>
        </w:rPr>
      </w:pPr>
      <w:r w:rsidRPr="00317CAC">
        <w:rPr>
          <w:bCs/>
          <w:szCs w:val="21"/>
        </w:rPr>
        <w:t>（</w:t>
      </w:r>
      <w:r w:rsidRPr="00317CAC">
        <w:rPr>
          <w:bCs/>
          <w:szCs w:val="21"/>
        </w:rPr>
        <w:t>1</w:t>
      </w:r>
      <w:r w:rsidRPr="00317CAC">
        <w:rPr>
          <w:bCs/>
          <w:szCs w:val="21"/>
        </w:rPr>
        <w:t>）先随机乱序数据：第</w:t>
      </w:r>
      <w:r w:rsidRPr="00317CAC">
        <w:rPr>
          <w:bCs/>
          <w:szCs w:val="21"/>
        </w:rPr>
        <w:t>1</w:t>
      </w:r>
      <w:r w:rsidRPr="00317CAC">
        <w:rPr>
          <w:bCs/>
          <w:szCs w:val="21"/>
        </w:rPr>
        <w:t>类里面随机挑选</w:t>
      </w:r>
      <w:r w:rsidRPr="00317CAC">
        <w:rPr>
          <w:bCs/>
          <w:szCs w:val="21"/>
        </w:rPr>
        <w:t>5400</w:t>
      </w:r>
      <w:r w:rsidRPr="00317CAC">
        <w:rPr>
          <w:bCs/>
          <w:szCs w:val="21"/>
        </w:rPr>
        <w:t>个作为训练数据集，其余的作为验证集。第</w:t>
      </w:r>
      <w:r w:rsidRPr="00317CAC">
        <w:rPr>
          <w:bCs/>
          <w:szCs w:val="21"/>
        </w:rPr>
        <w:t>2</w:t>
      </w:r>
      <w:r w:rsidRPr="00317CAC">
        <w:rPr>
          <w:bCs/>
          <w:szCs w:val="21"/>
        </w:rPr>
        <w:t>类里面全部提取，再抽取补满</w:t>
      </w:r>
      <w:r w:rsidRPr="00317CAC">
        <w:rPr>
          <w:bCs/>
          <w:szCs w:val="21"/>
        </w:rPr>
        <w:t xml:space="preserve"> 5400 </w:t>
      </w:r>
      <w:r w:rsidRPr="00317CAC">
        <w:rPr>
          <w:bCs/>
          <w:szCs w:val="21"/>
        </w:rPr>
        <w:t>，其余的作验证集。第</w:t>
      </w:r>
      <w:r w:rsidRPr="00317CAC">
        <w:rPr>
          <w:bCs/>
          <w:szCs w:val="21"/>
        </w:rPr>
        <w:t>3</w:t>
      </w:r>
      <w:r w:rsidRPr="00317CAC">
        <w:rPr>
          <w:bCs/>
          <w:szCs w:val="21"/>
        </w:rPr>
        <w:t>类里面全部提取，再抽取补满</w:t>
      </w:r>
      <w:r w:rsidRPr="00317CAC">
        <w:rPr>
          <w:bCs/>
          <w:szCs w:val="21"/>
        </w:rPr>
        <w:t xml:space="preserve"> 5400 </w:t>
      </w:r>
      <w:r w:rsidRPr="00317CAC">
        <w:rPr>
          <w:bCs/>
          <w:szCs w:val="21"/>
        </w:rPr>
        <w:t>，其余的作验证集。第</w:t>
      </w:r>
      <w:r w:rsidRPr="00317CAC">
        <w:rPr>
          <w:bCs/>
          <w:szCs w:val="21"/>
        </w:rPr>
        <w:t>4</w:t>
      </w:r>
      <w:r w:rsidRPr="00317CAC">
        <w:rPr>
          <w:bCs/>
          <w:szCs w:val="21"/>
        </w:rPr>
        <w:t>类随机从扩充集里面，抽取</w:t>
      </w:r>
      <w:r w:rsidRPr="00317CAC">
        <w:rPr>
          <w:bCs/>
          <w:szCs w:val="21"/>
        </w:rPr>
        <w:t>5400</w:t>
      </w:r>
      <w:r w:rsidRPr="00317CAC">
        <w:rPr>
          <w:bCs/>
          <w:szCs w:val="21"/>
        </w:rPr>
        <w:t>个，其余</w:t>
      </w:r>
      <w:r w:rsidRPr="00317CAC">
        <w:rPr>
          <w:bCs/>
          <w:szCs w:val="21"/>
        </w:rPr>
        <w:t>600</w:t>
      </w:r>
      <w:r w:rsidRPr="00317CAC">
        <w:rPr>
          <w:bCs/>
          <w:szCs w:val="21"/>
        </w:rPr>
        <w:t>作验证集</w:t>
      </w:r>
      <w:r w:rsidR="00722413" w:rsidRPr="00317CAC">
        <w:rPr>
          <w:bCs/>
          <w:szCs w:val="21"/>
        </w:rPr>
        <w:t>。</w:t>
      </w:r>
    </w:p>
    <w:p w14:paraId="5B1A8BFD" w14:textId="5BABE46D" w:rsidR="00603A82" w:rsidRPr="00317CAC" w:rsidRDefault="00722413" w:rsidP="00225EAE">
      <w:pPr>
        <w:spacing w:line="300" w:lineRule="auto"/>
        <w:ind w:firstLineChars="200" w:firstLine="420"/>
        <w:jc w:val="left"/>
        <w:rPr>
          <w:bCs/>
          <w:szCs w:val="21"/>
        </w:rPr>
      </w:pPr>
      <w:r w:rsidRPr="00317CAC">
        <w:rPr>
          <w:bCs/>
          <w:szCs w:val="21"/>
        </w:rPr>
        <w:t>（</w:t>
      </w:r>
      <w:r w:rsidRPr="00317CAC">
        <w:rPr>
          <w:bCs/>
          <w:szCs w:val="21"/>
        </w:rPr>
        <w:t>2</w:t>
      </w:r>
      <w:r w:rsidRPr="00317CAC">
        <w:rPr>
          <w:bCs/>
          <w:szCs w:val="21"/>
        </w:rPr>
        <w:t>）对每个数据展开道：</w:t>
      </w:r>
      <w:proofErr w:type="spellStart"/>
      <w:r w:rsidR="0002761B" w:rsidRPr="00317CAC">
        <w:rPr>
          <w:bCs/>
          <w:szCs w:val="21"/>
        </w:rPr>
        <w:t>traceData</w:t>
      </w:r>
      <w:proofErr w:type="spellEnd"/>
      <w:r w:rsidR="0002761B" w:rsidRPr="00317CAC">
        <w:rPr>
          <w:bCs/>
          <w:szCs w:val="21"/>
        </w:rPr>
        <w:t>=cell(</w:t>
      </w:r>
      <w:proofErr w:type="spellStart"/>
      <w:r w:rsidR="0002761B" w:rsidRPr="00317CAC">
        <w:rPr>
          <w:bCs/>
          <w:szCs w:val="21"/>
        </w:rPr>
        <w:t>mytable</w:t>
      </w:r>
      <w:proofErr w:type="spellEnd"/>
      <w:r w:rsidR="0002761B" w:rsidRPr="00317CAC">
        <w:rPr>
          <w:bCs/>
          <w:szCs w:val="21"/>
        </w:rPr>
        <w:t>{5,3},1);</w:t>
      </w:r>
      <w:proofErr w:type="spellStart"/>
      <w:r w:rsidR="0002761B" w:rsidRPr="00317CAC">
        <w:rPr>
          <w:bCs/>
          <w:szCs w:val="21"/>
        </w:rPr>
        <w:t>traceLabel</w:t>
      </w:r>
      <w:proofErr w:type="spellEnd"/>
      <w:r w:rsidR="0002761B" w:rsidRPr="00317CAC">
        <w:rPr>
          <w:bCs/>
          <w:szCs w:val="21"/>
        </w:rPr>
        <w:t>=cell(</w:t>
      </w:r>
      <w:proofErr w:type="spellStart"/>
      <w:r w:rsidR="0002761B" w:rsidRPr="00317CAC">
        <w:rPr>
          <w:bCs/>
          <w:szCs w:val="21"/>
        </w:rPr>
        <w:t>mytable</w:t>
      </w:r>
      <w:proofErr w:type="spellEnd"/>
      <w:r w:rsidR="0002761B" w:rsidRPr="00317CAC">
        <w:rPr>
          <w:bCs/>
          <w:szCs w:val="21"/>
        </w:rPr>
        <w:t>{5,3},1);</w:t>
      </w:r>
      <w:r w:rsidR="0002761B" w:rsidRPr="00317CAC">
        <w:t xml:space="preserve"> </w:t>
      </w:r>
      <w:r w:rsidR="0002761B" w:rsidRPr="00317CAC">
        <w:rPr>
          <w:bCs/>
          <w:szCs w:val="21"/>
        </w:rPr>
        <w:t>每个样本第一个有效记录标记为</w:t>
      </w:r>
      <w:r w:rsidR="0002761B" w:rsidRPr="00317CAC">
        <w:rPr>
          <w:bCs/>
          <w:szCs w:val="21"/>
        </w:rPr>
        <w:t>1,</w:t>
      </w:r>
      <w:r w:rsidR="0002761B" w:rsidRPr="00317CAC">
        <w:rPr>
          <w:bCs/>
          <w:szCs w:val="21"/>
        </w:rPr>
        <w:t>其他为</w:t>
      </w:r>
      <w:r w:rsidR="0002761B" w:rsidRPr="00317CAC">
        <w:rPr>
          <w:bCs/>
          <w:szCs w:val="21"/>
        </w:rPr>
        <w:t>0</w:t>
      </w:r>
      <w:r w:rsidR="0002761B" w:rsidRPr="00317CAC">
        <w:rPr>
          <w:bCs/>
          <w:szCs w:val="21"/>
        </w:rPr>
        <w:t>。</w:t>
      </w:r>
    </w:p>
    <w:p w14:paraId="68B49BFF" w14:textId="73F00C73" w:rsidR="00B9064E" w:rsidRPr="00317CAC" w:rsidRDefault="00B9064E" w:rsidP="00B9064E">
      <w:pPr>
        <w:spacing w:line="300" w:lineRule="auto"/>
      </w:pPr>
      <w:r w:rsidRPr="00317CAC">
        <w:t>（</w:t>
      </w:r>
      <w:r w:rsidRPr="00317CAC">
        <w:t>3</w:t>
      </w:r>
      <w:r w:rsidRPr="00317CAC">
        <w:t>）开道后第一类数据超过</w:t>
      </w:r>
      <w:r w:rsidRPr="00317CAC">
        <w:t>5400</w:t>
      </w:r>
      <w:r w:rsidRPr="00317CAC">
        <w:t>个，第二类不到</w:t>
      </w:r>
      <w:r w:rsidRPr="00317CAC">
        <w:t>5400</w:t>
      </w:r>
      <w:r w:rsidRPr="00317CAC">
        <w:t>个</w:t>
      </w:r>
      <w:r w:rsidRPr="00317CAC">
        <w:t xml:space="preserve"> 4277</w:t>
      </w:r>
      <w:r w:rsidRPr="00317CAC">
        <w:t>个，挑选</w:t>
      </w:r>
      <w:r w:rsidRPr="00317CAC">
        <w:t xml:space="preserve"> 4277</w:t>
      </w:r>
      <w:r w:rsidRPr="00317CAC">
        <w:t>个，然后随机挑选补全道</w:t>
      </w:r>
      <w:r w:rsidRPr="00317CAC">
        <w:t>5400</w:t>
      </w:r>
      <w:r w:rsidRPr="00317CAC">
        <w:t>个。第</w:t>
      </w:r>
      <w:r w:rsidRPr="00317CAC">
        <w:t>3</w:t>
      </w:r>
      <w:r w:rsidRPr="00317CAC">
        <w:t>类不到</w:t>
      </w:r>
      <w:r w:rsidRPr="00317CAC">
        <w:t>5400</w:t>
      </w:r>
      <w:r w:rsidRPr="00317CAC">
        <w:t>个，挑选全部然后随机挑选补全道</w:t>
      </w:r>
      <w:r w:rsidRPr="00317CAC">
        <w:t>5400</w:t>
      </w:r>
      <w:r w:rsidRPr="00317CAC">
        <w:t>个。第</w:t>
      </w:r>
      <w:r w:rsidRPr="00317CAC">
        <w:t>4</w:t>
      </w:r>
      <w:r w:rsidRPr="00317CAC">
        <w:t>类不到</w:t>
      </w:r>
      <w:r w:rsidRPr="00317CAC">
        <w:t>5400</w:t>
      </w:r>
      <w:r w:rsidRPr="00317CAC">
        <w:t>个，然后随机挑选补全道</w:t>
      </w:r>
      <w:r w:rsidRPr="00317CAC">
        <w:t>5400</w:t>
      </w:r>
      <w:r w:rsidRPr="00317CAC">
        <w:t>个。</w:t>
      </w:r>
    </w:p>
    <w:p w14:paraId="7C38E73E" w14:textId="18FB557B" w:rsidR="00AC218F" w:rsidRPr="00317CAC" w:rsidDel="00BA4A3B" w:rsidRDefault="00850CBA">
      <w:pPr>
        <w:pStyle w:val="5"/>
        <w:spacing w:before="312" w:after="312"/>
        <w:rPr>
          <w:del w:id="609" w:author="DELL" w:date="2021-04-14T13:47:00Z"/>
        </w:rPr>
        <w:pPrChange w:id="610" w:author="Conqueror" w:date="2021-04-06T21:42:00Z">
          <w:pPr>
            <w:pStyle w:val="3"/>
          </w:pPr>
        </w:pPrChange>
      </w:pPr>
      <w:bookmarkStart w:id="611" w:name="_Toc10655"/>
      <w:bookmarkStart w:id="612" w:name="_Toc15802"/>
      <w:bookmarkStart w:id="613" w:name="_Toc662"/>
      <w:bookmarkStart w:id="614" w:name="_Toc13596"/>
      <w:bookmarkStart w:id="615" w:name="_Toc17969"/>
      <w:bookmarkStart w:id="616" w:name="_Toc20382"/>
      <w:bookmarkStart w:id="617" w:name="_Toc25679"/>
      <w:bookmarkStart w:id="618" w:name="_Toc26625"/>
      <w:bookmarkStart w:id="619" w:name="_Toc27770"/>
      <w:ins w:id="620" w:author="Conqueror" w:date="2021-04-06T21:48:00Z">
        <w:del w:id="621" w:author="DELL" w:date="2021-04-14T13:47:00Z">
          <w:r w:rsidRPr="00317CAC" w:rsidDel="00BA4A3B">
            <w:delText>1.</w:delText>
          </w:r>
        </w:del>
      </w:ins>
      <w:del w:id="622" w:author="DELL" w:date="2021-04-14T13:47:00Z">
        <w:r w:rsidRPr="00317CAC" w:rsidDel="00BA4A3B">
          <w:delText xml:space="preserve">3.6.1 </w:delText>
        </w:r>
        <w:r w:rsidRPr="00317CAC" w:rsidDel="00BA4A3B">
          <w:delText>数据增强后训练神经网络</w:delText>
        </w:r>
        <w:bookmarkEnd w:id="611"/>
        <w:bookmarkEnd w:id="612"/>
        <w:bookmarkEnd w:id="613"/>
        <w:bookmarkEnd w:id="614"/>
        <w:bookmarkEnd w:id="615"/>
        <w:bookmarkEnd w:id="616"/>
        <w:bookmarkEnd w:id="617"/>
        <w:bookmarkEnd w:id="618"/>
        <w:bookmarkEnd w:id="619"/>
      </w:del>
    </w:p>
    <w:p w14:paraId="2E0C2970" w14:textId="2806A1FC" w:rsidR="00AC218F" w:rsidRPr="00317CAC" w:rsidRDefault="00BB205E">
      <w:pPr>
        <w:spacing w:line="300" w:lineRule="auto"/>
        <w:ind w:firstLineChars="200" w:firstLine="420"/>
        <w:rPr>
          <w:bCs/>
          <w:szCs w:val="21"/>
        </w:rPr>
      </w:pPr>
      <w:r w:rsidRPr="00317CAC">
        <w:rPr>
          <w:bCs/>
          <w:szCs w:val="21"/>
        </w:rPr>
        <w:t>数据扩充后</w:t>
      </w:r>
      <w:r w:rsidR="00FC321B" w:rsidRPr="00317CAC">
        <w:rPr>
          <w:bCs/>
          <w:szCs w:val="21"/>
        </w:rPr>
        <w:t>再次</w:t>
      </w:r>
      <w:r w:rsidR="00850CBA" w:rsidRPr="00317CAC">
        <w:rPr>
          <w:bCs/>
          <w:szCs w:val="21"/>
        </w:rPr>
        <w:t>定义</w:t>
      </w:r>
      <w:r w:rsidR="00850CBA" w:rsidRPr="00317CAC">
        <w:rPr>
          <w:bCs/>
          <w:szCs w:val="21"/>
        </w:rPr>
        <w:t xml:space="preserve"> LSTM </w:t>
      </w:r>
      <w:r w:rsidR="00850CBA" w:rsidRPr="00317CAC">
        <w:rPr>
          <w:bCs/>
          <w:szCs w:val="21"/>
        </w:rPr>
        <w:t>网络架构，将输入大小指定为序列大小</w:t>
      </w:r>
      <w:r w:rsidR="00850CBA" w:rsidRPr="00317CAC">
        <w:rPr>
          <w:bCs/>
          <w:szCs w:val="21"/>
        </w:rPr>
        <w:t xml:space="preserve"> 1</w:t>
      </w:r>
      <w:r w:rsidR="00850CBA" w:rsidRPr="00317CAC">
        <w:rPr>
          <w:bCs/>
          <w:szCs w:val="21"/>
        </w:rPr>
        <w:t>（输入数据的维度）。指定具有</w:t>
      </w:r>
      <w:r w:rsidR="00850CBA" w:rsidRPr="00317CAC">
        <w:rPr>
          <w:bCs/>
          <w:szCs w:val="21"/>
        </w:rPr>
        <w:t xml:space="preserve"> 200 </w:t>
      </w:r>
      <w:proofErr w:type="gramStart"/>
      <w:r w:rsidR="00850CBA" w:rsidRPr="00317CAC">
        <w:rPr>
          <w:bCs/>
          <w:szCs w:val="21"/>
        </w:rPr>
        <w:t>个</w:t>
      </w:r>
      <w:proofErr w:type="gramEnd"/>
      <w:r w:rsidR="00850CBA" w:rsidRPr="00317CAC">
        <w:rPr>
          <w:bCs/>
          <w:szCs w:val="21"/>
        </w:rPr>
        <w:t>隐含单元的双向</w:t>
      </w:r>
      <w:r w:rsidR="00850CBA" w:rsidRPr="00317CAC">
        <w:rPr>
          <w:bCs/>
          <w:szCs w:val="21"/>
        </w:rPr>
        <w:t xml:space="preserve"> LSTM </w:t>
      </w:r>
      <w:r w:rsidR="00850CBA" w:rsidRPr="00317CAC">
        <w:rPr>
          <w:bCs/>
          <w:szCs w:val="21"/>
        </w:rPr>
        <w:t>层，并输出序列的最后一个元素。最后，通过包含大小为</w:t>
      </w:r>
      <w:r w:rsidR="00850CBA" w:rsidRPr="00317CAC">
        <w:rPr>
          <w:bCs/>
          <w:szCs w:val="21"/>
        </w:rPr>
        <w:t xml:space="preserve"> 9 </w:t>
      </w:r>
      <w:r w:rsidR="00850CBA" w:rsidRPr="00317CAC">
        <w:rPr>
          <w:bCs/>
          <w:szCs w:val="21"/>
        </w:rPr>
        <w:t>的全连接层，后跟</w:t>
      </w:r>
      <w:r w:rsidR="00850CBA" w:rsidRPr="00317CAC">
        <w:rPr>
          <w:bCs/>
          <w:szCs w:val="21"/>
        </w:rPr>
        <w:t xml:space="preserve"> </w:t>
      </w:r>
      <w:proofErr w:type="spellStart"/>
      <w:r w:rsidR="00850CBA" w:rsidRPr="00317CAC">
        <w:rPr>
          <w:bCs/>
          <w:szCs w:val="21"/>
        </w:rPr>
        <w:t>softmax</w:t>
      </w:r>
      <w:proofErr w:type="spellEnd"/>
      <w:r w:rsidR="00850CBA" w:rsidRPr="00317CAC">
        <w:rPr>
          <w:bCs/>
          <w:szCs w:val="21"/>
        </w:rPr>
        <w:t xml:space="preserve"> </w:t>
      </w:r>
      <w:r w:rsidR="00850CBA" w:rsidRPr="00317CAC">
        <w:rPr>
          <w:bCs/>
          <w:szCs w:val="21"/>
        </w:rPr>
        <w:t>层和分类层，来指定</w:t>
      </w:r>
      <w:r w:rsidR="00850CBA" w:rsidRPr="00317CAC">
        <w:rPr>
          <w:bCs/>
          <w:szCs w:val="21"/>
        </w:rPr>
        <w:t>4</w:t>
      </w:r>
      <w:r w:rsidR="00850CBA" w:rsidRPr="00317CAC">
        <w:rPr>
          <w:bCs/>
          <w:szCs w:val="21"/>
        </w:rPr>
        <w:t>个类（</w:t>
      </w:r>
      <w:r w:rsidR="00850CBA" w:rsidRPr="00317CAC">
        <w:rPr>
          <w:bCs/>
          <w:szCs w:val="21"/>
        </w:rPr>
        <w:t>1-4</w:t>
      </w:r>
      <w:r w:rsidR="00850CBA" w:rsidRPr="00317CAC">
        <w:rPr>
          <w:bCs/>
          <w:szCs w:val="21"/>
        </w:rPr>
        <w:t>类别）。</w:t>
      </w:r>
    </w:p>
    <w:p w14:paraId="4B769DC2" w14:textId="6F34D6DD" w:rsidR="00225EAE" w:rsidRPr="00317CAC" w:rsidRDefault="00225EAE">
      <w:pPr>
        <w:spacing w:line="300" w:lineRule="auto"/>
        <w:ind w:firstLineChars="200" w:firstLine="420"/>
        <w:rPr>
          <w:bCs/>
          <w:szCs w:val="21"/>
        </w:rPr>
      </w:pPr>
    </w:p>
    <w:p w14:paraId="6C760635" w14:textId="2C7DACD6" w:rsidR="00AC218F" w:rsidRPr="00317CAC" w:rsidRDefault="00850CBA">
      <w:pPr>
        <w:spacing w:line="300" w:lineRule="auto"/>
        <w:ind w:firstLineChars="200" w:firstLine="420"/>
        <w:rPr>
          <w:bCs/>
          <w:szCs w:val="21"/>
        </w:rPr>
      </w:pPr>
      <w:r w:rsidRPr="00317CAC">
        <w:rPr>
          <w:bCs/>
          <w:noProof/>
          <w:szCs w:val="21"/>
        </w:rPr>
        <w:drawing>
          <wp:inline distT="0" distB="0" distL="0" distR="0" wp14:anchorId="01BDE9EF" wp14:editId="559E2A67">
            <wp:extent cx="5274310" cy="278828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274310" cy="2788285"/>
                    </a:xfrm>
                    <a:prstGeom prst="rect">
                      <a:avLst/>
                    </a:prstGeom>
                    <a:noFill/>
                    <a:ln>
                      <a:noFill/>
                    </a:ln>
                  </pic:spPr>
                </pic:pic>
              </a:graphicData>
            </a:graphic>
          </wp:inline>
        </w:drawing>
      </w:r>
    </w:p>
    <w:p w14:paraId="6C5C6003" w14:textId="7AC5AAF7" w:rsidR="005D4069" w:rsidRPr="00317CAC" w:rsidRDefault="005D4069">
      <w:pPr>
        <w:spacing w:line="300" w:lineRule="auto"/>
        <w:ind w:firstLineChars="200" w:firstLine="420"/>
        <w:rPr>
          <w:bCs/>
          <w:szCs w:val="21"/>
        </w:rPr>
      </w:pPr>
      <w:r w:rsidRPr="00317CAC">
        <w:rPr>
          <w:bCs/>
          <w:szCs w:val="21"/>
        </w:rPr>
        <w:t>（图</w:t>
      </w:r>
      <w:ins w:id="623" w:author="1379323603@qq.com" w:date="2021-04-14T14:48:00Z">
        <w:r w:rsidR="005E4090">
          <w:rPr>
            <w:rFonts w:hint="eastAsia"/>
            <w:bCs/>
            <w:szCs w:val="21"/>
          </w:rPr>
          <w:t>9</w:t>
        </w:r>
        <w:r w:rsidR="005E4090">
          <w:rPr>
            <w:bCs/>
            <w:szCs w:val="21"/>
          </w:rPr>
          <w:t xml:space="preserve"> </w:t>
        </w:r>
        <w:r w:rsidR="005E4090">
          <w:rPr>
            <w:rFonts w:hint="eastAsia"/>
            <w:bCs/>
            <w:szCs w:val="21"/>
          </w:rPr>
          <w:t>训练过程</w:t>
        </w:r>
      </w:ins>
      <w:del w:id="624" w:author="1379323603@qq.com" w:date="2021-04-14T14:48:00Z">
        <w:r w:rsidRPr="00317CAC" w:rsidDel="005E4090">
          <w:rPr>
            <w:bCs/>
            <w:szCs w:val="21"/>
          </w:rPr>
          <w:delText>1-7</w:delText>
        </w:r>
      </w:del>
      <w:r w:rsidRPr="00317CAC">
        <w:rPr>
          <w:bCs/>
          <w:szCs w:val="21"/>
        </w:rPr>
        <w:t>）</w:t>
      </w:r>
    </w:p>
    <w:p w14:paraId="06D8FEDE" w14:textId="39BBFFFC" w:rsidR="00AC218F" w:rsidRPr="00317CAC" w:rsidRDefault="00850CBA">
      <w:pPr>
        <w:spacing w:line="300" w:lineRule="auto"/>
        <w:ind w:firstLineChars="200" w:firstLine="420"/>
        <w:rPr>
          <w:bCs/>
          <w:szCs w:val="21"/>
        </w:rPr>
      </w:pPr>
      <w:r w:rsidRPr="00317CAC">
        <w:rPr>
          <w:bCs/>
          <w:szCs w:val="21"/>
        </w:rPr>
        <w:t>本次迭代</w:t>
      </w:r>
      <w:proofErr w:type="gramStart"/>
      <w:r w:rsidRPr="00317CAC">
        <w:rPr>
          <w:bCs/>
          <w:szCs w:val="21"/>
        </w:rPr>
        <w:t>优化</w:t>
      </w:r>
      <w:r w:rsidR="00215DC3" w:rsidRPr="00317CAC">
        <w:rPr>
          <w:bCs/>
          <w:szCs w:val="21"/>
        </w:rPr>
        <w:t>分</w:t>
      </w:r>
      <w:proofErr w:type="gramEnd"/>
      <w:r w:rsidR="00215DC3" w:rsidRPr="00317CAC">
        <w:rPr>
          <w:bCs/>
          <w:szCs w:val="21"/>
        </w:rPr>
        <w:t>批次进行，</w:t>
      </w:r>
      <w:proofErr w:type="gramStart"/>
      <w:r w:rsidR="00215DC3" w:rsidRPr="00317CAC">
        <w:rPr>
          <w:bCs/>
          <w:szCs w:val="21"/>
        </w:rPr>
        <w:t>每训练</w:t>
      </w:r>
      <w:proofErr w:type="gramEnd"/>
      <w:r w:rsidR="00215DC3" w:rsidRPr="00317CAC">
        <w:rPr>
          <w:bCs/>
          <w:szCs w:val="21"/>
        </w:rPr>
        <w:t>一段时间</w:t>
      </w:r>
      <w:r w:rsidRPr="00317CAC">
        <w:rPr>
          <w:bCs/>
          <w:szCs w:val="21"/>
        </w:rPr>
        <w:t>后</w:t>
      </w:r>
      <w:r w:rsidR="00215DC3" w:rsidRPr="00317CAC">
        <w:rPr>
          <w:bCs/>
          <w:szCs w:val="21"/>
        </w:rPr>
        <w:t>进行保存训练结果以防数据丢失。整体</w:t>
      </w:r>
      <w:r w:rsidRPr="00317CAC">
        <w:rPr>
          <w:bCs/>
          <w:szCs w:val="21"/>
        </w:rPr>
        <w:t>训练精确值</w:t>
      </w:r>
      <w:r w:rsidR="00215DC3" w:rsidRPr="00317CAC">
        <w:rPr>
          <w:bCs/>
          <w:szCs w:val="21"/>
        </w:rPr>
        <w:t>在数据扩充和改进后</w:t>
      </w:r>
      <w:r w:rsidRPr="00317CAC">
        <w:rPr>
          <w:bCs/>
          <w:szCs w:val="21"/>
        </w:rPr>
        <w:t>明显有了提升，达</w:t>
      </w:r>
      <w:r w:rsidRPr="00317CAC">
        <w:rPr>
          <w:bCs/>
          <w:szCs w:val="21"/>
        </w:rPr>
        <w:t>0.84</w:t>
      </w:r>
      <w:r w:rsidRPr="00317CAC">
        <w:rPr>
          <w:bCs/>
          <w:szCs w:val="21"/>
        </w:rPr>
        <w:t>左右的吻合度。</w:t>
      </w:r>
    </w:p>
    <w:p w14:paraId="4DB6356F" w14:textId="76B211E6" w:rsidR="00AC218F" w:rsidRPr="00317CAC" w:rsidRDefault="00AC218F">
      <w:pPr>
        <w:spacing w:line="300" w:lineRule="auto"/>
        <w:ind w:firstLineChars="200" w:firstLine="420"/>
      </w:pPr>
    </w:p>
    <w:p w14:paraId="622CB24C" w14:textId="1DD9C230" w:rsidR="00AC218F" w:rsidRPr="00317CAC" w:rsidRDefault="00850CBA">
      <w:pPr>
        <w:pStyle w:val="4"/>
        <w:rPr>
          <w:rFonts w:cs="Times New Roman"/>
        </w:rPr>
        <w:pPrChange w:id="625" w:author="Conqueror" w:date="2021-04-06T21:42:00Z">
          <w:pPr>
            <w:pStyle w:val="ad"/>
          </w:pPr>
        </w:pPrChange>
      </w:pPr>
      <w:bookmarkStart w:id="626" w:name="_Toc18851"/>
      <w:bookmarkStart w:id="627" w:name="_Toc26016"/>
      <w:bookmarkStart w:id="628" w:name="_Toc16986"/>
      <w:bookmarkStart w:id="629" w:name="_Toc10185"/>
      <w:bookmarkStart w:id="630" w:name="_Toc12878"/>
      <w:bookmarkStart w:id="631" w:name="_Toc21294"/>
      <w:bookmarkStart w:id="632" w:name="_Toc18938"/>
      <w:bookmarkStart w:id="633" w:name="_Toc6427"/>
      <w:bookmarkStart w:id="634" w:name="_Toc32451"/>
      <w:bookmarkStart w:id="635" w:name="_Toc69300489"/>
      <w:ins w:id="636" w:author="Conqueror" w:date="2021-04-06T21:48:00Z">
        <w:r w:rsidRPr="00317CAC">
          <w:rPr>
            <w:rFonts w:cs="Times New Roman"/>
          </w:rPr>
          <w:t>1.</w:t>
        </w:r>
      </w:ins>
      <w:r w:rsidRPr="00317CAC">
        <w:rPr>
          <w:rFonts w:cs="Times New Roman"/>
        </w:rPr>
        <w:t>3.7</w:t>
      </w:r>
      <w:r w:rsidRPr="00317CAC">
        <w:rPr>
          <w:rFonts w:cs="Times New Roman"/>
        </w:rPr>
        <w:t>验证结果</w:t>
      </w:r>
      <w:bookmarkEnd w:id="626"/>
      <w:bookmarkEnd w:id="627"/>
      <w:bookmarkEnd w:id="628"/>
      <w:bookmarkEnd w:id="629"/>
      <w:bookmarkEnd w:id="630"/>
      <w:bookmarkEnd w:id="631"/>
      <w:bookmarkEnd w:id="632"/>
      <w:bookmarkEnd w:id="633"/>
      <w:bookmarkEnd w:id="634"/>
      <w:bookmarkEnd w:id="635"/>
    </w:p>
    <w:p w14:paraId="67C0F8AE" w14:textId="7B4DE777" w:rsidR="00AC218F" w:rsidRPr="00317CAC" w:rsidRDefault="00850CBA">
      <w:pPr>
        <w:spacing w:line="300" w:lineRule="auto"/>
        <w:ind w:firstLineChars="200" w:firstLine="420"/>
        <w:rPr>
          <w:bCs/>
          <w:szCs w:val="21"/>
        </w:rPr>
      </w:pPr>
      <w:r w:rsidRPr="00317CAC">
        <w:rPr>
          <w:bCs/>
          <w:szCs w:val="21"/>
        </w:rPr>
        <w:t>数据集里</w:t>
      </w:r>
      <w:ins w:id="637" w:author="1379323603@qq.com" w:date="2021-04-14T14:51:00Z">
        <w:r w:rsidR="00D64851">
          <w:rPr>
            <w:bCs/>
            <w:szCs w:val="21"/>
          </w:rPr>
          <w:t>I</w:t>
        </w:r>
      </w:ins>
      <w:del w:id="638" w:author="1379323603@qq.com" w:date="2021-04-14T14:48:00Z">
        <w:r w:rsidRPr="00317CAC" w:rsidDel="00D64851">
          <w:rPr>
            <w:bCs/>
            <w:szCs w:val="21"/>
          </w:rPr>
          <w:delText>1</w:delText>
        </w:r>
      </w:del>
      <w:r w:rsidRPr="00317CAC">
        <w:rPr>
          <w:bCs/>
          <w:szCs w:val="21"/>
        </w:rPr>
        <w:t>类和</w:t>
      </w:r>
      <w:ins w:id="639" w:author="1379323603@qq.com" w:date="2021-04-14T14:51:00Z">
        <w:r w:rsidR="00D64851">
          <w:rPr>
            <w:bCs/>
            <w:szCs w:val="21"/>
          </w:rPr>
          <w:t>Ⅱ</w:t>
        </w:r>
      </w:ins>
      <w:del w:id="640" w:author="1379323603@qq.com" w:date="2021-04-14T14:51:00Z">
        <w:r w:rsidRPr="00317CAC" w:rsidDel="00D64851">
          <w:rPr>
            <w:bCs/>
            <w:szCs w:val="21"/>
          </w:rPr>
          <w:delText>2</w:delText>
        </w:r>
      </w:del>
      <w:r w:rsidRPr="00317CAC">
        <w:rPr>
          <w:bCs/>
          <w:szCs w:val="21"/>
        </w:rPr>
        <w:t>类波形数据较多，</w:t>
      </w:r>
      <w:ins w:id="641" w:author="1379323603@qq.com" w:date="2021-04-14T14:51:00Z">
        <w:r w:rsidR="00D64851">
          <w:rPr>
            <w:bCs/>
            <w:szCs w:val="21"/>
          </w:rPr>
          <w:t>Ⅲ</w:t>
        </w:r>
      </w:ins>
      <w:commentRangeStart w:id="642"/>
      <w:del w:id="643" w:author="1379323603@qq.com" w:date="2021-04-14T14:51:00Z">
        <w:r w:rsidRPr="00317CAC" w:rsidDel="00D64851">
          <w:rPr>
            <w:bCs/>
            <w:szCs w:val="21"/>
          </w:rPr>
          <w:delText>3</w:delText>
        </w:r>
        <w:commentRangeEnd w:id="642"/>
        <w:r w:rsidR="008F6D18" w:rsidDel="00D64851">
          <w:rPr>
            <w:rStyle w:val="af2"/>
          </w:rPr>
          <w:commentReference w:id="642"/>
        </w:r>
      </w:del>
      <w:r w:rsidRPr="00317CAC">
        <w:rPr>
          <w:bCs/>
          <w:szCs w:val="21"/>
        </w:rPr>
        <w:t>类和</w:t>
      </w:r>
      <w:ins w:id="644" w:author="1379323603@qq.com" w:date="2021-04-14T14:51:00Z">
        <w:r w:rsidR="00D64851">
          <w:rPr>
            <w:bCs/>
            <w:szCs w:val="21"/>
          </w:rPr>
          <w:t>Ⅳ</w:t>
        </w:r>
      </w:ins>
      <w:del w:id="645" w:author="1379323603@qq.com" w:date="2021-04-14T14:51:00Z">
        <w:r w:rsidRPr="00317CAC" w:rsidDel="00D64851">
          <w:rPr>
            <w:bCs/>
            <w:szCs w:val="21"/>
          </w:rPr>
          <w:delText>4</w:delText>
        </w:r>
      </w:del>
      <w:r w:rsidRPr="00317CAC">
        <w:rPr>
          <w:bCs/>
          <w:szCs w:val="21"/>
        </w:rPr>
        <w:t>类的较少。由于数据偏差太大，训练的结</w:t>
      </w:r>
      <w:r w:rsidRPr="00317CAC">
        <w:rPr>
          <w:bCs/>
          <w:szCs w:val="21"/>
        </w:rPr>
        <w:lastRenderedPageBreak/>
        <w:t>果不理想。我们进行了数据增强，让神经网络继续训练。数据增强后，</w:t>
      </w:r>
      <w:ins w:id="646" w:author="1379323603@qq.com" w:date="2021-04-14T14:51:00Z">
        <w:r w:rsidR="001F2C87">
          <w:rPr>
            <w:bCs/>
            <w:szCs w:val="21"/>
          </w:rPr>
          <w:t>Ⅲ</w:t>
        </w:r>
      </w:ins>
      <w:del w:id="647" w:author="1379323603@qq.com" w:date="2021-04-14T14:51:00Z">
        <w:r w:rsidRPr="00317CAC" w:rsidDel="001F2C87">
          <w:rPr>
            <w:bCs/>
            <w:szCs w:val="21"/>
          </w:rPr>
          <w:delText>3</w:delText>
        </w:r>
      </w:del>
      <w:r w:rsidRPr="00317CAC">
        <w:rPr>
          <w:bCs/>
          <w:szCs w:val="21"/>
        </w:rPr>
        <w:t>、</w:t>
      </w:r>
      <w:ins w:id="648" w:author="1379323603@qq.com" w:date="2021-04-14T14:51:00Z">
        <w:r w:rsidR="001F2C87">
          <w:rPr>
            <w:bCs/>
            <w:szCs w:val="21"/>
          </w:rPr>
          <w:t>Ⅳ</w:t>
        </w:r>
      </w:ins>
      <w:del w:id="649" w:author="1379323603@qq.com" w:date="2021-04-14T14:51:00Z">
        <w:r w:rsidRPr="00317CAC" w:rsidDel="001F2C87">
          <w:rPr>
            <w:bCs/>
            <w:szCs w:val="21"/>
          </w:rPr>
          <w:delText>4</w:delText>
        </w:r>
      </w:del>
      <w:r w:rsidRPr="00317CAC">
        <w:rPr>
          <w:bCs/>
          <w:szCs w:val="21"/>
        </w:rPr>
        <w:t>类标签的准确性提升到</w:t>
      </w:r>
      <w:r w:rsidRPr="00317CAC">
        <w:rPr>
          <w:bCs/>
          <w:szCs w:val="21"/>
        </w:rPr>
        <w:t>99%</w:t>
      </w:r>
      <w:r w:rsidRPr="00317CAC">
        <w:rPr>
          <w:bCs/>
          <w:szCs w:val="21"/>
        </w:rPr>
        <w:t>以上，但是验证集准确性还是很低，分别只有</w:t>
      </w:r>
      <w:r w:rsidRPr="00317CAC">
        <w:rPr>
          <w:bCs/>
          <w:szCs w:val="21"/>
        </w:rPr>
        <w:t>16.5%</w:t>
      </w:r>
      <w:r w:rsidRPr="00317CAC">
        <w:rPr>
          <w:bCs/>
          <w:szCs w:val="21"/>
        </w:rPr>
        <w:t>和</w:t>
      </w:r>
      <w:r w:rsidRPr="00317CAC">
        <w:rPr>
          <w:bCs/>
          <w:szCs w:val="21"/>
        </w:rPr>
        <w:t>28.5%</w:t>
      </w:r>
      <w:r w:rsidR="00541A93" w:rsidRPr="00317CAC">
        <w:rPr>
          <w:bCs/>
          <w:szCs w:val="21"/>
        </w:rPr>
        <w:t>，这是由于</w:t>
      </w:r>
      <w:r w:rsidR="00712E01" w:rsidRPr="00317CAC">
        <w:rPr>
          <w:bCs/>
          <w:szCs w:val="21"/>
        </w:rPr>
        <w:t>3</w:t>
      </w:r>
      <w:r w:rsidR="00712E01" w:rsidRPr="00317CAC">
        <w:rPr>
          <w:bCs/>
          <w:szCs w:val="21"/>
        </w:rPr>
        <w:t>、</w:t>
      </w:r>
      <w:r w:rsidR="00541A93" w:rsidRPr="00317CAC">
        <w:rPr>
          <w:bCs/>
          <w:szCs w:val="21"/>
        </w:rPr>
        <w:t>4</w:t>
      </w:r>
      <w:r w:rsidR="00541A93" w:rsidRPr="00317CAC">
        <w:rPr>
          <w:bCs/>
          <w:szCs w:val="21"/>
        </w:rPr>
        <w:t>类数据量过少，</w:t>
      </w:r>
      <w:r w:rsidR="00712E01" w:rsidRPr="00317CAC">
        <w:rPr>
          <w:bCs/>
          <w:szCs w:val="21"/>
        </w:rPr>
        <w:t>实际检测时</w:t>
      </w:r>
      <w:ins w:id="650" w:author="1379323603@qq.com" w:date="2021-04-14T14:51:00Z">
        <w:r w:rsidR="001F2C87">
          <w:rPr>
            <w:bCs/>
            <w:szCs w:val="21"/>
          </w:rPr>
          <w:t>Ⅲ</w:t>
        </w:r>
      </w:ins>
      <w:del w:id="651" w:author="1379323603@qq.com" w:date="2021-04-14T14:51:00Z">
        <w:r w:rsidR="00712E01" w:rsidRPr="00317CAC" w:rsidDel="001F2C87">
          <w:rPr>
            <w:bCs/>
            <w:szCs w:val="21"/>
          </w:rPr>
          <w:delText>3</w:delText>
        </w:r>
      </w:del>
      <w:r w:rsidR="00712E01" w:rsidRPr="00317CAC">
        <w:rPr>
          <w:bCs/>
          <w:szCs w:val="21"/>
        </w:rPr>
        <w:t>、</w:t>
      </w:r>
      <w:ins w:id="652" w:author="1379323603@qq.com" w:date="2021-04-14T14:52:00Z">
        <w:r w:rsidR="001F2C87">
          <w:rPr>
            <w:bCs/>
            <w:szCs w:val="21"/>
          </w:rPr>
          <w:t>Ⅳ</w:t>
        </w:r>
      </w:ins>
      <w:del w:id="653" w:author="1379323603@qq.com" w:date="2021-04-14T14:52:00Z">
        <w:r w:rsidR="00712E01" w:rsidRPr="00317CAC" w:rsidDel="001F2C87">
          <w:rPr>
            <w:bCs/>
            <w:szCs w:val="21"/>
          </w:rPr>
          <w:delText>4</w:delText>
        </w:r>
      </w:del>
      <w:proofErr w:type="gramStart"/>
      <w:r w:rsidR="00712E01" w:rsidRPr="00317CAC">
        <w:rPr>
          <w:bCs/>
          <w:szCs w:val="21"/>
        </w:rPr>
        <w:t>类桩本不多见</w:t>
      </w:r>
      <w:proofErr w:type="gramEnd"/>
      <w:r w:rsidR="00712E01" w:rsidRPr="00317CAC">
        <w:rPr>
          <w:bCs/>
          <w:szCs w:val="21"/>
        </w:rPr>
        <w:t>；</w:t>
      </w:r>
      <w:r w:rsidR="00541A93" w:rsidRPr="00317CAC">
        <w:rPr>
          <w:bCs/>
          <w:szCs w:val="21"/>
        </w:rPr>
        <w:t>而且数据中含有</w:t>
      </w:r>
      <w:r w:rsidR="00712E01" w:rsidRPr="00317CAC">
        <w:rPr>
          <w:bCs/>
          <w:szCs w:val="21"/>
        </w:rPr>
        <w:t>单道异常数据，训练数据精确度难以提高</w:t>
      </w:r>
      <w:r w:rsidR="008902D1" w:rsidRPr="00317CAC">
        <w:rPr>
          <w:bCs/>
          <w:szCs w:val="21"/>
        </w:rPr>
        <w:t>。</w:t>
      </w:r>
    </w:p>
    <w:p w14:paraId="71111AB4" w14:textId="65849CA6" w:rsidR="00AC218F" w:rsidRPr="00317CAC" w:rsidRDefault="00850CBA">
      <w:pPr>
        <w:spacing w:line="300" w:lineRule="auto"/>
        <w:ind w:firstLineChars="200" w:firstLine="420"/>
        <w:rPr>
          <w:bCs/>
          <w:szCs w:val="21"/>
        </w:rPr>
      </w:pPr>
      <w:r w:rsidRPr="00317CAC">
        <w:rPr>
          <w:bCs/>
          <w:szCs w:val="21"/>
        </w:rPr>
        <w:t>为了解决这一问题，我们需要对数据再进一步处理。由于数据集中的数据大多数都是管桩的波形图，所以我们要根据管桩的波形规则再对数据进行分类，我们和卢老师讨论过后，得出了</w:t>
      </w:r>
      <w:proofErr w:type="gramStart"/>
      <w:r w:rsidRPr="00317CAC">
        <w:rPr>
          <w:bCs/>
          <w:szCs w:val="21"/>
        </w:rPr>
        <w:t>一</w:t>
      </w:r>
      <w:proofErr w:type="gramEnd"/>
      <w:r w:rsidRPr="00317CAC">
        <w:rPr>
          <w:bCs/>
          <w:szCs w:val="21"/>
        </w:rPr>
        <w:t>套管桩波形图分类的新规则。葛老师将所有的波形数据按类导出成图片形式。组员们每人处理</w:t>
      </w:r>
      <w:r w:rsidRPr="00317CAC">
        <w:rPr>
          <w:bCs/>
          <w:szCs w:val="21"/>
        </w:rPr>
        <w:t>4000</w:t>
      </w:r>
      <w:r w:rsidRPr="00317CAC">
        <w:rPr>
          <w:bCs/>
          <w:szCs w:val="21"/>
        </w:rPr>
        <w:t>张波形图，对数据再进行一次分类。分类完成之后，</w:t>
      </w:r>
      <w:ins w:id="654" w:author="1379323603@qq.com" w:date="2021-04-14T14:52:00Z">
        <w:r w:rsidR="00F25693">
          <w:rPr>
            <w:rFonts w:hint="eastAsia"/>
            <w:bCs/>
            <w:szCs w:val="21"/>
          </w:rPr>
          <w:t>Ⅰ</w:t>
        </w:r>
      </w:ins>
      <w:del w:id="655" w:author="1379323603@qq.com" w:date="2021-04-14T14:52:00Z">
        <w:r w:rsidRPr="00317CAC" w:rsidDel="00F25693">
          <w:rPr>
            <w:bCs/>
            <w:szCs w:val="21"/>
          </w:rPr>
          <w:delText>1</w:delText>
        </w:r>
      </w:del>
      <w:r w:rsidRPr="00317CAC">
        <w:rPr>
          <w:bCs/>
          <w:szCs w:val="21"/>
        </w:rPr>
        <w:t>类标签数量减少，其他类别的标签增多，样本结构得到了一定程度的平均。此外我们与擅长</w:t>
      </w:r>
      <w:commentRangeStart w:id="656"/>
      <w:del w:id="657" w:author="DELL" w:date="2021-04-14T13:28:00Z">
        <w:r w:rsidRPr="00317CAC" w:rsidDel="00205C9F">
          <w:rPr>
            <w:rFonts w:hint="eastAsia"/>
            <w:bCs/>
            <w:szCs w:val="21"/>
          </w:rPr>
          <w:delText>matlab</w:delText>
        </w:r>
      </w:del>
      <w:ins w:id="658" w:author="DELL" w:date="2021-04-14T13:28:00Z">
        <w:r w:rsidR="00205C9F">
          <w:rPr>
            <w:rFonts w:hint="eastAsia"/>
            <w:bCs/>
            <w:szCs w:val="21"/>
          </w:rPr>
          <w:t>MATLAB</w:t>
        </w:r>
        <w:commentRangeEnd w:id="656"/>
        <w:r w:rsidR="00205C9F">
          <w:rPr>
            <w:rStyle w:val="af2"/>
          </w:rPr>
          <w:commentReference w:id="656"/>
        </w:r>
      </w:ins>
      <w:r w:rsidRPr="00317CAC">
        <w:rPr>
          <w:bCs/>
          <w:szCs w:val="21"/>
        </w:rPr>
        <w:t>的</w:t>
      </w:r>
      <w:proofErr w:type="gramStart"/>
      <w:r w:rsidRPr="00317CAC">
        <w:rPr>
          <w:bCs/>
          <w:szCs w:val="21"/>
        </w:rPr>
        <w:t>葛</w:t>
      </w:r>
      <w:proofErr w:type="gramEnd"/>
      <w:r w:rsidRPr="00317CAC">
        <w:rPr>
          <w:bCs/>
          <w:szCs w:val="21"/>
        </w:rPr>
        <w:t>导师进行了商量与研究，最终重新做出一套可用于波形图像自动分类的程序。它将单道数据提取出来训练，这样每条样本可裂变成</w:t>
      </w:r>
      <w:ins w:id="659" w:author="1379323603@qq.com" w:date="2021-04-14T14:52:00Z">
        <w:r w:rsidR="00132C12">
          <w:rPr>
            <w:rFonts w:hint="eastAsia"/>
            <w:bCs/>
            <w:szCs w:val="21"/>
          </w:rPr>
          <w:t>Ⅲ</w:t>
        </w:r>
      </w:ins>
      <w:del w:id="660" w:author="1379323603@qq.com" w:date="2021-04-14T14:52:00Z">
        <w:r w:rsidRPr="00317CAC" w:rsidDel="00132C12">
          <w:rPr>
            <w:bCs/>
            <w:szCs w:val="21"/>
          </w:rPr>
          <w:delText>3</w:delText>
        </w:r>
      </w:del>
      <w:r w:rsidRPr="00317CAC">
        <w:rPr>
          <w:bCs/>
          <w:szCs w:val="21"/>
        </w:rPr>
        <w:t>到</w:t>
      </w:r>
      <w:ins w:id="661" w:author="1379323603@qq.com" w:date="2021-04-14T14:52:00Z">
        <w:r w:rsidR="00132C12">
          <w:rPr>
            <w:rFonts w:hint="eastAsia"/>
            <w:bCs/>
            <w:szCs w:val="21"/>
          </w:rPr>
          <w:t>Ⅳ</w:t>
        </w:r>
      </w:ins>
      <w:del w:id="662" w:author="1379323603@qq.com" w:date="2021-04-14T14:52:00Z">
        <w:r w:rsidRPr="00317CAC" w:rsidDel="00132C12">
          <w:rPr>
            <w:bCs/>
            <w:szCs w:val="21"/>
          </w:rPr>
          <w:delText>4</w:delText>
        </w:r>
      </w:del>
      <w:r w:rsidRPr="00317CAC">
        <w:rPr>
          <w:bCs/>
          <w:szCs w:val="21"/>
        </w:rPr>
        <w:t>条数据。对每类标签的数据都抽取</w:t>
      </w:r>
      <w:r w:rsidRPr="00317CAC">
        <w:rPr>
          <w:bCs/>
          <w:szCs w:val="21"/>
        </w:rPr>
        <w:t>5400</w:t>
      </w:r>
      <w:r w:rsidRPr="00317CAC">
        <w:rPr>
          <w:bCs/>
          <w:szCs w:val="21"/>
        </w:rPr>
        <w:t>道进行训练，以避免样本不均匀带来的偏差，由于每类数据人工分类部分不达</w:t>
      </w:r>
      <w:r w:rsidRPr="00317CAC">
        <w:rPr>
          <w:bCs/>
          <w:szCs w:val="21"/>
        </w:rPr>
        <w:t>5400</w:t>
      </w:r>
      <w:r w:rsidRPr="00317CAC">
        <w:rPr>
          <w:bCs/>
          <w:szCs w:val="21"/>
        </w:rPr>
        <w:t>的数据量，我们进行了随机挑选补补全道数据，使其补充到</w:t>
      </w:r>
      <w:r w:rsidRPr="00317CAC">
        <w:rPr>
          <w:bCs/>
          <w:szCs w:val="21"/>
        </w:rPr>
        <w:t>5400</w:t>
      </w:r>
      <w:r w:rsidRPr="00317CAC">
        <w:rPr>
          <w:bCs/>
          <w:szCs w:val="21"/>
        </w:rPr>
        <w:t>。再经过神经网络训练后，最终训练集准确性达到</w:t>
      </w:r>
      <w:r w:rsidRPr="00317CAC">
        <w:rPr>
          <w:bCs/>
          <w:szCs w:val="21"/>
        </w:rPr>
        <w:t>86%</w:t>
      </w:r>
      <w:r w:rsidRPr="00317CAC">
        <w:rPr>
          <w:bCs/>
          <w:szCs w:val="21"/>
        </w:rPr>
        <w:t>验证集准确性达到</w:t>
      </w:r>
      <w:r w:rsidRPr="00317CAC">
        <w:rPr>
          <w:bCs/>
          <w:szCs w:val="21"/>
        </w:rPr>
        <w:t>88.8%</w:t>
      </w:r>
      <w:r w:rsidRPr="00317CAC">
        <w:rPr>
          <w:bCs/>
          <w:szCs w:val="21"/>
        </w:rPr>
        <w:t>，效果良好。如下图所示</w:t>
      </w:r>
    </w:p>
    <w:p w14:paraId="383A5005" w14:textId="2A4F4057" w:rsidR="00AC218F" w:rsidRDefault="00850CBA">
      <w:pPr>
        <w:spacing w:line="300" w:lineRule="auto"/>
        <w:ind w:firstLineChars="200" w:firstLine="420"/>
        <w:rPr>
          <w:ins w:id="663" w:author="1379323603@qq.com" w:date="2021-04-14T14:52:00Z"/>
          <w:bCs/>
          <w:szCs w:val="21"/>
        </w:rPr>
      </w:pPr>
      <w:commentRangeStart w:id="664"/>
      <w:r w:rsidRPr="00317CAC">
        <w:rPr>
          <w:bCs/>
          <w:noProof/>
          <w:szCs w:val="21"/>
        </w:rPr>
        <w:drawing>
          <wp:inline distT="0" distB="0" distL="0" distR="0" wp14:anchorId="1826AF86" wp14:editId="2FCD9E37">
            <wp:extent cx="4166870" cy="3380105"/>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3"/>
                    <a:stretch>
                      <a:fillRect/>
                    </a:stretch>
                  </pic:blipFill>
                  <pic:spPr>
                    <a:xfrm>
                      <a:off x="0" y="0"/>
                      <a:ext cx="4189056" cy="3398250"/>
                    </a:xfrm>
                    <a:prstGeom prst="rect">
                      <a:avLst/>
                    </a:prstGeom>
                  </pic:spPr>
                </pic:pic>
              </a:graphicData>
            </a:graphic>
          </wp:inline>
        </w:drawing>
      </w:r>
      <w:commentRangeEnd w:id="664"/>
      <w:r w:rsidR="009568FD">
        <w:rPr>
          <w:rStyle w:val="af2"/>
        </w:rPr>
        <w:commentReference w:id="664"/>
      </w:r>
    </w:p>
    <w:p w14:paraId="3D6417C2" w14:textId="1B2704FB" w:rsidR="00946BAA" w:rsidRPr="00317CAC" w:rsidRDefault="00946BAA">
      <w:pPr>
        <w:spacing w:line="300" w:lineRule="auto"/>
        <w:ind w:firstLineChars="200" w:firstLine="420"/>
        <w:rPr>
          <w:rFonts w:hint="eastAsia"/>
          <w:bCs/>
          <w:szCs w:val="21"/>
        </w:rPr>
      </w:pPr>
      <w:ins w:id="665" w:author="1379323603@qq.com" w:date="2021-04-14T14:52:00Z">
        <w:r>
          <w:rPr>
            <w:rFonts w:hint="eastAsia"/>
            <w:bCs/>
            <w:szCs w:val="21"/>
          </w:rPr>
          <w:t>（图</w:t>
        </w:r>
        <w:r>
          <w:rPr>
            <w:rFonts w:hint="eastAsia"/>
            <w:bCs/>
            <w:szCs w:val="21"/>
          </w:rPr>
          <w:t>10</w:t>
        </w:r>
        <w:r>
          <w:rPr>
            <w:bCs/>
            <w:szCs w:val="21"/>
          </w:rPr>
          <w:t xml:space="preserve"> </w:t>
        </w:r>
        <w:r>
          <w:rPr>
            <w:rFonts w:hint="eastAsia"/>
            <w:bCs/>
            <w:szCs w:val="21"/>
          </w:rPr>
          <w:t>训练结果）</w:t>
        </w:r>
      </w:ins>
    </w:p>
    <w:p w14:paraId="301CA78F" w14:textId="77777777" w:rsidR="00AC218F" w:rsidRPr="00317CAC" w:rsidRDefault="00850CBA">
      <w:pPr>
        <w:spacing w:line="300" w:lineRule="auto"/>
        <w:ind w:firstLineChars="200" w:firstLine="420"/>
        <w:rPr>
          <w:bCs/>
          <w:szCs w:val="21"/>
        </w:rPr>
      </w:pPr>
      <w:r w:rsidRPr="00317CAC">
        <w:rPr>
          <w:bCs/>
          <w:szCs w:val="21"/>
        </w:rPr>
        <w:t>Train Data</w:t>
      </w:r>
      <w:r w:rsidRPr="00317CAC">
        <w:rPr>
          <w:bCs/>
          <w:szCs w:val="21"/>
        </w:rPr>
        <w:t>为训练集的数据预测准确度，多次训练后匹配度已达一个相对较高的标准。</w:t>
      </w:r>
    </w:p>
    <w:p w14:paraId="5654E753" w14:textId="77777777" w:rsidR="00AC218F" w:rsidRPr="00317CAC" w:rsidRDefault="00850CBA">
      <w:pPr>
        <w:spacing w:line="300" w:lineRule="auto"/>
        <w:ind w:firstLineChars="200" w:firstLine="420"/>
        <w:rPr>
          <w:bCs/>
          <w:szCs w:val="21"/>
        </w:rPr>
      </w:pPr>
      <w:r w:rsidRPr="00317CAC">
        <w:rPr>
          <w:bCs/>
          <w:szCs w:val="21"/>
        </w:rPr>
        <w:t>Validation Data</w:t>
      </w:r>
      <w:r w:rsidRPr="00317CAC">
        <w:rPr>
          <w:bCs/>
          <w:szCs w:val="21"/>
        </w:rPr>
        <w:t>为监视数据模型训练过程所用，查找有无过拟合或者欠拟合数据。</w:t>
      </w:r>
    </w:p>
    <w:p w14:paraId="123B34D8" w14:textId="463FAF72" w:rsidR="00AC218F" w:rsidRPr="00317CAC" w:rsidRDefault="00946BAA">
      <w:pPr>
        <w:spacing w:line="300" w:lineRule="auto"/>
        <w:ind w:firstLineChars="200" w:firstLine="420"/>
        <w:rPr>
          <w:bCs/>
          <w:szCs w:val="21"/>
        </w:rPr>
      </w:pPr>
      <w:ins w:id="666" w:author="1379323603@qq.com" w:date="2021-04-14T14:53:00Z">
        <w:r>
          <w:rPr>
            <w:rFonts w:hint="eastAsia"/>
            <w:bCs/>
            <w:szCs w:val="21"/>
          </w:rPr>
          <w:lastRenderedPageBreak/>
          <w:t>（表</w:t>
        </w:r>
        <w:r>
          <w:rPr>
            <w:rFonts w:hint="eastAsia"/>
            <w:bCs/>
            <w:szCs w:val="21"/>
          </w:rPr>
          <w:t>2</w:t>
        </w:r>
        <w:r>
          <w:rPr>
            <w:rFonts w:hint="eastAsia"/>
            <w:bCs/>
            <w:szCs w:val="21"/>
          </w:rPr>
          <w:t>）</w:t>
        </w:r>
      </w:ins>
      <w:commentRangeStart w:id="667"/>
      <w:r w:rsidR="00850CBA" w:rsidRPr="00317CAC">
        <w:rPr>
          <w:bCs/>
          <w:noProof/>
          <w:szCs w:val="21"/>
        </w:rPr>
        <w:drawing>
          <wp:anchor distT="0" distB="0" distL="114300" distR="114300" simplePos="0" relativeHeight="251718144" behindDoc="0" locked="0" layoutInCell="1" allowOverlap="1" wp14:anchorId="69E7A315" wp14:editId="2C6677D4">
            <wp:simplePos x="0" y="0"/>
            <wp:positionH relativeFrom="column">
              <wp:posOffset>716237</wp:posOffset>
            </wp:positionH>
            <wp:positionV relativeFrom="paragraph">
              <wp:posOffset>352137</wp:posOffset>
            </wp:positionV>
            <wp:extent cx="3854450" cy="3241675"/>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854450" cy="3241675"/>
                    </a:xfrm>
                    <a:prstGeom prst="rect">
                      <a:avLst/>
                    </a:prstGeom>
                  </pic:spPr>
                </pic:pic>
              </a:graphicData>
            </a:graphic>
          </wp:anchor>
        </w:drawing>
      </w:r>
      <w:commentRangeEnd w:id="667"/>
      <w:r w:rsidR="009568FD">
        <w:rPr>
          <w:rStyle w:val="af2"/>
        </w:rPr>
        <w:commentReference w:id="667"/>
      </w:r>
    </w:p>
    <w:p w14:paraId="04670635" w14:textId="0C1CFEEB" w:rsidR="00AC218F" w:rsidRPr="00317CAC" w:rsidRDefault="00AC218F">
      <w:pPr>
        <w:spacing w:line="300" w:lineRule="auto"/>
        <w:ind w:firstLineChars="200" w:firstLine="420"/>
        <w:jc w:val="center"/>
      </w:pPr>
    </w:p>
    <w:p w14:paraId="7F65DA85" w14:textId="77777777" w:rsidR="00AC218F" w:rsidRPr="00317CAC" w:rsidRDefault="00850CBA">
      <w:pPr>
        <w:pStyle w:val="3"/>
        <w:pPrChange w:id="668" w:author="DELL" w:date="2021-04-14T13:34:00Z">
          <w:pPr>
            <w:spacing w:line="300" w:lineRule="auto"/>
            <w:ind w:firstLineChars="200" w:firstLine="420"/>
            <w:outlineLvl w:val="2"/>
          </w:pPr>
        </w:pPrChange>
      </w:pPr>
      <w:bookmarkStart w:id="669" w:name="_Toc6982"/>
      <w:bookmarkStart w:id="670" w:name="_Toc2407"/>
      <w:bookmarkStart w:id="671" w:name="_Toc20315"/>
      <w:bookmarkStart w:id="672" w:name="_Toc3248"/>
      <w:bookmarkStart w:id="673" w:name="_Toc22273"/>
      <w:bookmarkStart w:id="674" w:name="_Toc2857"/>
      <w:bookmarkStart w:id="675" w:name="_Toc26142"/>
      <w:bookmarkStart w:id="676" w:name="_Toc15537"/>
      <w:bookmarkStart w:id="677" w:name="_Toc8171"/>
      <w:bookmarkStart w:id="678" w:name="_Toc16509"/>
      <w:bookmarkStart w:id="679" w:name="_Toc9312"/>
      <w:bookmarkStart w:id="680" w:name="_Toc26396"/>
      <w:bookmarkStart w:id="681" w:name="_Toc8267"/>
      <w:bookmarkStart w:id="682" w:name="_Toc69300490"/>
      <w:ins w:id="683" w:author="Conqueror" w:date="2021-04-06T21:48:00Z">
        <w:r w:rsidRPr="00317CAC">
          <w:t>1.</w:t>
        </w:r>
      </w:ins>
      <w:r w:rsidRPr="00317CAC">
        <w:t>4.</w:t>
      </w:r>
      <w:r w:rsidRPr="00317CAC">
        <w:t>创新点</w:t>
      </w:r>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r w:rsidRPr="00317CAC">
        <w:t xml:space="preserve"> </w:t>
      </w:r>
    </w:p>
    <w:p w14:paraId="017D1429" w14:textId="77777777" w:rsidR="00AC218F" w:rsidRPr="00317CAC" w:rsidRDefault="00850CBA">
      <w:pPr>
        <w:spacing w:line="300" w:lineRule="auto"/>
        <w:ind w:firstLineChars="200" w:firstLine="420"/>
        <w:rPr>
          <w:bCs/>
          <w:szCs w:val="21"/>
        </w:rPr>
      </w:pPr>
      <w:r w:rsidRPr="00317CAC">
        <w:rPr>
          <w:bCs/>
          <w:szCs w:val="21"/>
        </w:rPr>
        <w:t>与以往的依赖人工判别不同，本团队紧贴大数据时代下的科学发展趋势，着重于交叉学科之间的创新和融会贯通。将依靠人工技术和经验来判别桩基础缺陷等级的检测工作进行智能化的摸索实现，并探讨出深度学习下机器智能化判别缺陷等级的合理标准，其准确度最高可达</w:t>
      </w:r>
      <w:r w:rsidRPr="00317CAC">
        <w:rPr>
          <w:bCs/>
          <w:szCs w:val="21"/>
        </w:rPr>
        <w:t>90%</w:t>
      </w:r>
      <w:r w:rsidRPr="00317CAC">
        <w:rPr>
          <w:bCs/>
          <w:szCs w:val="21"/>
        </w:rPr>
        <w:t>左右；因此本试验成果对今后交叉学科的互补发展具备一定的指导意义：由于低应变反射波法识别桩基础完整性都要依赖于工程技术人员的经验，但使用大数据下的机器学习对反射波曲线进行识别训练仍属于空白阶段，本项目在传统检测手段上进行技术创新使用</w:t>
      </w:r>
      <w:r w:rsidRPr="00317CAC">
        <w:rPr>
          <w:bCs/>
          <w:szCs w:val="21"/>
        </w:rPr>
        <w:t>LSTM</w:t>
      </w:r>
      <w:r w:rsidRPr="00317CAC">
        <w:rPr>
          <w:bCs/>
          <w:szCs w:val="21"/>
        </w:rPr>
        <w:t>神经网络为模型基础，可为后期学者深入研究提供参考依据。不仅如此，人工神经网络显示了很强的诊断能力。对大多数桩的判别结果基本与实际相符</w:t>
      </w:r>
      <w:r w:rsidRPr="00317CAC">
        <w:rPr>
          <w:bCs/>
          <w:szCs w:val="21"/>
        </w:rPr>
        <w:t>,</w:t>
      </w:r>
      <w:r w:rsidRPr="00317CAC">
        <w:rPr>
          <w:bCs/>
          <w:szCs w:val="21"/>
        </w:rPr>
        <w:t>判别结果令人满意。总之</w:t>
      </w:r>
      <w:r w:rsidRPr="00317CAC">
        <w:rPr>
          <w:bCs/>
          <w:szCs w:val="21"/>
        </w:rPr>
        <w:t>,</w:t>
      </w:r>
      <w:r w:rsidRPr="00317CAC">
        <w:rPr>
          <w:bCs/>
          <w:szCs w:val="21"/>
        </w:rPr>
        <w:t>神经网络可以通过对大量的桩的实测资料的学习</w:t>
      </w:r>
      <w:r w:rsidRPr="00317CAC">
        <w:rPr>
          <w:bCs/>
          <w:szCs w:val="21"/>
        </w:rPr>
        <w:t>,</w:t>
      </w:r>
      <w:r w:rsidRPr="00317CAC">
        <w:rPr>
          <w:bCs/>
          <w:szCs w:val="21"/>
        </w:rPr>
        <w:t>利用神经精络存储专家经验</w:t>
      </w:r>
      <w:r w:rsidRPr="00317CAC">
        <w:rPr>
          <w:bCs/>
          <w:szCs w:val="21"/>
        </w:rPr>
        <w:t>,</w:t>
      </w:r>
      <w:r w:rsidRPr="00317CAC">
        <w:rPr>
          <w:bCs/>
          <w:szCs w:val="21"/>
        </w:rPr>
        <w:t>可不断的增加新的测试样本来提高系统的诊断能力。</w:t>
      </w:r>
    </w:p>
    <w:p w14:paraId="367B157A" w14:textId="77777777" w:rsidR="00AC218F" w:rsidRPr="00317CAC" w:rsidRDefault="00AC218F">
      <w:pPr>
        <w:spacing w:line="300" w:lineRule="auto"/>
        <w:ind w:firstLineChars="200" w:firstLine="420"/>
      </w:pPr>
    </w:p>
    <w:p w14:paraId="2AF3C616" w14:textId="3A1AF2F1" w:rsidR="00AC218F" w:rsidRPr="00317CAC" w:rsidRDefault="00850CBA">
      <w:pPr>
        <w:pStyle w:val="2"/>
        <w:spacing w:line="300" w:lineRule="auto"/>
        <w:ind w:firstLineChars="200" w:firstLine="560"/>
        <w:pPrChange w:id="684" w:author="Conqueror" w:date="2021-04-06T21:28:00Z">
          <w:pPr>
            <w:spacing w:line="300" w:lineRule="auto"/>
            <w:ind w:firstLineChars="200" w:firstLine="420"/>
            <w:outlineLvl w:val="1"/>
          </w:pPr>
        </w:pPrChange>
      </w:pPr>
      <w:bookmarkStart w:id="685" w:name="_Toc24326"/>
      <w:bookmarkStart w:id="686" w:name="_Toc15606"/>
      <w:bookmarkStart w:id="687" w:name="_Toc23135"/>
      <w:bookmarkStart w:id="688" w:name="_Toc5321"/>
      <w:bookmarkStart w:id="689" w:name="_Toc15512"/>
      <w:bookmarkStart w:id="690" w:name="_Toc19213"/>
      <w:bookmarkStart w:id="691" w:name="_Toc26294"/>
      <w:bookmarkStart w:id="692" w:name="_Toc26157"/>
      <w:bookmarkStart w:id="693" w:name="_Toc3884"/>
      <w:bookmarkStart w:id="694" w:name="_Toc1019"/>
      <w:bookmarkStart w:id="695" w:name="_Toc20832"/>
      <w:bookmarkStart w:id="696" w:name="_Toc28410"/>
      <w:bookmarkStart w:id="697" w:name="_Toc29750"/>
      <w:del w:id="698" w:author="DELL" w:date="2021-04-14T13:44:00Z">
        <w:r w:rsidRPr="00317CAC" w:rsidDel="00ED0AA8">
          <w:rPr>
            <w:rFonts w:ascii="Times New Roman" w:hAnsi="Times New Roman" w:cs="Times New Roman"/>
          </w:rPr>
          <w:delText>二</w:delText>
        </w:r>
      </w:del>
      <w:bookmarkStart w:id="699" w:name="_Toc69300491"/>
      <w:ins w:id="700" w:author="DELL" w:date="2021-04-14T13:44:00Z">
        <w:r w:rsidR="00ED0AA8">
          <w:rPr>
            <w:rFonts w:ascii="Times New Roman" w:hAnsi="Times New Roman" w:cs="Times New Roman" w:hint="eastAsia"/>
            <w:lang w:eastAsia="zh-CN"/>
          </w:rPr>
          <w:t>2</w:t>
        </w:r>
      </w:ins>
      <w:r w:rsidRPr="00317CAC">
        <w:rPr>
          <w:rFonts w:ascii="Times New Roman" w:hAnsi="Times New Roman" w:cs="Times New Roman"/>
        </w:rPr>
        <w:t>、项目经费的使用情况</w:t>
      </w:r>
      <w:bookmarkEnd w:id="685"/>
      <w:bookmarkEnd w:id="686"/>
      <w:bookmarkEnd w:id="687"/>
      <w:bookmarkEnd w:id="688"/>
      <w:bookmarkEnd w:id="689"/>
      <w:bookmarkEnd w:id="690"/>
      <w:bookmarkEnd w:id="691"/>
      <w:bookmarkEnd w:id="692"/>
      <w:bookmarkEnd w:id="693"/>
      <w:bookmarkEnd w:id="694"/>
      <w:bookmarkEnd w:id="695"/>
      <w:bookmarkEnd w:id="696"/>
      <w:bookmarkEnd w:id="697"/>
      <w:bookmarkEnd w:id="699"/>
    </w:p>
    <w:p w14:paraId="6502F3FC" w14:textId="77777777" w:rsidR="00AC218F" w:rsidRPr="00317CAC" w:rsidRDefault="00850CBA">
      <w:pPr>
        <w:spacing w:line="300" w:lineRule="auto"/>
        <w:ind w:firstLineChars="200" w:firstLine="420"/>
        <w:rPr>
          <w:bCs/>
          <w:szCs w:val="21"/>
        </w:rPr>
      </w:pPr>
      <w:r w:rsidRPr="00317CAC">
        <w:rPr>
          <w:bCs/>
          <w:szCs w:val="21"/>
        </w:rPr>
        <w:t>（</w:t>
      </w:r>
      <w:r w:rsidRPr="00317CAC">
        <w:rPr>
          <w:bCs/>
          <w:szCs w:val="21"/>
        </w:rPr>
        <w:t>1</w:t>
      </w:r>
      <w:r w:rsidRPr="00317CAC">
        <w:rPr>
          <w:bCs/>
          <w:szCs w:val="21"/>
        </w:rPr>
        <w:t>）购买预应力管桩</w:t>
      </w:r>
      <w:r w:rsidRPr="00317CAC">
        <w:rPr>
          <w:bCs/>
          <w:szCs w:val="21"/>
        </w:rPr>
        <w:t>400-95</w:t>
      </w:r>
      <w:r w:rsidRPr="00317CAC">
        <w:rPr>
          <w:bCs/>
          <w:szCs w:val="21"/>
        </w:rPr>
        <w:t>，</w:t>
      </w:r>
      <w:r w:rsidRPr="00317CAC">
        <w:rPr>
          <w:bCs/>
          <w:szCs w:val="21"/>
        </w:rPr>
        <w:t xml:space="preserve">  </w:t>
      </w:r>
      <w:r w:rsidRPr="00317CAC">
        <w:rPr>
          <w:bCs/>
          <w:szCs w:val="21"/>
        </w:rPr>
        <w:t>数量：</w:t>
      </w:r>
      <w:r w:rsidRPr="00317CAC">
        <w:rPr>
          <w:bCs/>
          <w:szCs w:val="21"/>
        </w:rPr>
        <w:t>1</w:t>
      </w:r>
      <w:r w:rsidRPr="00317CAC">
        <w:rPr>
          <w:bCs/>
          <w:szCs w:val="21"/>
        </w:rPr>
        <w:t>根，</w:t>
      </w:r>
      <w:r w:rsidRPr="00317CAC">
        <w:rPr>
          <w:bCs/>
          <w:szCs w:val="21"/>
        </w:rPr>
        <w:t>1281</w:t>
      </w:r>
      <w:r w:rsidRPr="00317CAC">
        <w:rPr>
          <w:bCs/>
          <w:szCs w:val="21"/>
        </w:rPr>
        <w:t>元</w:t>
      </w:r>
    </w:p>
    <w:p w14:paraId="3D56FB04" w14:textId="42B9FAB4" w:rsidR="00AC218F" w:rsidRPr="00317CAC" w:rsidRDefault="00850CBA">
      <w:pPr>
        <w:spacing w:line="300" w:lineRule="auto"/>
        <w:ind w:firstLineChars="200" w:firstLine="420"/>
        <w:rPr>
          <w:bCs/>
          <w:szCs w:val="21"/>
        </w:rPr>
      </w:pPr>
      <w:r w:rsidRPr="00317CAC">
        <w:rPr>
          <w:bCs/>
          <w:szCs w:val="21"/>
        </w:rPr>
        <w:t>（</w:t>
      </w:r>
      <w:r w:rsidRPr="00317CAC">
        <w:rPr>
          <w:bCs/>
          <w:szCs w:val="21"/>
        </w:rPr>
        <w:t>2</w:t>
      </w:r>
      <w:r w:rsidRPr="00317CAC">
        <w:rPr>
          <w:bCs/>
          <w:szCs w:val="21"/>
        </w:rPr>
        <w:t>）购买预应力管桩</w:t>
      </w:r>
      <w:r w:rsidRPr="00317CAC">
        <w:rPr>
          <w:bCs/>
          <w:szCs w:val="21"/>
        </w:rPr>
        <w:t>500-100</w:t>
      </w:r>
      <w:r w:rsidRPr="00317CAC">
        <w:rPr>
          <w:bCs/>
          <w:szCs w:val="21"/>
        </w:rPr>
        <w:t>，</w:t>
      </w:r>
      <w:r w:rsidRPr="00317CAC">
        <w:rPr>
          <w:bCs/>
          <w:szCs w:val="21"/>
        </w:rPr>
        <w:t xml:space="preserve"> </w:t>
      </w:r>
      <w:r w:rsidRPr="00317CAC">
        <w:rPr>
          <w:bCs/>
          <w:szCs w:val="21"/>
        </w:rPr>
        <w:t>数量：</w:t>
      </w:r>
      <w:r w:rsidRPr="00317CAC">
        <w:rPr>
          <w:bCs/>
          <w:szCs w:val="21"/>
        </w:rPr>
        <w:t>2</w:t>
      </w:r>
      <w:r w:rsidRPr="00317CAC">
        <w:rPr>
          <w:bCs/>
          <w:szCs w:val="21"/>
        </w:rPr>
        <w:t>根，</w:t>
      </w:r>
      <w:r w:rsidRPr="00317CAC">
        <w:rPr>
          <w:bCs/>
          <w:szCs w:val="21"/>
        </w:rPr>
        <w:t>3402</w:t>
      </w:r>
      <w:r w:rsidRPr="00317CAC">
        <w:rPr>
          <w:bCs/>
          <w:szCs w:val="21"/>
        </w:rPr>
        <w:t>元</w:t>
      </w:r>
    </w:p>
    <w:p w14:paraId="73D3A2C1" w14:textId="660F1D82" w:rsidR="006C37B9" w:rsidRPr="00317CAC" w:rsidRDefault="006C37B9">
      <w:pPr>
        <w:spacing w:line="300" w:lineRule="auto"/>
        <w:ind w:firstLineChars="200" w:firstLine="420"/>
        <w:rPr>
          <w:bCs/>
          <w:szCs w:val="21"/>
        </w:rPr>
      </w:pPr>
      <w:r w:rsidRPr="00317CAC">
        <w:rPr>
          <w:bCs/>
          <w:szCs w:val="21"/>
        </w:rPr>
        <w:t>（</w:t>
      </w:r>
      <w:r w:rsidRPr="00317CAC">
        <w:rPr>
          <w:bCs/>
          <w:szCs w:val="21"/>
        </w:rPr>
        <w:t>3</w:t>
      </w:r>
      <w:r w:rsidRPr="00317CAC">
        <w:rPr>
          <w:bCs/>
          <w:szCs w:val="21"/>
        </w:rPr>
        <w:t>）购买加速度传感器</w:t>
      </w:r>
      <w:r w:rsidRPr="00317CAC">
        <w:rPr>
          <w:bCs/>
          <w:szCs w:val="21"/>
        </w:rPr>
        <w:t>1800</w:t>
      </w:r>
      <w:r w:rsidRPr="00317CAC">
        <w:rPr>
          <w:bCs/>
          <w:szCs w:val="21"/>
        </w:rPr>
        <w:t>元。</w:t>
      </w:r>
    </w:p>
    <w:p w14:paraId="4CE89494" w14:textId="77777777" w:rsidR="00AC218F" w:rsidRPr="00317CAC" w:rsidRDefault="00850CBA">
      <w:pPr>
        <w:spacing w:line="300" w:lineRule="auto"/>
        <w:ind w:firstLineChars="200" w:firstLine="420"/>
        <w:rPr>
          <w:bCs/>
          <w:szCs w:val="21"/>
        </w:rPr>
      </w:pPr>
      <w:r w:rsidRPr="00317CAC">
        <w:rPr>
          <w:bCs/>
          <w:szCs w:val="21"/>
        </w:rPr>
        <w:t>（</w:t>
      </w:r>
      <w:r w:rsidRPr="00317CAC">
        <w:rPr>
          <w:bCs/>
          <w:szCs w:val="21"/>
        </w:rPr>
        <w:t>3</w:t>
      </w:r>
      <w:r w:rsidRPr="00317CAC">
        <w:rPr>
          <w:bCs/>
          <w:szCs w:val="21"/>
        </w:rPr>
        <w:t>）市区往返交通费</w:t>
      </w:r>
      <w:r w:rsidRPr="00317CAC">
        <w:rPr>
          <w:bCs/>
          <w:szCs w:val="21"/>
        </w:rPr>
        <w:t xml:space="preserve"> 400</w:t>
      </w:r>
      <w:r w:rsidRPr="00317CAC">
        <w:rPr>
          <w:bCs/>
          <w:szCs w:val="21"/>
        </w:rPr>
        <w:t>元</w:t>
      </w:r>
    </w:p>
    <w:p w14:paraId="1198E096" w14:textId="77777777" w:rsidR="00AC218F" w:rsidRPr="00317CAC" w:rsidRDefault="00850CBA">
      <w:pPr>
        <w:spacing w:line="300" w:lineRule="auto"/>
        <w:ind w:firstLineChars="200" w:firstLine="420"/>
        <w:rPr>
          <w:bCs/>
          <w:szCs w:val="21"/>
        </w:rPr>
      </w:pPr>
      <w:r w:rsidRPr="00317CAC">
        <w:rPr>
          <w:bCs/>
          <w:szCs w:val="21"/>
        </w:rPr>
        <w:lastRenderedPageBreak/>
        <w:t>（</w:t>
      </w:r>
      <w:r w:rsidRPr="00317CAC">
        <w:rPr>
          <w:bCs/>
          <w:szCs w:val="21"/>
        </w:rPr>
        <w:t>4</w:t>
      </w:r>
      <w:r w:rsidRPr="00317CAC">
        <w:rPr>
          <w:bCs/>
          <w:szCs w:val="21"/>
        </w:rPr>
        <w:t>）相关书籍文具费</w:t>
      </w:r>
      <w:r w:rsidRPr="00317CAC">
        <w:rPr>
          <w:bCs/>
          <w:szCs w:val="21"/>
        </w:rPr>
        <w:t xml:space="preserve"> 500</w:t>
      </w:r>
      <w:r w:rsidRPr="00317CAC">
        <w:rPr>
          <w:bCs/>
          <w:szCs w:val="21"/>
        </w:rPr>
        <w:t>元</w:t>
      </w:r>
    </w:p>
    <w:p w14:paraId="30ECA6C5" w14:textId="0959C834" w:rsidR="00AC218F" w:rsidRPr="00317CAC" w:rsidRDefault="00850CBA">
      <w:pPr>
        <w:spacing w:line="300" w:lineRule="auto"/>
        <w:ind w:firstLineChars="200" w:firstLine="420"/>
        <w:rPr>
          <w:bCs/>
          <w:szCs w:val="21"/>
        </w:rPr>
      </w:pPr>
      <w:r w:rsidRPr="00317CAC">
        <w:rPr>
          <w:bCs/>
          <w:szCs w:val="21"/>
        </w:rPr>
        <w:t>合计：</w:t>
      </w:r>
      <w:r w:rsidR="006C37B9" w:rsidRPr="00317CAC">
        <w:rPr>
          <w:bCs/>
          <w:szCs w:val="21"/>
        </w:rPr>
        <w:t>73</w:t>
      </w:r>
      <w:r w:rsidRPr="00317CAC">
        <w:rPr>
          <w:bCs/>
          <w:szCs w:val="21"/>
        </w:rPr>
        <w:t>38</w:t>
      </w:r>
      <w:r w:rsidRPr="00317CAC">
        <w:rPr>
          <w:bCs/>
          <w:szCs w:val="21"/>
        </w:rPr>
        <w:t>元</w:t>
      </w:r>
    </w:p>
    <w:p w14:paraId="01C6A9F6" w14:textId="77777777" w:rsidR="00AC218F" w:rsidRPr="00317CAC" w:rsidRDefault="00AC218F">
      <w:pPr>
        <w:spacing w:line="300" w:lineRule="auto"/>
        <w:ind w:firstLineChars="200" w:firstLine="420"/>
      </w:pPr>
    </w:p>
    <w:p w14:paraId="3D730667" w14:textId="77777777" w:rsidR="00AC218F" w:rsidRPr="00317CAC" w:rsidRDefault="00AC218F">
      <w:pPr>
        <w:spacing w:line="300" w:lineRule="auto"/>
        <w:ind w:firstLineChars="200" w:firstLine="420"/>
      </w:pPr>
    </w:p>
    <w:p w14:paraId="00C97491" w14:textId="29ECDECD" w:rsidR="00AC218F" w:rsidRPr="00317CAC" w:rsidRDefault="00850CBA">
      <w:pPr>
        <w:pStyle w:val="2"/>
        <w:spacing w:line="300" w:lineRule="auto"/>
        <w:ind w:firstLineChars="200" w:firstLine="560"/>
        <w:pPrChange w:id="701" w:author="Conqueror" w:date="2021-04-06T21:28:00Z">
          <w:pPr>
            <w:spacing w:line="300" w:lineRule="auto"/>
            <w:ind w:firstLineChars="200" w:firstLine="420"/>
            <w:outlineLvl w:val="1"/>
          </w:pPr>
        </w:pPrChange>
      </w:pPr>
      <w:bookmarkStart w:id="702" w:name="_Toc27918"/>
      <w:bookmarkStart w:id="703" w:name="_Toc13521"/>
      <w:bookmarkStart w:id="704" w:name="_Toc435"/>
      <w:bookmarkStart w:id="705" w:name="_Toc28233"/>
      <w:bookmarkStart w:id="706" w:name="_Toc22562"/>
      <w:bookmarkStart w:id="707" w:name="_Toc25473"/>
      <w:bookmarkStart w:id="708" w:name="_Toc23826"/>
      <w:bookmarkStart w:id="709" w:name="_Toc19196"/>
      <w:bookmarkStart w:id="710" w:name="_Toc28677"/>
      <w:bookmarkStart w:id="711" w:name="_Toc3971"/>
      <w:bookmarkStart w:id="712" w:name="_Toc20420"/>
      <w:bookmarkStart w:id="713" w:name="_Toc26082"/>
      <w:bookmarkStart w:id="714" w:name="_Toc18913"/>
      <w:del w:id="715" w:author="DELL" w:date="2021-04-14T13:44:00Z">
        <w:r w:rsidRPr="00317CAC" w:rsidDel="00ED0AA8">
          <w:rPr>
            <w:rFonts w:ascii="Times New Roman" w:hAnsi="Times New Roman" w:cs="Times New Roman"/>
          </w:rPr>
          <w:delText>三</w:delText>
        </w:r>
      </w:del>
      <w:bookmarkStart w:id="716" w:name="_Toc69300492"/>
      <w:ins w:id="717" w:author="DELL" w:date="2021-04-14T13:44:00Z">
        <w:r w:rsidR="00ED0AA8">
          <w:rPr>
            <w:rFonts w:ascii="Times New Roman" w:hAnsi="Times New Roman" w:cs="Times New Roman" w:hint="eastAsia"/>
            <w:lang w:eastAsia="zh-CN"/>
          </w:rPr>
          <w:t>3</w:t>
        </w:r>
      </w:ins>
      <w:r w:rsidRPr="00317CAC">
        <w:rPr>
          <w:rFonts w:ascii="Times New Roman" w:hAnsi="Times New Roman" w:cs="Times New Roman"/>
        </w:rPr>
        <w:t>、项目研究实践情况</w:t>
      </w:r>
      <w:bookmarkEnd w:id="702"/>
      <w:bookmarkEnd w:id="703"/>
      <w:bookmarkEnd w:id="704"/>
      <w:bookmarkEnd w:id="705"/>
      <w:bookmarkEnd w:id="706"/>
      <w:bookmarkEnd w:id="707"/>
      <w:bookmarkEnd w:id="708"/>
      <w:bookmarkEnd w:id="709"/>
      <w:bookmarkEnd w:id="710"/>
      <w:bookmarkEnd w:id="711"/>
      <w:bookmarkEnd w:id="712"/>
      <w:bookmarkEnd w:id="713"/>
      <w:bookmarkEnd w:id="714"/>
      <w:bookmarkEnd w:id="716"/>
    </w:p>
    <w:p w14:paraId="4B898C4F" w14:textId="77777777" w:rsidR="00AC218F" w:rsidRPr="00317CAC" w:rsidRDefault="00AC218F">
      <w:pPr>
        <w:spacing w:line="300" w:lineRule="auto"/>
        <w:ind w:firstLineChars="200" w:firstLine="420"/>
      </w:pPr>
    </w:p>
    <w:p w14:paraId="76D87DED" w14:textId="77777777" w:rsidR="00AC218F" w:rsidRPr="00317CAC" w:rsidRDefault="00850CBA">
      <w:pPr>
        <w:spacing w:line="300" w:lineRule="auto"/>
        <w:ind w:firstLineChars="200" w:firstLine="420"/>
        <w:rPr>
          <w:bCs/>
          <w:szCs w:val="21"/>
        </w:rPr>
      </w:pPr>
      <w:r w:rsidRPr="00317CAC">
        <w:rPr>
          <w:bCs/>
          <w:szCs w:val="21"/>
        </w:rPr>
        <w:t>2020</w:t>
      </w:r>
      <w:r w:rsidRPr="00317CAC">
        <w:rPr>
          <w:bCs/>
          <w:szCs w:val="21"/>
        </w:rPr>
        <w:t>年</w:t>
      </w:r>
      <w:r w:rsidRPr="00317CAC">
        <w:rPr>
          <w:bCs/>
          <w:szCs w:val="21"/>
        </w:rPr>
        <w:t>6</w:t>
      </w:r>
      <w:r w:rsidRPr="00317CAC">
        <w:rPr>
          <w:bCs/>
          <w:szCs w:val="21"/>
        </w:rPr>
        <w:t>月</w:t>
      </w:r>
      <w:r w:rsidRPr="00317CAC">
        <w:rPr>
          <w:bCs/>
          <w:szCs w:val="21"/>
        </w:rPr>
        <w:t>——2020</w:t>
      </w:r>
      <w:r w:rsidRPr="00317CAC">
        <w:rPr>
          <w:bCs/>
          <w:szCs w:val="21"/>
        </w:rPr>
        <w:t>年</w:t>
      </w:r>
      <w:r w:rsidRPr="00317CAC">
        <w:rPr>
          <w:bCs/>
          <w:szCs w:val="21"/>
        </w:rPr>
        <w:t>9</w:t>
      </w:r>
      <w:r w:rsidRPr="00317CAC">
        <w:rPr>
          <w:bCs/>
          <w:szCs w:val="21"/>
        </w:rPr>
        <w:t>月，这一阶段是对</w:t>
      </w:r>
      <w:r w:rsidRPr="00317CAC">
        <w:rPr>
          <w:bCs/>
          <w:szCs w:val="21"/>
        </w:rPr>
        <w:t>MATLAB</w:t>
      </w:r>
      <w:r w:rsidRPr="00317CAC">
        <w:rPr>
          <w:bCs/>
          <w:szCs w:val="21"/>
        </w:rPr>
        <w:t>软件、以及深度学习课程知识和理论的积累阶段，小组各成员由于疫情在家的原因各自通过上网课，查阅大量相关文献资料的方式进行了项目知识的储备，并一同与老师讨论制定了详细的项目研究方案。</w:t>
      </w:r>
    </w:p>
    <w:p w14:paraId="6A63E07C" w14:textId="77777777" w:rsidR="00AC218F" w:rsidRPr="00317CAC" w:rsidRDefault="00850CBA">
      <w:pPr>
        <w:spacing w:line="300" w:lineRule="auto"/>
        <w:ind w:firstLineChars="200" w:firstLine="420"/>
        <w:rPr>
          <w:bCs/>
          <w:szCs w:val="21"/>
        </w:rPr>
      </w:pPr>
      <w:r w:rsidRPr="00317CAC">
        <w:rPr>
          <w:bCs/>
          <w:szCs w:val="21"/>
        </w:rPr>
        <w:t>2020</w:t>
      </w:r>
      <w:r w:rsidRPr="00317CAC">
        <w:rPr>
          <w:bCs/>
          <w:szCs w:val="21"/>
        </w:rPr>
        <w:t>年</w:t>
      </w:r>
      <w:r w:rsidRPr="00317CAC">
        <w:rPr>
          <w:bCs/>
          <w:szCs w:val="21"/>
        </w:rPr>
        <w:t>9</w:t>
      </w:r>
      <w:r w:rsidRPr="00317CAC">
        <w:rPr>
          <w:bCs/>
          <w:szCs w:val="21"/>
        </w:rPr>
        <w:t>月</w:t>
      </w:r>
      <w:r w:rsidRPr="00317CAC">
        <w:rPr>
          <w:bCs/>
          <w:szCs w:val="21"/>
        </w:rPr>
        <w:t>——2020</w:t>
      </w:r>
      <w:r w:rsidRPr="00317CAC">
        <w:rPr>
          <w:bCs/>
          <w:szCs w:val="21"/>
        </w:rPr>
        <w:t>年</w:t>
      </w:r>
      <w:r w:rsidRPr="00317CAC">
        <w:rPr>
          <w:bCs/>
          <w:szCs w:val="21"/>
        </w:rPr>
        <w:t>11</w:t>
      </w:r>
      <w:r w:rsidRPr="00317CAC">
        <w:rPr>
          <w:bCs/>
          <w:szCs w:val="21"/>
        </w:rPr>
        <w:t>月，这一阶段小组内各成员对</w:t>
      </w:r>
      <w:r w:rsidRPr="00317CAC">
        <w:rPr>
          <w:bCs/>
          <w:szCs w:val="21"/>
        </w:rPr>
        <w:t>3</w:t>
      </w:r>
      <w:r w:rsidRPr="00317CAC">
        <w:rPr>
          <w:bCs/>
          <w:szCs w:val="21"/>
        </w:rPr>
        <w:t>万条数据进行了前期路径编写，汇总完成一个</w:t>
      </w:r>
      <w:r w:rsidRPr="00317CAC">
        <w:rPr>
          <w:bCs/>
          <w:szCs w:val="21"/>
        </w:rPr>
        <w:t>3</w:t>
      </w:r>
      <w:r w:rsidRPr="00317CAC">
        <w:rPr>
          <w:bCs/>
          <w:szCs w:val="21"/>
        </w:rPr>
        <w:t>万条不同工地的低应变检测数据路径。完成对数据的缺陷等级人工标注分类工作，在于指导老师的沟通交流下，反复复核所标注的数据以确保高精确度和完成度。</w:t>
      </w:r>
    </w:p>
    <w:p w14:paraId="14A7EAC3" w14:textId="77777777" w:rsidR="00AC218F" w:rsidRPr="00317CAC" w:rsidRDefault="00850CBA">
      <w:pPr>
        <w:spacing w:line="300" w:lineRule="auto"/>
        <w:ind w:firstLineChars="200" w:firstLine="420"/>
        <w:rPr>
          <w:bCs/>
          <w:szCs w:val="21"/>
        </w:rPr>
      </w:pPr>
      <w:r w:rsidRPr="00317CAC">
        <w:rPr>
          <w:bCs/>
          <w:szCs w:val="21"/>
        </w:rPr>
        <w:t>2020</w:t>
      </w:r>
      <w:r w:rsidRPr="00317CAC">
        <w:rPr>
          <w:bCs/>
          <w:szCs w:val="21"/>
        </w:rPr>
        <w:t>年</w:t>
      </w:r>
      <w:r w:rsidRPr="00317CAC">
        <w:rPr>
          <w:bCs/>
          <w:szCs w:val="21"/>
        </w:rPr>
        <w:t>11</w:t>
      </w:r>
      <w:r w:rsidRPr="00317CAC">
        <w:rPr>
          <w:bCs/>
          <w:szCs w:val="21"/>
        </w:rPr>
        <w:t>月</w:t>
      </w:r>
      <w:r w:rsidRPr="00317CAC">
        <w:rPr>
          <w:bCs/>
          <w:szCs w:val="21"/>
        </w:rPr>
        <w:t>——2021</w:t>
      </w:r>
      <w:r w:rsidRPr="00317CAC">
        <w:rPr>
          <w:bCs/>
          <w:szCs w:val="21"/>
        </w:rPr>
        <w:t>年</w:t>
      </w:r>
      <w:r w:rsidRPr="00317CAC">
        <w:rPr>
          <w:bCs/>
          <w:szCs w:val="21"/>
        </w:rPr>
        <w:t>2</w:t>
      </w:r>
      <w:r w:rsidRPr="00317CAC">
        <w:rPr>
          <w:bCs/>
          <w:szCs w:val="21"/>
        </w:rPr>
        <w:t>月，此阶段小组各成员与指导老师共同合作完成</w:t>
      </w:r>
      <w:r w:rsidRPr="00317CAC">
        <w:rPr>
          <w:bCs/>
          <w:szCs w:val="21"/>
        </w:rPr>
        <w:t>LSTM</w:t>
      </w:r>
      <w:r w:rsidRPr="00317CAC">
        <w:rPr>
          <w:bCs/>
          <w:szCs w:val="21"/>
        </w:rPr>
        <w:t>神经网络的搭建和数据训练。途中遇到众多问题与老师悉心请教学习。</w:t>
      </w:r>
    </w:p>
    <w:p w14:paraId="08E5FC08" w14:textId="77777777" w:rsidR="00AC218F" w:rsidRPr="00317CAC" w:rsidRDefault="00850CBA">
      <w:pPr>
        <w:spacing w:line="300" w:lineRule="auto"/>
        <w:ind w:firstLineChars="200" w:firstLine="420"/>
        <w:rPr>
          <w:bCs/>
          <w:szCs w:val="21"/>
        </w:rPr>
      </w:pPr>
      <w:r w:rsidRPr="00317CAC">
        <w:rPr>
          <w:bCs/>
          <w:szCs w:val="21"/>
        </w:rPr>
        <w:t>2021</w:t>
      </w:r>
      <w:r w:rsidRPr="00317CAC">
        <w:rPr>
          <w:bCs/>
          <w:szCs w:val="21"/>
        </w:rPr>
        <w:t>年</w:t>
      </w:r>
      <w:r w:rsidRPr="00317CAC">
        <w:rPr>
          <w:bCs/>
          <w:szCs w:val="21"/>
        </w:rPr>
        <w:t>2</w:t>
      </w:r>
      <w:r w:rsidRPr="00317CAC">
        <w:rPr>
          <w:bCs/>
          <w:szCs w:val="21"/>
        </w:rPr>
        <w:t>月</w:t>
      </w:r>
      <w:r w:rsidRPr="00317CAC">
        <w:rPr>
          <w:bCs/>
          <w:szCs w:val="21"/>
        </w:rPr>
        <w:t>——2021</w:t>
      </w:r>
      <w:r w:rsidRPr="00317CAC">
        <w:rPr>
          <w:bCs/>
          <w:szCs w:val="21"/>
        </w:rPr>
        <w:t>年</w:t>
      </w:r>
      <w:r w:rsidRPr="00317CAC">
        <w:rPr>
          <w:bCs/>
          <w:szCs w:val="21"/>
        </w:rPr>
        <w:t>4</w:t>
      </w:r>
      <w:r w:rsidRPr="00317CAC">
        <w:rPr>
          <w:bCs/>
          <w:szCs w:val="21"/>
        </w:rPr>
        <w:t>月，部分缺陷类型试验数据精确度不高，更换标准重新提高判别标准和准确度，多次迭代。</w:t>
      </w:r>
    </w:p>
    <w:p w14:paraId="7A02736E" w14:textId="77777777" w:rsidR="00AC218F" w:rsidRPr="00317CAC" w:rsidRDefault="00850CBA">
      <w:pPr>
        <w:spacing w:line="300" w:lineRule="auto"/>
        <w:ind w:firstLineChars="200" w:firstLine="420"/>
        <w:rPr>
          <w:bCs/>
          <w:szCs w:val="21"/>
        </w:rPr>
      </w:pPr>
      <w:r w:rsidRPr="00317CAC">
        <w:rPr>
          <w:bCs/>
          <w:szCs w:val="21"/>
        </w:rPr>
        <w:t>2021</w:t>
      </w:r>
      <w:r w:rsidRPr="00317CAC">
        <w:rPr>
          <w:bCs/>
          <w:szCs w:val="21"/>
        </w:rPr>
        <w:t>年</w:t>
      </w:r>
      <w:r w:rsidRPr="00317CAC">
        <w:rPr>
          <w:bCs/>
          <w:szCs w:val="21"/>
        </w:rPr>
        <w:t>4</w:t>
      </w:r>
      <w:r w:rsidRPr="00317CAC">
        <w:rPr>
          <w:bCs/>
          <w:szCs w:val="21"/>
        </w:rPr>
        <w:t>月</w:t>
      </w:r>
      <w:r w:rsidRPr="00317CAC">
        <w:rPr>
          <w:bCs/>
          <w:szCs w:val="21"/>
        </w:rPr>
        <w:t>——2021</w:t>
      </w:r>
      <w:r w:rsidRPr="00317CAC">
        <w:rPr>
          <w:bCs/>
          <w:szCs w:val="21"/>
        </w:rPr>
        <w:t>年</w:t>
      </w:r>
      <w:r w:rsidRPr="00317CAC">
        <w:rPr>
          <w:bCs/>
          <w:szCs w:val="21"/>
        </w:rPr>
        <w:t>5</w:t>
      </w:r>
      <w:r w:rsidRPr="00317CAC">
        <w:rPr>
          <w:bCs/>
          <w:szCs w:val="21"/>
        </w:rPr>
        <w:t>月，撰写科研成果报告。</w:t>
      </w:r>
    </w:p>
    <w:p w14:paraId="4264E5DF" w14:textId="77777777" w:rsidR="00AC218F" w:rsidRPr="00317CAC" w:rsidRDefault="00AC218F" w:rsidP="00B20151">
      <w:pPr>
        <w:spacing w:line="300" w:lineRule="auto"/>
      </w:pPr>
    </w:p>
    <w:p w14:paraId="33D37A6C" w14:textId="69EEA31B" w:rsidR="00AC218F" w:rsidRPr="00317CAC" w:rsidRDefault="00850CBA">
      <w:pPr>
        <w:pStyle w:val="2"/>
        <w:spacing w:line="300" w:lineRule="auto"/>
        <w:ind w:firstLineChars="200" w:firstLine="560"/>
        <w:pPrChange w:id="718" w:author="Conqueror" w:date="2021-04-06T21:28:00Z">
          <w:pPr>
            <w:spacing w:line="300" w:lineRule="auto"/>
            <w:ind w:firstLineChars="200" w:firstLine="420"/>
            <w:outlineLvl w:val="1"/>
          </w:pPr>
        </w:pPrChange>
      </w:pPr>
      <w:bookmarkStart w:id="719" w:name="_Toc27998"/>
      <w:bookmarkStart w:id="720" w:name="_Toc18030"/>
      <w:bookmarkStart w:id="721" w:name="_Toc26707"/>
      <w:bookmarkStart w:id="722" w:name="_Toc3954"/>
      <w:bookmarkStart w:id="723" w:name="_Toc15284"/>
      <w:bookmarkStart w:id="724" w:name="_Toc3917"/>
      <w:bookmarkStart w:id="725" w:name="_Toc27881"/>
      <w:bookmarkStart w:id="726" w:name="_Toc32476"/>
      <w:bookmarkStart w:id="727" w:name="_Toc31753"/>
      <w:bookmarkStart w:id="728" w:name="_Toc8719"/>
      <w:bookmarkStart w:id="729" w:name="_Toc11551"/>
      <w:bookmarkStart w:id="730" w:name="_Toc32015"/>
      <w:bookmarkStart w:id="731" w:name="_Toc9169"/>
      <w:del w:id="732" w:author="DELL" w:date="2021-04-14T13:44:00Z">
        <w:r w:rsidRPr="00317CAC" w:rsidDel="00ED0AA8">
          <w:rPr>
            <w:rFonts w:ascii="Times New Roman" w:hAnsi="Times New Roman" w:cs="Times New Roman"/>
          </w:rPr>
          <w:delText>四</w:delText>
        </w:r>
      </w:del>
      <w:bookmarkStart w:id="733" w:name="_Toc69300493"/>
      <w:ins w:id="734" w:author="DELL" w:date="2021-04-14T13:44:00Z">
        <w:r w:rsidR="00ED0AA8">
          <w:rPr>
            <w:rFonts w:ascii="Times New Roman" w:hAnsi="Times New Roman" w:cs="Times New Roman" w:hint="eastAsia"/>
            <w:lang w:eastAsia="zh-CN"/>
          </w:rPr>
          <w:t>4</w:t>
        </w:r>
      </w:ins>
      <w:r w:rsidRPr="00317CAC">
        <w:rPr>
          <w:rFonts w:ascii="Times New Roman" w:hAnsi="Times New Roman" w:cs="Times New Roman"/>
        </w:rPr>
        <w:t>、主要成果</w:t>
      </w:r>
      <w:bookmarkEnd w:id="719"/>
      <w:bookmarkEnd w:id="720"/>
      <w:bookmarkEnd w:id="721"/>
      <w:bookmarkEnd w:id="722"/>
      <w:bookmarkEnd w:id="723"/>
      <w:bookmarkEnd w:id="724"/>
      <w:bookmarkEnd w:id="725"/>
      <w:bookmarkEnd w:id="726"/>
      <w:bookmarkEnd w:id="727"/>
      <w:bookmarkEnd w:id="728"/>
      <w:bookmarkEnd w:id="729"/>
      <w:bookmarkEnd w:id="730"/>
      <w:bookmarkEnd w:id="731"/>
      <w:bookmarkEnd w:id="733"/>
    </w:p>
    <w:p w14:paraId="530C55FA" w14:textId="77777777" w:rsidR="00AC218F" w:rsidRPr="00317CAC" w:rsidRDefault="00850CBA">
      <w:pPr>
        <w:pStyle w:val="3"/>
        <w:pPrChange w:id="735" w:author="DELL" w:date="2021-04-14T13:34:00Z">
          <w:pPr>
            <w:spacing w:line="300" w:lineRule="auto"/>
            <w:ind w:firstLineChars="200" w:firstLine="420"/>
            <w:outlineLvl w:val="2"/>
          </w:pPr>
        </w:pPrChange>
      </w:pPr>
      <w:bookmarkStart w:id="736" w:name="_Toc2025"/>
      <w:bookmarkStart w:id="737" w:name="_Toc11387"/>
      <w:bookmarkStart w:id="738" w:name="_Toc17803"/>
      <w:bookmarkStart w:id="739" w:name="_Toc18537"/>
      <w:bookmarkStart w:id="740" w:name="_Toc23903"/>
      <w:bookmarkStart w:id="741" w:name="_Toc29602"/>
      <w:bookmarkStart w:id="742" w:name="_Toc11283"/>
      <w:bookmarkStart w:id="743" w:name="_Toc326"/>
      <w:bookmarkStart w:id="744" w:name="_Toc24515"/>
      <w:bookmarkStart w:id="745" w:name="_Toc25967"/>
      <w:bookmarkStart w:id="746" w:name="_Toc4453"/>
      <w:bookmarkStart w:id="747" w:name="_Toc3461"/>
      <w:bookmarkStart w:id="748" w:name="_Toc22425"/>
      <w:bookmarkStart w:id="749" w:name="_Toc69300494"/>
      <w:ins w:id="750" w:author="Conqueror" w:date="2021-04-06T21:48:00Z">
        <w:r w:rsidRPr="00317CAC">
          <w:t>4.</w:t>
        </w:r>
      </w:ins>
      <w:r w:rsidRPr="00317CAC">
        <w:t>1.</w:t>
      </w:r>
      <w:r w:rsidRPr="00317CAC">
        <w:t>实地低应变检测模拟</w:t>
      </w:r>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p>
    <w:p w14:paraId="1B4B425F" w14:textId="22867DC1" w:rsidR="00AC218F" w:rsidRPr="00317CAC" w:rsidRDefault="006709E0">
      <w:pPr>
        <w:spacing w:line="300" w:lineRule="auto"/>
        <w:ind w:firstLineChars="200" w:firstLine="420"/>
        <w:rPr>
          <w:bCs/>
          <w:szCs w:val="21"/>
        </w:rPr>
      </w:pPr>
      <w:r w:rsidRPr="00317CAC">
        <w:rPr>
          <w:bCs/>
          <w:noProof/>
          <w:szCs w:val="21"/>
        </w:rPr>
        <w:drawing>
          <wp:anchor distT="0" distB="0" distL="114300" distR="114300" simplePos="0" relativeHeight="251668480" behindDoc="0" locked="0" layoutInCell="1" allowOverlap="1" wp14:anchorId="79E3A195" wp14:editId="69FE085F">
            <wp:simplePos x="0" y="0"/>
            <wp:positionH relativeFrom="column">
              <wp:posOffset>2917527</wp:posOffset>
            </wp:positionH>
            <wp:positionV relativeFrom="paragraph">
              <wp:posOffset>831928</wp:posOffset>
            </wp:positionV>
            <wp:extent cx="1862455" cy="2482215"/>
            <wp:effectExtent l="0" t="0" r="4445"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1862455" cy="2482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17CAC">
        <w:rPr>
          <w:bCs/>
          <w:noProof/>
          <w:szCs w:val="21"/>
        </w:rPr>
        <w:drawing>
          <wp:anchor distT="0" distB="0" distL="114300" distR="114300" simplePos="0" relativeHeight="251656192" behindDoc="1" locked="0" layoutInCell="1" allowOverlap="1" wp14:anchorId="1834DD4D" wp14:editId="01AD9816">
            <wp:simplePos x="0" y="0"/>
            <wp:positionH relativeFrom="column">
              <wp:posOffset>425032</wp:posOffset>
            </wp:positionH>
            <wp:positionV relativeFrom="paragraph">
              <wp:posOffset>806882</wp:posOffset>
            </wp:positionV>
            <wp:extent cx="1864360" cy="2484755"/>
            <wp:effectExtent l="0" t="0" r="254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1864360" cy="2484755"/>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Start w:id="751"/>
      <w:r w:rsidR="00850CBA" w:rsidRPr="00317CAC">
        <w:rPr>
          <w:bCs/>
          <w:szCs w:val="21"/>
        </w:rPr>
        <w:t xml:space="preserve"> </w:t>
      </w:r>
      <w:r w:rsidR="00850CBA" w:rsidRPr="00317CAC">
        <w:rPr>
          <w:bCs/>
          <w:szCs w:val="21"/>
        </w:rPr>
        <w:t>在指导老师带领下进行实地现场学习了低应变检测模拟测试，学习到桩基不同敲击部位的低应变检测曲线特征</w:t>
      </w:r>
      <w:r w:rsidR="00850CBA" w:rsidRPr="00317CAC">
        <w:rPr>
          <w:bCs/>
          <w:szCs w:val="21"/>
        </w:rPr>
        <w:t>,</w:t>
      </w:r>
      <w:r w:rsidR="00850CBA" w:rsidRPr="00317CAC">
        <w:rPr>
          <w:bCs/>
          <w:szCs w:val="21"/>
        </w:rPr>
        <w:t>并将所测得的曲线作为验证集以供后续对神经网络的准确性进行检验。</w:t>
      </w:r>
    </w:p>
    <w:commentRangeEnd w:id="751"/>
    <w:p w14:paraId="313DF53A" w14:textId="2EC1B813" w:rsidR="00AC218F" w:rsidRPr="00317CAC" w:rsidRDefault="004E4ED7" w:rsidP="006709E0">
      <w:pPr>
        <w:spacing w:line="300" w:lineRule="auto"/>
        <w:ind w:firstLineChars="200" w:firstLine="420"/>
        <w:jc w:val="center"/>
        <w:rPr>
          <w:rFonts w:hint="eastAsia"/>
          <w:bCs/>
          <w:szCs w:val="21"/>
        </w:rPr>
        <w:pPrChange w:id="752" w:author="1379323603@qq.com" w:date="2021-04-14T14:55:00Z">
          <w:pPr>
            <w:spacing w:line="300" w:lineRule="auto"/>
            <w:ind w:firstLineChars="200" w:firstLine="420"/>
          </w:pPr>
        </w:pPrChange>
      </w:pPr>
      <w:r>
        <w:rPr>
          <w:rStyle w:val="af2"/>
        </w:rPr>
        <w:lastRenderedPageBreak/>
        <w:commentReference w:id="751"/>
      </w:r>
      <w:ins w:id="753" w:author="1379323603@qq.com" w:date="2021-04-14T14:54:00Z">
        <w:r w:rsidR="006709E0">
          <w:rPr>
            <w:rFonts w:hint="eastAsia"/>
            <w:bCs/>
            <w:szCs w:val="21"/>
          </w:rPr>
          <w:t>（图</w:t>
        </w:r>
        <w:r w:rsidR="006709E0">
          <w:rPr>
            <w:rFonts w:hint="eastAsia"/>
            <w:bCs/>
            <w:szCs w:val="21"/>
          </w:rPr>
          <w:t>11</w:t>
        </w:r>
        <w:r w:rsidR="006709E0">
          <w:rPr>
            <w:rFonts w:hint="eastAsia"/>
            <w:bCs/>
            <w:szCs w:val="21"/>
          </w:rPr>
          <w:t>，</w:t>
        </w:r>
        <w:r w:rsidR="006709E0">
          <w:rPr>
            <w:rFonts w:hint="eastAsia"/>
            <w:bCs/>
            <w:szCs w:val="21"/>
          </w:rPr>
          <w:t>12</w:t>
        </w:r>
        <w:r w:rsidR="006709E0">
          <w:rPr>
            <w:bCs/>
            <w:szCs w:val="21"/>
          </w:rPr>
          <w:t xml:space="preserve"> </w:t>
        </w:r>
        <w:r w:rsidR="006709E0">
          <w:rPr>
            <w:rFonts w:hint="eastAsia"/>
            <w:bCs/>
            <w:szCs w:val="21"/>
          </w:rPr>
          <w:t>实地检测）</w:t>
        </w:r>
      </w:ins>
    </w:p>
    <w:p w14:paraId="30F58D2F" w14:textId="5DA51E41" w:rsidR="00AC218F" w:rsidRPr="00317CAC" w:rsidRDefault="00AC218F">
      <w:pPr>
        <w:spacing w:line="300" w:lineRule="auto"/>
        <w:ind w:firstLineChars="200" w:firstLine="420"/>
      </w:pPr>
    </w:p>
    <w:p w14:paraId="34EB5259" w14:textId="50D3FC02" w:rsidR="00D95F1A" w:rsidRPr="00317CAC" w:rsidRDefault="00D95F1A" w:rsidP="00D95F1A">
      <w:pPr>
        <w:spacing w:line="300" w:lineRule="auto"/>
        <w:ind w:firstLineChars="200" w:firstLine="420"/>
        <w:jc w:val="center"/>
      </w:pPr>
      <w:r w:rsidRPr="00317CAC">
        <w:rPr>
          <w:noProof/>
        </w:rPr>
        <w:drawing>
          <wp:inline distT="0" distB="0" distL="0" distR="0" wp14:anchorId="2A52B73E" wp14:editId="4BBAAD29">
            <wp:extent cx="2855585" cy="4314686"/>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61777" cy="4324042"/>
                    </a:xfrm>
                    <a:prstGeom prst="rect">
                      <a:avLst/>
                    </a:prstGeom>
                    <a:noFill/>
                    <a:ln>
                      <a:noFill/>
                    </a:ln>
                  </pic:spPr>
                </pic:pic>
              </a:graphicData>
            </a:graphic>
          </wp:inline>
        </w:drawing>
      </w:r>
    </w:p>
    <w:p w14:paraId="6F77B543" w14:textId="7FD08BC6" w:rsidR="00B20151" w:rsidRPr="00317CAC" w:rsidRDefault="00B20151" w:rsidP="00D95F1A">
      <w:pPr>
        <w:spacing w:line="300" w:lineRule="auto"/>
        <w:ind w:firstLineChars="200" w:firstLine="420"/>
        <w:jc w:val="center"/>
      </w:pPr>
      <w:r w:rsidRPr="00317CAC">
        <w:t>（图</w:t>
      </w:r>
      <w:ins w:id="754" w:author="1379323603@qq.com" w:date="2021-04-14T14:55:00Z">
        <w:r w:rsidR="006709E0">
          <w:rPr>
            <w:rFonts w:hint="eastAsia"/>
          </w:rPr>
          <w:t>13</w:t>
        </w:r>
        <w:r w:rsidR="006709E0">
          <w:t xml:space="preserve"> </w:t>
        </w:r>
        <w:r w:rsidR="006709E0">
          <w:rPr>
            <w:rFonts w:hint="eastAsia"/>
          </w:rPr>
          <w:t>检测曲线</w:t>
        </w:r>
      </w:ins>
      <w:del w:id="755" w:author="1379323603@qq.com" w:date="2021-04-14T14:55:00Z">
        <w:r w:rsidRPr="00317CAC" w:rsidDel="006709E0">
          <w:delText>4-2</w:delText>
        </w:r>
      </w:del>
      <w:r w:rsidRPr="00317CAC">
        <w:t>）</w:t>
      </w:r>
    </w:p>
    <w:p w14:paraId="516E73F5" w14:textId="6BFED24A" w:rsidR="00AC218F" w:rsidRPr="00317CAC" w:rsidRDefault="00850CBA" w:rsidP="00420194">
      <w:pPr>
        <w:pStyle w:val="3"/>
      </w:pPr>
      <w:bookmarkStart w:id="756" w:name="_Toc21956"/>
      <w:bookmarkStart w:id="757" w:name="_Toc22105"/>
      <w:bookmarkStart w:id="758" w:name="_Toc17865"/>
      <w:bookmarkStart w:id="759" w:name="_Toc6114"/>
      <w:bookmarkStart w:id="760" w:name="_Toc1638"/>
      <w:bookmarkStart w:id="761" w:name="_Toc31210"/>
      <w:bookmarkStart w:id="762" w:name="_Toc3127"/>
      <w:bookmarkStart w:id="763" w:name="_Toc4375"/>
      <w:bookmarkStart w:id="764" w:name="_Toc8949"/>
      <w:bookmarkStart w:id="765" w:name="_Toc6899"/>
      <w:bookmarkStart w:id="766" w:name="_Toc7618"/>
      <w:bookmarkStart w:id="767" w:name="_Toc15649"/>
      <w:bookmarkStart w:id="768" w:name="_Toc16419"/>
      <w:bookmarkStart w:id="769" w:name="_Toc69300495"/>
      <w:ins w:id="770" w:author="Conqueror" w:date="2021-04-06T21:48:00Z">
        <w:r w:rsidRPr="00317CAC">
          <w:t>4.</w:t>
        </w:r>
      </w:ins>
      <w:r w:rsidRPr="00317CAC">
        <w:t>2.</w:t>
      </w:r>
      <w:del w:id="771" w:author="DELL" w:date="2021-04-14T13:47:00Z">
        <w:r w:rsidRPr="00317CAC" w:rsidDel="005C4A6F">
          <w:delText>验证桩基础检测深度学习缺陷等级识别方法</w:delText>
        </w:r>
      </w:del>
      <w:r w:rsidRPr="00317CAC">
        <w:t>有效性</w:t>
      </w:r>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ins w:id="772" w:author="DELL" w:date="2021-04-14T13:47:00Z">
        <w:r w:rsidR="005C4A6F">
          <w:rPr>
            <w:rFonts w:hint="eastAsia"/>
          </w:rPr>
          <w:t>验证</w:t>
        </w:r>
      </w:ins>
    </w:p>
    <w:p w14:paraId="1563529A" w14:textId="328FFB40" w:rsidR="00AC218F" w:rsidRPr="00317CAC" w:rsidRDefault="00850CBA">
      <w:pPr>
        <w:spacing w:line="300" w:lineRule="auto"/>
        <w:ind w:firstLineChars="200" w:firstLine="420"/>
        <w:rPr>
          <w:rFonts w:hint="eastAsia"/>
        </w:rPr>
      </w:pPr>
      <w:r w:rsidRPr="00317CAC">
        <w:t>在进行了多次迭代和改进后找到了准确度最高的检测标准，可以整体预测缺陷</w:t>
      </w:r>
      <w:r w:rsidRPr="00317CAC">
        <w:t>1-4</w:t>
      </w:r>
      <w:r w:rsidRPr="00317CAC">
        <w:t>类桩基础的准确性达到</w:t>
      </w:r>
      <w:r w:rsidRPr="00317CAC">
        <w:t>0.88</w:t>
      </w:r>
      <w:r w:rsidRPr="00317CAC">
        <w:t>左右</w:t>
      </w:r>
      <w:del w:id="773" w:author="1379323603@qq.com" w:date="2021-04-14T14:55:00Z">
        <w:r w:rsidRPr="00317CAC" w:rsidDel="00AD0BA7">
          <w:delText>（图</w:delText>
        </w:r>
        <w:r w:rsidR="0025729A" w:rsidRPr="00317CAC" w:rsidDel="00AD0BA7">
          <w:delText>4-3</w:delText>
        </w:r>
        <w:r w:rsidRPr="00317CAC" w:rsidDel="00AD0BA7">
          <w:delText>）</w:delText>
        </w:r>
      </w:del>
    </w:p>
    <w:p w14:paraId="1E649432" w14:textId="13B2A641" w:rsidR="00AC218F" w:rsidRPr="00317CAC" w:rsidRDefault="00AD0BA7">
      <w:pPr>
        <w:spacing w:line="300" w:lineRule="auto"/>
        <w:ind w:firstLineChars="200" w:firstLine="420"/>
      </w:pPr>
      <w:ins w:id="774" w:author="1379323603@qq.com" w:date="2021-04-14T14:55:00Z">
        <w:r>
          <w:rPr>
            <w:rFonts w:hint="eastAsia"/>
          </w:rPr>
          <w:t>（表</w:t>
        </w:r>
        <w:r>
          <w:rPr>
            <w:rFonts w:hint="eastAsia"/>
          </w:rPr>
          <w:t>3</w:t>
        </w:r>
        <w:r>
          <w:rPr>
            <w:rFonts w:hint="eastAsia"/>
          </w:rPr>
          <w:t>）</w:t>
        </w:r>
      </w:ins>
    </w:p>
    <w:tbl>
      <w:tblPr>
        <w:tblStyle w:val="60"/>
        <w:tblW w:w="9501" w:type="dxa"/>
        <w:tblLayout w:type="fixed"/>
        <w:tblLook w:val="04A0" w:firstRow="1" w:lastRow="0" w:firstColumn="1" w:lastColumn="0" w:noHBand="0" w:noVBand="1"/>
        <w:tblPrChange w:id="775" w:author="DELL" w:date="2021-04-14T13:30:00Z">
          <w:tblPr>
            <w:tblW w:w="9501" w:type="dxa"/>
            <w:jc w:val="center"/>
            <w:tblBorders>
              <w:top w:val="single" w:sz="24" w:space="0" w:color="auto"/>
              <w:left w:val="single" w:sz="24" w:space="0" w:color="auto"/>
              <w:bottom w:val="single" w:sz="24" w:space="0" w:color="auto"/>
              <w:right w:val="single" w:sz="24" w:space="0" w:color="auto"/>
              <w:insideH w:val="single" w:sz="12" w:space="0" w:color="auto"/>
              <w:insideV w:val="single" w:sz="12" w:space="0" w:color="auto"/>
            </w:tblBorders>
            <w:tblLayout w:type="fixed"/>
            <w:tblLook w:val="04A0" w:firstRow="1" w:lastRow="0" w:firstColumn="1" w:lastColumn="0" w:noHBand="0" w:noVBand="1"/>
          </w:tblPr>
        </w:tblPrChange>
      </w:tblPr>
      <w:tblGrid>
        <w:gridCol w:w="1901"/>
        <w:gridCol w:w="1900"/>
        <w:gridCol w:w="1900"/>
        <w:gridCol w:w="1900"/>
        <w:gridCol w:w="1900"/>
        <w:tblGridChange w:id="776">
          <w:tblGrid>
            <w:gridCol w:w="1900"/>
            <w:gridCol w:w="1900"/>
            <w:gridCol w:w="1900"/>
            <w:gridCol w:w="1900"/>
            <w:gridCol w:w="1901"/>
          </w:tblGrid>
        </w:tblGridChange>
      </w:tblGrid>
      <w:tr w:rsidR="00AC218F" w:rsidRPr="00317CAC" w14:paraId="2F2F2B66" w14:textId="77777777" w:rsidTr="00C00C93">
        <w:trPr>
          <w:cnfStyle w:val="100000000000" w:firstRow="1" w:lastRow="0" w:firstColumn="0" w:lastColumn="0" w:oddVBand="0" w:evenVBand="0" w:oddHBand="0" w:evenHBand="0" w:firstRowFirstColumn="0" w:firstRowLastColumn="0" w:lastRowFirstColumn="0" w:lastRowLastColumn="0"/>
          <w:trHeight w:val="304"/>
          <w:trPrChange w:id="777" w:author="DELL" w:date="2021-04-14T13:30:00Z">
            <w:trPr>
              <w:trHeight w:val="304"/>
              <w:jc w:val="center"/>
            </w:trPr>
          </w:trPrChange>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000000" w:themeColor="text1"/>
            </w:tcBorders>
            <w:shd w:val="clear" w:color="auto" w:fill="auto"/>
            <w:tcPrChange w:id="778" w:author="DELL" w:date="2021-04-14T13:30:00Z">
              <w:tcPr>
                <w:tcW w:w="1900" w:type="dxa"/>
                <w:tcBorders>
                  <w:top w:val="single" w:sz="24" w:space="0" w:color="auto"/>
                  <w:left w:val="single" w:sz="24" w:space="0" w:color="auto"/>
                  <w:bottom w:val="single" w:sz="24" w:space="0" w:color="auto"/>
                  <w:right w:val="single" w:sz="12" w:space="0" w:color="auto"/>
                </w:tcBorders>
                <w:shd w:val="clear" w:color="auto" w:fill="auto"/>
              </w:tcPr>
            </w:tcPrChange>
          </w:tcPr>
          <w:p w14:paraId="13960920" w14:textId="77777777" w:rsidR="00AC218F" w:rsidRPr="00A669FB" w:rsidRDefault="00850CBA">
            <w:pPr>
              <w:spacing w:line="300" w:lineRule="auto"/>
              <w:ind w:firstLineChars="200" w:firstLine="422"/>
              <w:cnfStyle w:val="101000000000" w:firstRow="1" w:lastRow="0" w:firstColumn="1" w:lastColumn="0" w:oddVBand="0" w:evenVBand="0" w:oddHBand="0" w:evenHBand="0" w:firstRowFirstColumn="0" w:firstRowLastColumn="0" w:lastRowFirstColumn="0" w:lastRowLastColumn="0"/>
              <w:rPr>
                <w:b w:val="0"/>
                <w:rPrChange w:id="779" w:author="DELL" w:date="2021-04-14T13:30:00Z">
                  <w:rPr/>
                </w:rPrChange>
              </w:rPr>
            </w:pPr>
            <w:bookmarkStart w:id="780" w:name="_Hlk69050808"/>
            <w:commentRangeStart w:id="781"/>
            <w:r w:rsidRPr="00A669FB">
              <w:rPr>
                <w:rFonts w:hint="eastAsia"/>
              </w:rPr>
              <w:t>数据集</w:t>
            </w:r>
          </w:p>
        </w:tc>
        <w:tc>
          <w:tcPr>
            <w:tcW w:w="0" w:type="dxa"/>
            <w:tcBorders>
              <w:top w:val="single" w:sz="4" w:space="0" w:color="000000" w:themeColor="text1"/>
            </w:tcBorders>
            <w:shd w:val="clear" w:color="auto" w:fill="auto"/>
            <w:tcPrChange w:id="782" w:author="DELL" w:date="2021-04-14T13:30:00Z">
              <w:tcPr>
                <w:tcW w:w="1900" w:type="dxa"/>
                <w:tcBorders>
                  <w:top w:val="single" w:sz="24" w:space="0" w:color="auto"/>
                  <w:left w:val="single" w:sz="12" w:space="0" w:color="auto"/>
                  <w:bottom w:val="single" w:sz="24" w:space="0" w:color="auto"/>
                  <w:right w:val="single" w:sz="12" w:space="0" w:color="auto"/>
                </w:tcBorders>
                <w:shd w:val="clear" w:color="auto" w:fill="auto"/>
              </w:tcPr>
            </w:tcPrChange>
          </w:tcPr>
          <w:p w14:paraId="7DE8C49F" w14:textId="77777777" w:rsidR="00AC218F" w:rsidRPr="00A669FB" w:rsidRDefault="00850CBA">
            <w:pPr>
              <w:spacing w:line="300" w:lineRule="auto"/>
              <w:ind w:firstLineChars="200" w:firstLine="422"/>
              <w:cnfStyle w:val="100000000000" w:firstRow="1" w:lastRow="0" w:firstColumn="0" w:lastColumn="0" w:oddVBand="0" w:evenVBand="0" w:oddHBand="0" w:evenHBand="0" w:firstRowFirstColumn="0" w:firstRowLastColumn="0" w:lastRowFirstColumn="0" w:lastRowLastColumn="0"/>
              <w:rPr>
                <w:b w:val="0"/>
                <w:rPrChange w:id="783" w:author="DELL" w:date="2021-04-14T13:30:00Z">
                  <w:rPr/>
                </w:rPrChange>
              </w:rPr>
            </w:pPr>
            <w:r w:rsidRPr="00A669FB">
              <w:rPr>
                <w:rFonts w:hint="eastAsia"/>
              </w:rPr>
              <w:t>数据集标签</w:t>
            </w:r>
          </w:p>
        </w:tc>
        <w:tc>
          <w:tcPr>
            <w:tcW w:w="0" w:type="dxa"/>
            <w:tcBorders>
              <w:top w:val="single" w:sz="4" w:space="0" w:color="000000" w:themeColor="text1"/>
            </w:tcBorders>
            <w:shd w:val="clear" w:color="auto" w:fill="auto"/>
            <w:tcPrChange w:id="784" w:author="DELL" w:date="2021-04-14T13:30:00Z">
              <w:tcPr>
                <w:tcW w:w="1900" w:type="dxa"/>
                <w:tcBorders>
                  <w:top w:val="single" w:sz="24" w:space="0" w:color="auto"/>
                  <w:left w:val="single" w:sz="12" w:space="0" w:color="auto"/>
                  <w:bottom w:val="single" w:sz="24" w:space="0" w:color="auto"/>
                  <w:right w:val="single" w:sz="12" w:space="0" w:color="auto"/>
                </w:tcBorders>
                <w:shd w:val="clear" w:color="auto" w:fill="auto"/>
              </w:tcPr>
            </w:tcPrChange>
          </w:tcPr>
          <w:p w14:paraId="65CC0A36" w14:textId="77777777" w:rsidR="00AC218F" w:rsidRPr="00A669FB" w:rsidRDefault="00850CBA">
            <w:pPr>
              <w:spacing w:line="300" w:lineRule="auto"/>
              <w:ind w:firstLineChars="200" w:firstLine="422"/>
              <w:cnfStyle w:val="100000000000" w:firstRow="1" w:lastRow="0" w:firstColumn="0" w:lastColumn="0" w:oddVBand="0" w:evenVBand="0" w:oddHBand="0" w:evenHBand="0" w:firstRowFirstColumn="0" w:firstRowLastColumn="0" w:lastRowFirstColumn="0" w:lastRowLastColumn="0"/>
              <w:rPr>
                <w:b w:val="0"/>
                <w:rPrChange w:id="785" w:author="DELL" w:date="2021-04-14T13:30:00Z">
                  <w:rPr/>
                </w:rPrChange>
              </w:rPr>
            </w:pPr>
            <w:r w:rsidRPr="00A669FB">
              <w:rPr>
                <w:rFonts w:hint="eastAsia"/>
              </w:rPr>
              <w:t>正确样本数</w:t>
            </w:r>
          </w:p>
        </w:tc>
        <w:tc>
          <w:tcPr>
            <w:tcW w:w="0" w:type="dxa"/>
            <w:tcBorders>
              <w:top w:val="single" w:sz="4" w:space="0" w:color="000000" w:themeColor="text1"/>
            </w:tcBorders>
            <w:shd w:val="clear" w:color="auto" w:fill="auto"/>
            <w:tcPrChange w:id="786" w:author="DELL" w:date="2021-04-14T13:30:00Z">
              <w:tcPr>
                <w:tcW w:w="1900" w:type="dxa"/>
                <w:tcBorders>
                  <w:top w:val="single" w:sz="24" w:space="0" w:color="auto"/>
                  <w:left w:val="single" w:sz="12" w:space="0" w:color="auto"/>
                  <w:bottom w:val="single" w:sz="24" w:space="0" w:color="auto"/>
                  <w:right w:val="single" w:sz="12" w:space="0" w:color="auto"/>
                </w:tcBorders>
                <w:shd w:val="clear" w:color="auto" w:fill="auto"/>
              </w:tcPr>
            </w:tcPrChange>
          </w:tcPr>
          <w:p w14:paraId="5FB09C99" w14:textId="77777777" w:rsidR="00AC218F" w:rsidRPr="00A669FB" w:rsidRDefault="00850CBA">
            <w:pPr>
              <w:spacing w:line="300" w:lineRule="auto"/>
              <w:ind w:firstLineChars="200" w:firstLine="422"/>
              <w:cnfStyle w:val="100000000000" w:firstRow="1" w:lastRow="0" w:firstColumn="0" w:lastColumn="0" w:oddVBand="0" w:evenVBand="0" w:oddHBand="0" w:evenHBand="0" w:firstRowFirstColumn="0" w:firstRowLastColumn="0" w:lastRowFirstColumn="0" w:lastRowLastColumn="0"/>
              <w:rPr>
                <w:b w:val="0"/>
                <w:rPrChange w:id="787" w:author="DELL" w:date="2021-04-14T13:30:00Z">
                  <w:rPr/>
                </w:rPrChange>
              </w:rPr>
            </w:pPr>
            <w:r w:rsidRPr="00A669FB">
              <w:rPr>
                <w:rFonts w:hint="eastAsia"/>
              </w:rPr>
              <w:t>样本总数</w:t>
            </w:r>
          </w:p>
        </w:tc>
        <w:tc>
          <w:tcPr>
            <w:tcW w:w="0" w:type="dxa"/>
            <w:tcBorders>
              <w:top w:val="single" w:sz="4" w:space="0" w:color="000000" w:themeColor="text1"/>
            </w:tcBorders>
            <w:shd w:val="clear" w:color="auto" w:fill="auto"/>
            <w:tcPrChange w:id="788" w:author="DELL" w:date="2021-04-14T13:30:00Z">
              <w:tcPr>
                <w:tcW w:w="1901" w:type="dxa"/>
                <w:tcBorders>
                  <w:top w:val="single" w:sz="24" w:space="0" w:color="auto"/>
                  <w:left w:val="single" w:sz="12" w:space="0" w:color="auto"/>
                  <w:bottom w:val="single" w:sz="24" w:space="0" w:color="auto"/>
                  <w:right w:val="single" w:sz="24" w:space="0" w:color="auto"/>
                </w:tcBorders>
                <w:shd w:val="clear" w:color="auto" w:fill="auto"/>
              </w:tcPr>
            </w:tcPrChange>
          </w:tcPr>
          <w:p w14:paraId="15747167" w14:textId="77777777" w:rsidR="00AC218F" w:rsidRPr="00A669FB" w:rsidRDefault="00850CBA">
            <w:pPr>
              <w:spacing w:line="300" w:lineRule="auto"/>
              <w:ind w:firstLineChars="200" w:firstLine="422"/>
              <w:cnfStyle w:val="100000000000" w:firstRow="1" w:lastRow="0" w:firstColumn="0" w:lastColumn="0" w:oddVBand="0" w:evenVBand="0" w:oddHBand="0" w:evenHBand="0" w:firstRowFirstColumn="0" w:firstRowLastColumn="0" w:lastRowFirstColumn="0" w:lastRowLastColumn="0"/>
              <w:rPr>
                <w:b w:val="0"/>
                <w:rPrChange w:id="789" w:author="DELL" w:date="2021-04-14T13:30:00Z">
                  <w:rPr/>
                </w:rPrChange>
              </w:rPr>
            </w:pPr>
            <w:r w:rsidRPr="00A669FB">
              <w:rPr>
                <w:rFonts w:hint="eastAsia"/>
              </w:rPr>
              <w:t>准确性</w:t>
            </w:r>
          </w:p>
        </w:tc>
      </w:tr>
      <w:tr w:rsidR="00AC218F" w:rsidRPr="00317CAC" w14:paraId="2374BC7E" w14:textId="77777777" w:rsidTr="00C00C93">
        <w:trPr>
          <w:cnfStyle w:val="000000100000" w:firstRow="0" w:lastRow="0" w:firstColumn="0" w:lastColumn="0" w:oddVBand="0" w:evenVBand="0" w:oddHBand="1" w:evenHBand="0" w:firstRowFirstColumn="0" w:firstRowLastColumn="0" w:lastRowFirstColumn="0" w:lastRowLastColumn="0"/>
          <w:trHeight w:val="304"/>
          <w:trPrChange w:id="790" w:author="DELL" w:date="2021-04-14T13:30:00Z">
            <w:trPr>
              <w:trHeight w:val="304"/>
              <w:jc w:val="center"/>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Change w:id="791" w:author="DELL" w:date="2021-04-14T13:30:00Z">
              <w:tcPr>
                <w:tcW w:w="1900" w:type="dxa"/>
                <w:tcBorders>
                  <w:top w:val="single" w:sz="24" w:space="0" w:color="auto"/>
                  <w:left w:val="single" w:sz="24" w:space="0" w:color="auto"/>
                  <w:bottom w:val="single" w:sz="24" w:space="0" w:color="auto"/>
                  <w:right w:val="single" w:sz="12" w:space="0" w:color="auto"/>
                </w:tcBorders>
                <w:shd w:val="clear" w:color="auto" w:fill="auto"/>
              </w:tcPr>
            </w:tcPrChange>
          </w:tcPr>
          <w:p w14:paraId="3FA0BDA0" w14:textId="77777777" w:rsidR="00AC218F" w:rsidRPr="00A669FB" w:rsidRDefault="00850CBA">
            <w:pPr>
              <w:spacing w:line="300" w:lineRule="auto"/>
              <w:ind w:firstLineChars="200" w:firstLine="422"/>
              <w:cnfStyle w:val="001000100000" w:firstRow="0" w:lastRow="0" w:firstColumn="1" w:lastColumn="0" w:oddVBand="0" w:evenVBand="0" w:oddHBand="1" w:evenHBand="0" w:firstRowFirstColumn="0" w:firstRowLastColumn="0" w:lastRowFirstColumn="0" w:lastRowLastColumn="0"/>
              <w:rPr>
                <w:b w:val="0"/>
                <w:rPrChange w:id="792" w:author="DELL" w:date="2021-04-14T13:30:00Z">
                  <w:rPr/>
                </w:rPrChange>
              </w:rPr>
            </w:pPr>
            <w:r w:rsidRPr="00A669FB">
              <w:t>Train</w:t>
            </w:r>
          </w:p>
        </w:tc>
        <w:tc>
          <w:tcPr>
            <w:tcW w:w="0" w:type="dxa"/>
            <w:shd w:val="clear" w:color="auto" w:fill="auto"/>
            <w:tcPrChange w:id="793" w:author="DELL" w:date="2021-04-14T13:30:00Z">
              <w:tcPr>
                <w:tcW w:w="1900" w:type="dxa"/>
                <w:tcBorders>
                  <w:top w:val="single" w:sz="24" w:space="0" w:color="auto"/>
                  <w:left w:val="single" w:sz="12" w:space="0" w:color="auto"/>
                  <w:bottom w:val="single" w:sz="24" w:space="0" w:color="auto"/>
                  <w:right w:val="single" w:sz="12" w:space="0" w:color="auto"/>
                </w:tcBorders>
                <w:shd w:val="clear" w:color="auto" w:fill="auto"/>
              </w:tcPr>
            </w:tcPrChange>
          </w:tcPr>
          <w:p w14:paraId="1497673D" w14:textId="77777777" w:rsidR="00AC218F" w:rsidRPr="00317CAC" w:rsidRDefault="00850CBA">
            <w:pPr>
              <w:spacing w:line="300" w:lineRule="auto"/>
              <w:ind w:firstLineChars="200" w:firstLine="420"/>
              <w:cnfStyle w:val="000000100000" w:firstRow="0" w:lastRow="0" w:firstColumn="0" w:lastColumn="0" w:oddVBand="0" w:evenVBand="0" w:oddHBand="1" w:evenHBand="0" w:firstRowFirstColumn="0" w:firstRowLastColumn="0" w:lastRowFirstColumn="0" w:lastRowLastColumn="0"/>
            </w:pPr>
            <w:r w:rsidRPr="00317CAC">
              <w:t>1</w:t>
            </w:r>
          </w:p>
        </w:tc>
        <w:tc>
          <w:tcPr>
            <w:tcW w:w="0" w:type="dxa"/>
            <w:shd w:val="clear" w:color="auto" w:fill="auto"/>
            <w:tcPrChange w:id="794" w:author="DELL" w:date="2021-04-14T13:30:00Z">
              <w:tcPr>
                <w:tcW w:w="1900" w:type="dxa"/>
                <w:tcBorders>
                  <w:top w:val="single" w:sz="24" w:space="0" w:color="auto"/>
                  <w:left w:val="single" w:sz="12" w:space="0" w:color="auto"/>
                  <w:bottom w:val="single" w:sz="24" w:space="0" w:color="auto"/>
                  <w:right w:val="single" w:sz="12" w:space="0" w:color="auto"/>
                </w:tcBorders>
                <w:shd w:val="clear" w:color="auto" w:fill="auto"/>
              </w:tcPr>
            </w:tcPrChange>
          </w:tcPr>
          <w:p w14:paraId="0F6046E9" w14:textId="77777777" w:rsidR="00AC218F" w:rsidRPr="00317CAC" w:rsidRDefault="00850CBA">
            <w:pPr>
              <w:spacing w:line="300" w:lineRule="auto"/>
              <w:ind w:firstLineChars="200" w:firstLine="420"/>
              <w:cnfStyle w:val="000000100000" w:firstRow="0" w:lastRow="0" w:firstColumn="0" w:lastColumn="0" w:oddVBand="0" w:evenVBand="0" w:oddHBand="1" w:evenHBand="0" w:firstRowFirstColumn="0" w:firstRowLastColumn="0" w:lastRowFirstColumn="0" w:lastRowLastColumn="0"/>
            </w:pPr>
            <w:r w:rsidRPr="00317CAC">
              <w:t>4978</w:t>
            </w:r>
          </w:p>
        </w:tc>
        <w:tc>
          <w:tcPr>
            <w:tcW w:w="0" w:type="dxa"/>
            <w:shd w:val="clear" w:color="auto" w:fill="auto"/>
            <w:tcPrChange w:id="795" w:author="DELL" w:date="2021-04-14T13:30:00Z">
              <w:tcPr>
                <w:tcW w:w="1900" w:type="dxa"/>
                <w:tcBorders>
                  <w:top w:val="single" w:sz="24" w:space="0" w:color="auto"/>
                  <w:left w:val="single" w:sz="12" w:space="0" w:color="auto"/>
                  <w:bottom w:val="single" w:sz="24" w:space="0" w:color="auto"/>
                  <w:right w:val="single" w:sz="12" w:space="0" w:color="auto"/>
                </w:tcBorders>
                <w:shd w:val="clear" w:color="auto" w:fill="auto"/>
              </w:tcPr>
            </w:tcPrChange>
          </w:tcPr>
          <w:p w14:paraId="7B8D1183" w14:textId="77777777" w:rsidR="00AC218F" w:rsidRPr="00317CAC" w:rsidRDefault="00850CBA">
            <w:pPr>
              <w:spacing w:line="300" w:lineRule="auto"/>
              <w:ind w:firstLineChars="200" w:firstLine="420"/>
              <w:cnfStyle w:val="000000100000" w:firstRow="0" w:lastRow="0" w:firstColumn="0" w:lastColumn="0" w:oddVBand="0" w:evenVBand="0" w:oddHBand="1" w:evenHBand="0" w:firstRowFirstColumn="0" w:firstRowLastColumn="0" w:lastRowFirstColumn="0" w:lastRowLastColumn="0"/>
            </w:pPr>
            <w:r w:rsidRPr="00317CAC">
              <w:t>5400</w:t>
            </w:r>
          </w:p>
        </w:tc>
        <w:tc>
          <w:tcPr>
            <w:tcW w:w="0" w:type="dxa"/>
            <w:shd w:val="clear" w:color="auto" w:fill="auto"/>
            <w:tcPrChange w:id="796" w:author="DELL" w:date="2021-04-14T13:30:00Z">
              <w:tcPr>
                <w:tcW w:w="1901" w:type="dxa"/>
                <w:tcBorders>
                  <w:top w:val="single" w:sz="24" w:space="0" w:color="auto"/>
                  <w:left w:val="single" w:sz="12" w:space="0" w:color="auto"/>
                  <w:bottom w:val="single" w:sz="24" w:space="0" w:color="auto"/>
                  <w:right w:val="single" w:sz="24" w:space="0" w:color="auto"/>
                </w:tcBorders>
                <w:shd w:val="clear" w:color="auto" w:fill="auto"/>
              </w:tcPr>
            </w:tcPrChange>
          </w:tcPr>
          <w:p w14:paraId="6DE5C99F" w14:textId="77777777" w:rsidR="00AC218F" w:rsidRPr="00317CAC" w:rsidRDefault="00850CBA">
            <w:pPr>
              <w:spacing w:line="300" w:lineRule="auto"/>
              <w:ind w:firstLineChars="200" w:firstLine="420"/>
              <w:cnfStyle w:val="000000100000" w:firstRow="0" w:lastRow="0" w:firstColumn="0" w:lastColumn="0" w:oddVBand="0" w:evenVBand="0" w:oddHBand="1" w:evenHBand="0" w:firstRowFirstColumn="0" w:firstRowLastColumn="0" w:lastRowFirstColumn="0" w:lastRowLastColumn="0"/>
            </w:pPr>
            <w:r w:rsidRPr="00317CAC">
              <w:t>0.92185</w:t>
            </w:r>
          </w:p>
        </w:tc>
      </w:tr>
      <w:tr w:rsidR="00AC218F" w:rsidRPr="00317CAC" w14:paraId="22B75A79" w14:textId="77777777" w:rsidTr="00C00C93">
        <w:trPr>
          <w:trHeight w:val="304"/>
          <w:trPrChange w:id="797" w:author="DELL" w:date="2021-04-14T13:30:00Z">
            <w:trPr>
              <w:trHeight w:val="304"/>
              <w:jc w:val="center"/>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Change w:id="798" w:author="DELL" w:date="2021-04-14T13:30:00Z">
              <w:tcPr>
                <w:tcW w:w="1900" w:type="dxa"/>
                <w:tcBorders>
                  <w:top w:val="single" w:sz="24" w:space="0" w:color="auto"/>
                  <w:left w:val="single" w:sz="24" w:space="0" w:color="auto"/>
                  <w:bottom w:val="single" w:sz="24" w:space="0" w:color="auto"/>
                  <w:right w:val="single" w:sz="12" w:space="0" w:color="auto"/>
                </w:tcBorders>
                <w:shd w:val="clear" w:color="auto" w:fill="auto"/>
              </w:tcPr>
            </w:tcPrChange>
          </w:tcPr>
          <w:p w14:paraId="506FFE9F" w14:textId="77777777" w:rsidR="00AC218F" w:rsidRPr="00A669FB" w:rsidRDefault="00850CBA">
            <w:pPr>
              <w:spacing w:line="300" w:lineRule="auto"/>
              <w:ind w:firstLineChars="200" w:firstLine="422"/>
              <w:rPr>
                <w:b w:val="0"/>
                <w:rPrChange w:id="799" w:author="DELL" w:date="2021-04-14T13:30:00Z">
                  <w:rPr/>
                </w:rPrChange>
              </w:rPr>
            </w:pPr>
            <w:r w:rsidRPr="00A669FB">
              <w:t>Train</w:t>
            </w:r>
          </w:p>
        </w:tc>
        <w:tc>
          <w:tcPr>
            <w:tcW w:w="0" w:type="dxa"/>
            <w:shd w:val="clear" w:color="auto" w:fill="auto"/>
            <w:tcPrChange w:id="800" w:author="DELL" w:date="2021-04-14T13:30:00Z">
              <w:tcPr>
                <w:tcW w:w="1900" w:type="dxa"/>
                <w:tcBorders>
                  <w:top w:val="single" w:sz="24" w:space="0" w:color="auto"/>
                  <w:left w:val="single" w:sz="12" w:space="0" w:color="auto"/>
                  <w:bottom w:val="single" w:sz="24" w:space="0" w:color="auto"/>
                  <w:right w:val="single" w:sz="12" w:space="0" w:color="auto"/>
                </w:tcBorders>
                <w:shd w:val="clear" w:color="auto" w:fill="auto"/>
              </w:tcPr>
            </w:tcPrChange>
          </w:tcPr>
          <w:p w14:paraId="7387F339" w14:textId="77777777" w:rsidR="00AC218F" w:rsidRPr="00317CAC" w:rsidRDefault="00850CBA">
            <w:pPr>
              <w:spacing w:line="300" w:lineRule="auto"/>
              <w:ind w:firstLineChars="200" w:firstLine="420"/>
              <w:cnfStyle w:val="000000000000" w:firstRow="0" w:lastRow="0" w:firstColumn="0" w:lastColumn="0" w:oddVBand="0" w:evenVBand="0" w:oddHBand="0" w:evenHBand="0" w:firstRowFirstColumn="0" w:firstRowLastColumn="0" w:lastRowFirstColumn="0" w:lastRowLastColumn="0"/>
            </w:pPr>
            <w:r w:rsidRPr="00317CAC">
              <w:t>2</w:t>
            </w:r>
          </w:p>
        </w:tc>
        <w:tc>
          <w:tcPr>
            <w:tcW w:w="0" w:type="dxa"/>
            <w:shd w:val="clear" w:color="auto" w:fill="auto"/>
            <w:tcPrChange w:id="801" w:author="DELL" w:date="2021-04-14T13:30:00Z">
              <w:tcPr>
                <w:tcW w:w="1900" w:type="dxa"/>
                <w:tcBorders>
                  <w:top w:val="single" w:sz="24" w:space="0" w:color="auto"/>
                  <w:left w:val="single" w:sz="12" w:space="0" w:color="auto"/>
                  <w:bottom w:val="single" w:sz="24" w:space="0" w:color="auto"/>
                  <w:right w:val="single" w:sz="12" w:space="0" w:color="auto"/>
                </w:tcBorders>
                <w:shd w:val="clear" w:color="auto" w:fill="auto"/>
              </w:tcPr>
            </w:tcPrChange>
          </w:tcPr>
          <w:p w14:paraId="418ACD44" w14:textId="77777777" w:rsidR="00AC218F" w:rsidRPr="00317CAC" w:rsidRDefault="00850CBA">
            <w:pPr>
              <w:spacing w:line="300" w:lineRule="auto"/>
              <w:ind w:firstLineChars="200" w:firstLine="420"/>
              <w:cnfStyle w:val="000000000000" w:firstRow="0" w:lastRow="0" w:firstColumn="0" w:lastColumn="0" w:oddVBand="0" w:evenVBand="0" w:oddHBand="0" w:evenHBand="0" w:firstRowFirstColumn="0" w:firstRowLastColumn="0" w:lastRowFirstColumn="0" w:lastRowLastColumn="0"/>
            </w:pPr>
            <w:r w:rsidRPr="00317CAC">
              <w:t>4299</w:t>
            </w:r>
          </w:p>
        </w:tc>
        <w:tc>
          <w:tcPr>
            <w:tcW w:w="0" w:type="dxa"/>
            <w:shd w:val="clear" w:color="auto" w:fill="auto"/>
            <w:tcPrChange w:id="802" w:author="DELL" w:date="2021-04-14T13:30:00Z">
              <w:tcPr>
                <w:tcW w:w="1900" w:type="dxa"/>
                <w:tcBorders>
                  <w:top w:val="single" w:sz="24" w:space="0" w:color="auto"/>
                  <w:left w:val="single" w:sz="12" w:space="0" w:color="auto"/>
                  <w:bottom w:val="single" w:sz="24" w:space="0" w:color="auto"/>
                  <w:right w:val="single" w:sz="12" w:space="0" w:color="auto"/>
                </w:tcBorders>
                <w:shd w:val="clear" w:color="auto" w:fill="auto"/>
              </w:tcPr>
            </w:tcPrChange>
          </w:tcPr>
          <w:p w14:paraId="04F1716A" w14:textId="77777777" w:rsidR="00AC218F" w:rsidRPr="00317CAC" w:rsidRDefault="00850CBA">
            <w:pPr>
              <w:spacing w:line="300" w:lineRule="auto"/>
              <w:ind w:firstLineChars="200" w:firstLine="420"/>
              <w:cnfStyle w:val="000000000000" w:firstRow="0" w:lastRow="0" w:firstColumn="0" w:lastColumn="0" w:oddVBand="0" w:evenVBand="0" w:oddHBand="0" w:evenHBand="0" w:firstRowFirstColumn="0" w:firstRowLastColumn="0" w:lastRowFirstColumn="0" w:lastRowLastColumn="0"/>
            </w:pPr>
            <w:r w:rsidRPr="00317CAC">
              <w:t>5400</w:t>
            </w:r>
          </w:p>
        </w:tc>
        <w:tc>
          <w:tcPr>
            <w:tcW w:w="0" w:type="dxa"/>
            <w:shd w:val="clear" w:color="auto" w:fill="auto"/>
            <w:tcPrChange w:id="803" w:author="DELL" w:date="2021-04-14T13:30:00Z">
              <w:tcPr>
                <w:tcW w:w="1901" w:type="dxa"/>
                <w:tcBorders>
                  <w:top w:val="single" w:sz="24" w:space="0" w:color="auto"/>
                  <w:left w:val="single" w:sz="12" w:space="0" w:color="auto"/>
                  <w:bottom w:val="single" w:sz="24" w:space="0" w:color="auto"/>
                  <w:right w:val="single" w:sz="24" w:space="0" w:color="auto"/>
                </w:tcBorders>
                <w:shd w:val="clear" w:color="auto" w:fill="auto"/>
              </w:tcPr>
            </w:tcPrChange>
          </w:tcPr>
          <w:p w14:paraId="3D989C77" w14:textId="77777777" w:rsidR="00AC218F" w:rsidRPr="00317CAC" w:rsidRDefault="00850CBA">
            <w:pPr>
              <w:spacing w:line="300" w:lineRule="auto"/>
              <w:ind w:firstLineChars="200" w:firstLine="420"/>
              <w:cnfStyle w:val="000000000000" w:firstRow="0" w:lastRow="0" w:firstColumn="0" w:lastColumn="0" w:oddVBand="0" w:evenVBand="0" w:oddHBand="0" w:evenHBand="0" w:firstRowFirstColumn="0" w:firstRowLastColumn="0" w:lastRowFirstColumn="0" w:lastRowLastColumn="0"/>
            </w:pPr>
            <w:r w:rsidRPr="00317CAC">
              <w:t>0.79611</w:t>
            </w:r>
          </w:p>
        </w:tc>
      </w:tr>
      <w:tr w:rsidR="00AC218F" w:rsidRPr="00317CAC" w14:paraId="5CB9DBF8" w14:textId="77777777" w:rsidTr="00C00C93">
        <w:trPr>
          <w:cnfStyle w:val="000000100000" w:firstRow="0" w:lastRow="0" w:firstColumn="0" w:lastColumn="0" w:oddVBand="0" w:evenVBand="0" w:oddHBand="1" w:evenHBand="0" w:firstRowFirstColumn="0" w:firstRowLastColumn="0" w:lastRowFirstColumn="0" w:lastRowLastColumn="0"/>
          <w:trHeight w:val="304"/>
          <w:trPrChange w:id="804" w:author="DELL" w:date="2021-04-14T13:30:00Z">
            <w:trPr>
              <w:trHeight w:val="304"/>
              <w:jc w:val="center"/>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Change w:id="805" w:author="DELL" w:date="2021-04-14T13:30:00Z">
              <w:tcPr>
                <w:tcW w:w="1900" w:type="dxa"/>
                <w:tcBorders>
                  <w:top w:val="single" w:sz="24" w:space="0" w:color="auto"/>
                  <w:left w:val="single" w:sz="24" w:space="0" w:color="auto"/>
                  <w:bottom w:val="single" w:sz="24" w:space="0" w:color="auto"/>
                  <w:right w:val="single" w:sz="12" w:space="0" w:color="auto"/>
                </w:tcBorders>
                <w:shd w:val="clear" w:color="auto" w:fill="auto"/>
              </w:tcPr>
            </w:tcPrChange>
          </w:tcPr>
          <w:p w14:paraId="6F16943E" w14:textId="77777777" w:rsidR="00AC218F" w:rsidRPr="00A669FB" w:rsidRDefault="00850CBA">
            <w:pPr>
              <w:spacing w:line="300" w:lineRule="auto"/>
              <w:ind w:firstLineChars="200" w:firstLine="422"/>
              <w:cnfStyle w:val="001000100000" w:firstRow="0" w:lastRow="0" w:firstColumn="1" w:lastColumn="0" w:oddVBand="0" w:evenVBand="0" w:oddHBand="1" w:evenHBand="0" w:firstRowFirstColumn="0" w:firstRowLastColumn="0" w:lastRowFirstColumn="0" w:lastRowLastColumn="0"/>
              <w:rPr>
                <w:b w:val="0"/>
                <w:rPrChange w:id="806" w:author="DELL" w:date="2021-04-14T13:30:00Z">
                  <w:rPr/>
                </w:rPrChange>
              </w:rPr>
            </w:pPr>
            <w:r w:rsidRPr="00A669FB">
              <w:t>Train</w:t>
            </w:r>
          </w:p>
        </w:tc>
        <w:tc>
          <w:tcPr>
            <w:tcW w:w="0" w:type="dxa"/>
            <w:shd w:val="clear" w:color="auto" w:fill="auto"/>
            <w:tcPrChange w:id="807" w:author="DELL" w:date="2021-04-14T13:30:00Z">
              <w:tcPr>
                <w:tcW w:w="1900" w:type="dxa"/>
                <w:tcBorders>
                  <w:top w:val="single" w:sz="24" w:space="0" w:color="auto"/>
                  <w:left w:val="single" w:sz="12" w:space="0" w:color="auto"/>
                  <w:bottom w:val="single" w:sz="24" w:space="0" w:color="auto"/>
                  <w:right w:val="single" w:sz="12" w:space="0" w:color="auto"/>
                </w:tcBorders>
                <w:shd w:val="clear" w:color="auto" w:fill="auto"/>
              </w:tcPr>
            </w:tcPrChange>
          </w:tcPr>
          <w:p w14:paraId="504208E1" w14:textId="77777777" w:rsidR="00AC218F" w:rsidRPr="00317CAC" w:rsidRDefault="00850CBA">
            <w:pPr>
              <w:spacing w:line="300" w:lineRule="auto"/>
              <w:ind w:firstLineChars="200" w:firstLine="420"/>
              <w:cnfStyle w:val="000000100000" w:firstRow="0" w:lastRow="0" w:firstColumn="0" w:lastColumn="0" w:oddVBand="0" w:evenVBand="0" w:oddHBand="1" w:evenHBand="0" w:firstRowFirstColumn="0" w:firstRowLastColumn="0" w:lastRowFirstColumn="0" w:lastRowLastColumn="0"/>
            </w:pPr>
            <w:r w:rsidRPr="00317CAC">
              <w:t>3</w:t>
            </w:r>
          </w:p>
        </w:tc>
        <w:tc>
          <w:tcPr>
            <w:tcW w:w="0" w:type="dxa"/>
            <w:shd w:val="clear" w:color="auto" w:fill="auto"/>
            <w:tcPrChange w:id="808" w:author="DELL" w:date="2021-04-14T13:30:00Z">
              <w:tcPr>
                <w:tcW w:w="1900" w:type="dxa"/>
                <w:tcBorders>
                  <w:top w:val="single" w:sz="24" w:space="0" w:color="auto"/>
                  <w:left w:val="single" w:sz="12" w:space="0" w:color="auto"/>
                  <w:bottom w:val="single" w:sz="24" w:space="0" w:color="auto"/>
                  <w:right w:val="single" w:sz="12" w:space="0" w:color="auto"/>
                </w:tcBorders>
                <w:shd w:val="clear" w:color="auto" w:fill="auto"/>
              </w:tcPr>
            </w:tcPrChange>
          </w:tcPr>
          <w:p w14:paraId="105B9168" w14:textId="77777777" w:rsidR="00AC218F" w:rsidRPr="00317CAC" w:rsidRDefault="00850CBA">
            <w:pPr>
              <w:spacing w:line="300" w:lineRule="auto"/>
              <w:ind w:firstLineChars="200" w:firstLine="420"/>
              <w:cnfStyle w:val="000000100000" w:firstRow="0" w:lastRow="0" w:firstColumn="0" w:lastColumn="0" w:oddVBand="0" w:evenVBand="0" w:oddHBand="1" w:evenHBand="0" w:firstRowFirstColumn="0" w:firstRowLastColumn="0" w:lastRowFirstColumn="0" w:lastRowLastColumn="0"/>
            </w:pPr>
            <w:r w:rsidRPr="00317CAC">
              <w:t>4442</w:t>
            </w:r>
          </w:p>
        </w:tc>
        <w:tc>
          <w:tcPr>
            <w:tcW w:w="0" w:type="dxa"/>
            <w:shd w:val="clear" w:color="auto" w:fill="auto"/>
            <w:tcPrChange w:id="809" w:author="DELL" w:date="2021-04-14T13:30:00Z">
              <w:tcPr>
                <w:tcW w:w="1900" w:type="dxa"/>
                <w:tcBorders>
                  <w:top w:val="single" w:sz="24" w:space="0" w:color="auto"/>
                  <w:left w:val="single" w:sz="12" w:space="0" w:color="auto"/>
                  <w:bottom w:val="single" w:sz="24" w:space="0" w:color="auto"/>
                  <w:right w:val="single" w:sz="12" w:space="0" w:color="auto"/>
                </w:tcBorders>
                <w:shd w:val="clear" w:color="auto" w:fill="auto"/>
              </w:tcPr>
            </w:tcPrChange>
          </w:tcPr>
          <w:p w14:paraId="23E60B50" w14:textId="77777777" w:rsidR="00AC218F" w:rsidRPr="00317CAC" w:rsidRDefault="00850CBA">
            <w:pPr>
              <w:spacing w:line="300" w:lineRule="auto"/>
              <w:ind w:firstLineChars="200" w:firstLine="420"/>
              <w:cnfStyle w:val="000000100000" w:firstRow="0" w:lastRow="0" w:firstColumn="0" w:lastColumn="0" w:oddVBand="0" w:evenVBand="0" w:oddHBand="1" w:evenHBand="0" w:firstRowFirstColumn="0" w:firstRowLastColumn="0" w:lastRowFirstColumn="0" w:lastRowLastColumn="0"/>
            </w:pPr>
            <w:r w:rsidRPr="00317CAC">
              <w:t>5400</w:t>
            </w:r>
          </w:p>
        </w:tc>
        <w:tc>
          <w:tcPr>
            <w:tcW w:w="0" w:type="dxa"/>
            <w:shd w:val="clear" w:color="auto" w:fill="auto"/>
            <w:tcPrChange w:id="810" w:author="DELL" w:date="2021-04-14T13:30:00Z">
              <w:tcPr>
                <w:tcW w:w="1901" w:type="dxa"/>
                <w:tcBorders>
                  <w:top w:val="single" w:sz="24" w:space="0" w:color="auto"/>
                  <w:left w:val="single" w:sz="12" w:space="0" w:color="auto"/>
                  <w:bottom w:val="single" w:sz="24" w:space="0" w:color="auto"/>
                  <w:right w:val="single" w:sz="24" w:space="0" w:color="auto"/>
                </w:tcBorders>
                <w:shd w:val="clear" w:color="auto" w:fill="auto"/>
              </w:tcPr>
            </w:tcPrChange>
          </w:tcPr>
          <w:p w14:paraId="4B4CCF4F" w14:textId="77777777" w:rsidR="00AC218F" w:rsidRPr="00317CAC" w:rsidRDefault="00850CBA">
            <w:pPr>
              <w:spacing w:line="300" w:lineRule="auto"/>
              <w:ind w:firstLineChars="200" w:firstLine="420"/>
              <w:cnfStyle w:val="000000100000" w:firstRow="0" w:lastRow="0" w:firstColumn="0" w:lastColumn="0" w:oddVBand="0" w:evenVBand="0" w:oddHBand="1" w:evenHBand="0" w:firstRowFirstColumn="0" w:firstRowLastColumn="0" w:lastRowFirstColumn="0" w:lastRowLastColumn="0"/>
            </w:pPr>
            <w:r w:rsidRPr="00317CAC">
              <w:t>0.82259</w:t>
            </w:r>
          </w:p>
        </w:tc>
      </w:tr>
      <w:tr w:rsidR="00AC218F" w:rsidRPr="00317CAC" w14:paraId="625C911F" w14:textId="77777777" w:rsidTr="00C00C93">
        <w:trPr>
          <w:trHeight w:val="304"/>
          <w:trPrChange w:id="811" w:author="DELL" w:date="2021-04-14T13:30:00Z">
            <w:trPr>
              <w:trHeight w:val="304"/>
              <w:jc w:val="center"/>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Change w:id="812" w:author="DELL" w:date="2021-04-14T13:30:00Z">
              <w:tcPr>
                <w:tcW w:w="1900" w:type="dxa"/>
                <w:tcBorders>
                  <w:top w:val="single" w:sz="24" w:space="0" w:color="auto"/>
                  <w:left w:val="single" w:sz="24" w:space="0" w:color="auto"/>
                  <w:bottom w:val="single" w:sz="24" w:space="0" w:color="auto"/>
                  <w:right w:val="single" w:sz="12" w:space="0" w:color="auto"/>
                </w:tcBorders>
                <w:shd w:val="clear" w:color="auto" w:fill="auto"/>
              </w:tcPr>
            </w:tcPrChange>
          </w:tcPr>
          <w:p w14:paraId="6138A3DD" w14:textId="77777777" w:rsidR="00AC218F" w:rsidRPr="00A669FB" w:rsidRDefault="00850CBA">
            <w:pPr>
              <w:spacing w:line="300" w:lineRule="auto"/>
              <w:ind w:firstLineChars="200" w:firstLine="422"/>
              <w:rPr>
                <w:b w:val="0"/>
                <w:rPrChange w:id="813" w:author="DELL" w:date="2021-04-14T13:30:00Z">
                  <w:rPr/>
                </w:rPrChange>
              </w:rPr>
            </w:pPr>
            <w:r w:rsidRPr="00A669FB">
              <w:t>Train</w:t>
            </w:r>
          </w:p>
        </w:tc>
        <w:tc>
          <w:tcPr>
            <w:tcW w:w="0" w:type="dxa"/>
            <w:shd w:val="clear" w:color="auto" w:fill="auto"/>
            <w:tcPrChange w:id="814" w:author="DELL" w:date="2021-04-14T13:30:00Z">
              <w:tcPr>
                <w:tcW w:w="1900" w:type="dxa"/>
                <w:tcBorders>
                  <w:top w:val="single" w:sz="24" w:space="0" w:color="auto"/>
                  <w:left w:val="single" w:sz="12" w:space="0" w:color="auto"/>
                  <w:bottom w:val="single" w:sz="24" w:space="0" w:color="auto"/>
                  <w:right w:val="single" w:sz="12" w:space="0" w:color="auto"/>
                </w:tcBorders>
                <w:shd w:val="clear" w:color="auto" w:fill="auto"/>
              </w:tcPr>
            </w:tcPrChange>
          </w:tcPr>
          <w:p w14:paraId="54F34F44" w14:textId="77777777" w:rsidR="00AC218F" w:rsidRPr="00317CAC" w:rsidRDefault="00850CBA">
            <w:pPr>
              <w:spacing w:line="300" w:lineRule="auto"/>
              <w:ind w:firstLineChars="200" w:firstLine="420"/>
              <w:cnfStyle w:val="000000000000" w:firstRow="0" w:lastRow="0" w:firstColumn="0" w:lastColumn="0" w:oddVBand="0" w:evenVBand="0" w:oddHBand="0" w:evenHBand="0" w:firstRowFirstColumn="0" w:firstRowLastColumn="0" w:lastRowFirstColumn="0" w:lastRowLastColumn="0"/>
            </w:pPr>
            <w:r w:rsidRPr="00317CAC">
              <w:t>4</w:t>
            </w:r>
          </w:p>
        </w:tc>
        <w:tc>
          <w:tcPr>
            <w:tcW w:w="0" w:type="dxa"/>
            <w:shd w:val="clear" w:color="auto" w:fill="auto"/>
            <w:tcPrChange w:id="815" w:author="DELL" w:date="2021-04-14T13:30:00Z">
              <w:tcPr>
                <w:tcW w:w="1900" w:type="dxa"/>
                <w:tcBorders>
                  <w:top w:val="single" w:sz="24" w:space="0" w:color="auto"/>
                  <w:left w:val="single" w:sz="12" w:space="0" w:color="auto"/>
                  <w:bottom w:val="single" w:sz="24" w:space="0" w:color="auto"/>
                  <w:right w:val="single" w:sz="12" w:space="0" w:color="auto"/>
                </w:tcBorders>
                <w:shd w:val="clear" w:color="auto" w:fill="auto"/>
              </w:tcPr>
            </w:tcPrChange>
          </w:tcPr>
          <w:p w14:paraId="1534D8D2" w14:textId="77777777" w:rsidR="00AC218F" w:rsidRPr="00317CAC" w:rsidRDefault="00850CBA">
            <w:pPr>
              <w:spacing w:line="300" w:lineRule="auto"/>
              <w:ind w:firstLineChars="200" w:firstLine="420"/>
              <w:cnfStyle w:val="000000000000" w:firstRow="0" w:lastRow="0" w:firstColumn="0" w:lastColumn="0" w:oddVBand="0" w:evenVBand="0" w:oddHBand="0" w:evenHBand="0" w:firstRowFirstColumn="0" w:firstRowLastColumn="0" w:lastRowFirstColumn="0" w:lastRowLastColumn="0"/>
            </w:pPr>
            <w:r w:rsidRPr="00317CAC">
              <w:t>4866</w:t>
            </w:r>
          </w:p>
        </w:tc>
        <w:tc>
          <w:tcPr>
            <w:tcW w:w="0" w:type="dxa"/>
            <w:shd w:val="clear" w:color="auto" w:fill="auto"/>
            <w:tcPrChange w:id="816" w:author="DELL" w:date="2021-04-14T13:30:00Z">
              <w:tcPr>
                <w:tcW w:w="1900" w:type="dxa"/>
                <w:tcBorders>
                  <w:top w:val="single" w:sz="24" w:space="0" w:color="auto"/>
                  <w:left w:val="single" w:sz="12" w:space="0" w:color="auto"/>
                  <w:bottom w:val="single" w:sz="24" w:space="0" w:color="auto"/>
                  <w:right w:val="single" w:sz="12" w:space="0" w:color="auto"/>
                </w:tcBorders>
                <w:shd w:val="clear" w:color="auto" w:fill="auto"/>
              </w:tcPr>
            </w:tcPrChange>
          </w:tcPr>
          <w:p w14:paraId="276EA018" w14:textId="77777777" w:rsidR="00AC218F" w:rsidRPr="00317CAC" w:rsidRDefault="00850CBA">
            <w:pPr>
              <w:spacing w:line="300" w:lineRule="auto"/>
              <w:ind w:firstLineChars="200" w:firstLine="420"/>
              <w:cnfStyle w:val="000000000000" w:firstRow="0" w:lastRow="0" w:firstColumn="0" w:lastColumn="0" w:oddVBand="0" w:evenVBand="0" w:oddHBand="0" w:evenHBand="0" w:firstRowFirstColumn="0" w:firstRowLastColumn="0" w:lastRowFirstColumn="0" w:lastRowLastColumn="0"/>
            </w:pPr>
            <w:r w:rsidRPr="00317CAC">
              <w:t>5400</w:t>
            </w:r>
          </w:p>
        </w:tc>
        <w:tc>
          <w:tcPr>
            <w:tcW w:w="0" w:type="dxa"/>
            <w:shd w:val="clear" w:color="auto" w:fill="auto"/>
            <w:tcPrChange w:id="817" w:author="DELL" w:date="2021-04-14T13:30:00Z">
              <w:tcPr>
                <w:tcW w:w="1901" w:type="dxa"/>
                <w:tcBorders>
                  <w:top w:val="single" w:sz="24" w:space="0" w:color="auto"/>
                  <w:left w:val="single" w:sz="12" w:space="0" w:color="auto"/>
                  <w:bottom w:val="single" w:sz="24" w:space="0" w:color="auto"/>
                  <w:right w:val="single" w:sz="24" w:space="0" w:color="auto"/>
                </w:tcBorders>
                <w:shd w:val="clear" w:color="auto" w:fill="auto"/>
              </w:tcPr>
            </w:tcPrChange>
          </w:tcPr>
          <w:p w14:paraId="5A008E36" w14:textId="77777777" w:rsidR="00AC218F" w:rsidRPr="00317CAC" w:rsidRDefault="00850CBA">
            <w:pPr>
              <w:spacing w:line="300" w:lineRule="auto"/>
              <w:ind w:firstLineChars="200" w:firstLine="420"/>
              <w:cnfStyle w:val="000000000000" w:firstRow="0" w:lastRow="0" w:firstColumn="0" w:lastColumn="0" w:oddVBand="0" w:evenVBand="0" w:oddHBand="0" w:evenHBand="0" w:firstRowFirstColumn="0" w:firstRowLastColumn="0" w:lastRowFirstColumn="0" w:lastRowLastColumn="0"/>
            </w:pPr>
            <w:r w:rsidRPr="00317CAC">
              <w:t>0.90111</w:t>
            </w:r>
          </w:p>
        </w:tc>
      </w:tr>
      <w:tr w:rsidR="00AC218F" w:rsidRPr="00317CAC" w14:paraId="16292699" w14:textId="77777777" w:rsidTr="00C00C93">
        <w:trPr>
          <w:cnfStyle w:val="000000100000" w:firstRow="0" w:lastRow="0" w:firstColumn="0" w:lastColumn="0" w:oddVBand="0" w:evenVBand="0" w:oddHBand="1" w:evenHBand="0" w:firstRowFirstColumn="0" w:firstRowLastColumn="0" w:lastRowFirstColumn="0" w:lastRowLastColumn="0"/>
          <w:trHeight w:val="304"/>
          <w:trPrChange w:id="818" w:author="DELL" w:date="2021-04-14T13:30:00Z">
            <w:trPr>
              <w:trHeight w:val="304"/>
              <w:jc w:val="center"/>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Change w:id="819" w:author="DELL" w:date="2021-04-14T13:30:00Z">
              <w:tcPr>
                <w:tcW w:w="1900" w:type="dxa"/>
                <w:tcBorders>
                  <w:top w:val="single" w:sz="24" w:space="0" w:color="auto"/>
                  <w:left w:val="single" w:sz="24" w:space="0" w:color="auto"/>
                  <w:bottom w:val="single" w:sz="24" w:space="0" w:color="auto"/>
                  <w:right w:val="single" w:sz="12" w:space="0" w:color="auto"/>
                </w:tcBorders>
                <w:shd w:val="clear" w:color="auto" w:fill="auto"/>
              </w:tcPr>
            </w:tcPrChange>
          </w:tcPr>
          <w:p w14:paraId="1438347F" w14:textId="77777777" w:rsidR="00AC218F" w:rsidRPr="00A669FB" w:rsidRDefault="00850CBA">
            <w:pPr>
              <w:spacing w:line="300" w:lineRule="auto"/>
              <w:ind w:firstLineChars="200" w:firstLine="422"/>
              <w:cnfStyle w:val="001000100000" w:firstRow="0" w:lastRow="0" w:firstColumn="1" w:lastColumn="0" w:oddVBand="0" w:evenVBand="0" w:oddHBand="1" w:evenHBand="0" w:firstRowFirstColumn="0" w:firstRowLastColumn="0" w:lastRowFirstColumn="0" w:lastRowLastColumn="0"/>
              <w:rPr>
                <w:b w:val="0"/>
                <w:rPrChange w:id="820" w:author="DELL" w:date="2021-04-14T13:30:00Z">
                  <w:rPr/>
                </w:rPrChange>
              </w:rPr>
            </w:pPr>
            <w:r w:rsidRPr="00A669FB">
              <w:t>Train</w:t>
            </w:r>
          </w:p>
        </w:tc>
        <w:tc>
          <w:tcPr>
            <w:tcW w:w="0" w:type="dxa"/>
            <w:shd w:val="clear" w:color="auto" w:fill="auto"/>
            <w:tcPrChange w:id="821" w:author="DELL" w:date="2021-04-14T13:30:00Z">
              <w:tcPr>
                <w:tcW w:w="1900" w:type="dxa"/>
                <w:tcBorders>
                  <w:top w:val="single" w:sz="24" w:space="0" w:color="auto"/>
                  <w:left w:val="single" w:sz="12" w:space="0" w:color="auto"/>
                  <w:bottom w:val="single" w:sz="24" w:space="0" w:color="auto"/>
                  <w:right w:val="single" w:sz="12" w:space="0" w:color="auto"/>
                </w:tcBorders>
                <w:shd w:val="clear" w:color="auto" w:fill="auto"/>
              </w:tcPr>
            </w:tcPrChange>
          </w:tcPr>
          <w:p w14:paraId="4B42A4A2" w14:textId="77777777" w:rsidR="00AC218F" w:rsidRPr="00317CAC" w:rsidRDefault="00850CBA">
            <w:pPr>
              <w:spacing w:line="300" w:lineRule="auto"/>
              <w:ind w:firstLineChars="200" w:firstLine="420"/>
              <w:cnfStyle w:val="000000100000" w:firstRow="0" w:lastRow="0" w:firstColumn="0" w:lastColumn="0" w:oddVBand="0" w:evenVBand="0" w:oddHBand="1" w:evenHBand="0" w:firstRowFirstColumn="0" w:firstRowLastColumn="0" w:lastRowFirstColumn="0" w:lastRowLastColumn="0"/>
            </w:pPr>
            <w:r w:rsidRPr="00317CAC">
              <w:t>All</w:t>
            </w:r>
          </w:p>
        </w:tc>
        <w:tc>
          <w:tcPr>
            <w:tcW w:w="0" w:type="dxa"/>
            <w:shd w:val="clear" w:color="auto" w:fill="auto"/>
            <w:tcPrChange w:id="822" w:author="DELL" w:date="2021-04-14T13:30:00Z">
              <w:tcPr>
                <w:tcW w:w="1900" w:type="dxa"/>
                <w:tcBorders>
                  <w:top w:val="single" w:sz="24" w:space="0" w:color="auto"/>
                  <w:left w:val="single" w:sz="12" w:space="0" w:color="auto"/>
                  <w:bottom w:val="single" w:sz="24" w:space="0" w:color="auto"/>
                  <w:right w:val="single" w:sz="12" w:space="0" w:color="auto"/>
                </w:tcBorders>
                <w:shd w:val="clear" w:color="auto" w:fill="auto"/>
              </w:tcPr>
            </w:tcPrChange>
          </w:tcPr>
          <w:p w14:paraId="56B2B30B" w14:textId="77777777" w:rsidR="00AC218F" w:rsidRPr="00317CAC" w:rsidRDefault="00850CBA">
            <w:pPr>
              <w:spacing w:line="300" w:lineRule="auto"/>
              <w:ind w:firstLineChars="200" w:firstLine="420"/>
              <w:cnfStyle w:val="000000100000" w:firstRow="0" w:lastRow="0" w:firstColumn="0" w:lastColumn="0" w:oddVBand="0" w:evenVBand="0" w:oddHBand="1" w:evenHBand="0" w:firstRowFirstColumn="0" w:firstRowLastColumn="0" w:lastRowFirstColumn="0" w:lastRowLastColumn="0"/>
            </w:pPr>
            <w:r w:rsidRPr="00317CAC">
              <w:t>18585</w:t>
            </w:r>
          </w:p>
        </w:tc>
        <w:tc>
          <w:tcPr>
            <w:tcW w:w="0" w:type="dxa"/>
            <w:shd w:val="clear" w:color="auto" w:fill="auto"/>
            <w:tcPrChange w:id="823" w:author="DELL" w:date="2021-04-14T13:30:00Z">
              <w:tcPr>
                <w:tcW w:w="1900" w:type="dxa"/>
                <w:tcBorders>
                  <w:top w:val="single" w:sz="24" w:space="0" w:color="auto"/>
                  <w:left w:val="single" w:sz="12" w:space="0" w:color="auto"/>
                  <w:bottom w:val="single" w:sz="24" w:space="0" w:color="auto"/>
                  <w:right w:val="single" w:sz="12" w:space="0" w:color="auto"/>
                </w:tcBorders>
                <w:shd w:val="clear" w:color="auto" w:fill="auto"/>
              </w:tcPr>
            </w:tcPrChange>
          </w:tcPr>
          <w:p w14:paraId="208B7ED2" w14:textId="77777777" w:rsidR="00AC218F" w:rsidRPr="00317CAC" w:rsidRDefault="00850CBA">
            <w:pPr>
              <w:spacing w:line="300" w:lineRule="auto"/>
              <w:ind w:firstLineChars="200" w:firstLine="420"/>
              <w:cnfStyle w:val="000000100000" w:firstRow="0" w:lastRow="0" w:firstColumn="0" w:lastColumn="0" w:oddVBand="0" w:evenVBand="0" w:oddHBand="1" w:evenHBand="0" w:firstRowFirstColumn="0" w:firstRowLastColumn="0" w:lastRowFirstColumn="0" w:lastRowLastColumn="0"/>
            </w:pPr>
            <w:r w:rsidRPr="00317CAC">
              <w:t>21600</w:t>
            </w:r>
          </w:p>
        </w:tc>
        <w:tc>
          <w:tcPr>
            <w:tcW w:w="0" w:type="dxa"/>
            <w:shd w:val="clear" w:color="auto" w:fill="auto"/>
            <w:tcPrChange w:id="824" w:author="DELL" w:date="2021-04-14T13:30:00Z">
              <w:tcPr>
                <w:tcW w:w="1901" w:type="dxa"/>
                <w:tcBorders>
                  <w:top w:val="single" w:sz="24" w:space="0" w:color="auto"/>
                  <w:left w:val="single" w:sz="12" w:space="0" w:color="auto"/>
                  <w:bottom w:val="single" w:sz="24" w:space="0" w:color="auto"/>
                  <w:right w:val="single" w:sz="24" w:space="0" w:color="auto"/>
                </w:tcBorders>
                <w:shd w:val="clear" w:color="auto" w:fill="auto"/>
              </w:tcPr>
            </w:tcPrChange>
          </w:tcPr>
          <w:p w14:paraId="228CFF41" w14:textId="77777777" w:rsidR="00AC218F" w:rsidRPr="00317CAC" w:rsidRDefault="00850CBA">
            <w:pPr>
              <w:spacing w:line="300" w:lineRule="auto"/>
              <w:ind w:firstLineChars="200" w:firstLine="420"/>
              <w:cnfStyle w:val="000000100000" w:firstRow="0" w:lastRow="0" w:firstColumn="0" w:lastColumn="0" w:oddVBand="0" w:evenVBand="0" w:oddHBand="1" w:evenHBand="0" w:firstRowFirstColumn="0" w:firstRowLastColumn="0" w:lastRowFirstColumn="0" w:lastRowLastColumn="0"/>
            </w:pPr>
            <w:r w:rsidRPr="00317CAC">
              <w:t>0.86042</w:t>
            </w:r>
          </w:p>
        </w:tc>
      </w:tr>
      <w:tr w:rsidR="00AC218F" w:rsidRPr="00317CAC" w14:paraId="3B2114A5" w14:textId="77777777" w:rsidTr="00C00C93">
        <w:trPr>
          <w:trHeight w:val="304"/>
          <w:trPrChange w:id="825" w:author="DELL" w:date="2021-04-14T13:30:00Z">
            <w:trPr>
              <w:trHeight w:val="304"/>
              <w:jc w:val="center"/>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Change w:id="826" w:author="DELL" w:date="2021-04-14T13:30:00Z">
              <w:tcPr>
                <w:tcW w:w="1900" w:type="dxa"/>
                <w:tcBorders>
                  <w:top w:val="single" w:sz="24" w:space="0" w:color="auto"/>
                  <w:left w:val="single" w:sz="24" w:space="0" w:color="auto"/>
                  <w:bottom w:val="single" w:sz="24" w:space="0" w:color="auto"/>
                  <w:right w:val="single" w:sz="12" w:space="0" w:color="auto"/>
                </w:tcBorders>
                <w:shd w:val="clear" w:color="auto" w:fill="auto"/>
              </w:tcPr>
            </w:tcPrChange>
          </w:tcPr>
          <w:p w14:paraId="43BA8815" w14:textId="77777777" w:rsidR="00AC218F" w:rsidRPr="00A669FB" w:rsidRDefault="00850CBA">
            <w:pPr>
              <w:spacing w:line="300" w:lineRule="auto"/>
              <w:ind w:firstLineChars="200" w:firstLine="422"/>
              <w:rPr>
                <w:b w:val="0"/>
                <w:rPrChange w:id="827" w:author="DELL" w:date="2021-04-14T13:30:00Z">
                  <w:rPr/>
                </w:rPrChange>
              </w:rPr>
            </w:pPr>
            <w:r w:rsidRPr="00A669FB">
              <w:t>Validation</w:t>
            </w:r>
          </w:p>
        </w:tc>
        <w:tc>
          <w:tcPr>
            <w:tcW w:w="0" w:type="dxa"/>
            <w:shd w:val="clear" w:color="auto" w:fill="auto"/>
            <w:tcPrChange w:id="828" w:author="DELL" w:date="2021-04-14T13:30:00Z">
              <w:tcPr>
                <w:tcW w:w="1900" w:type="dxa"/>
                <w:tcBorders>
                  <w:top w:val="single" w:sz="24" w:space="0" w:color="auto"/>
                  <w:left w:val="single" w:sz="12" w:space="0" w:color="auto"/>
                  <w:bottom w:val="single" w:sz="24" w:space="0" w:color="auto"/>
                  <w:right w:val="single" w:sz="12" w:space="0" w:color="auto"/>
                </w:tcBorders>
                <w:shd w:val="clear" w:color="auto" w:fill="auto"/>
              </w:tcPr>
            </w:tcPrChange>
          </w:tcPr>
          <w:p w14:paraId="660378ED" w14:textId="77777777" w:rsidR="00AC218F" w:rsidRPr="00317CAC" w:rsidRDefault="00850CBA">
            <w:pPr>
              <w:spacing w:line="300" w:lineRule="auto"/>
              <w:ind w:firstLineChars="200" w:firstLine="420"/>
              <w:cnfStyle w:val="000000000000" w:firstRow="0" w:lastRow="0" w:firstColumn="0" w:lastColumn="0" w:oddVBand="0" w:evenVBand="0" w:oddHBand="0" w:evenHBand="0" w:firstRowFirstColumn="0" w:firstRowLastColumn="0" w:lastRowFirstColumn="0" w:lastRowLastColumn="0"/>
            </w:pPr>
            <w:r w:rsidRPr="00317CAC">
              <w:t>1</w:t>
            </w:r>
          </w:p>
        </w:tc>
        <w:tc>
          <w:tcPr>
            <w:tcW w:w="0" w:type="dxa"/>
            <w:shd w:val="clear" w:color="auto" w:fill="auto"/>
            <w:tcPrChange w:id="829" w:author="DELL" w:date="2021-04-14T13:30:00Z">
              <w:tcPr>
                <w:tcW w:w="1900" w:type="dxa"/>
                <w:tcBorders>
                  <w:top w:val="single" w:sz="24" w:space="0" w:color="auto"/>
                  <w:left w:val="single" w:sz="12" w:space="0" w:color="auto"/>
                  <w:bottom w:val="single" w:sz="24" w:space="0" w:color="auto"/>
                  <w:right w:val="single" w:sz="12" w:space="0" w:color="auto"/>
                </w:tcBorders>
                <w:shd w:val="clear" w:color="auto" w:fill="auto"/>
              </w:tcPr>
            </w:tcPrChange>
          </w:tcPr>
          <w:p w14:paraId="2E42FA22" w14:textId="77777777" w:rsidR="00AC218F" w:rsidRPr="00317CAC" w:rsidRDefault="00850CBA">
            <w:pPr>
              <w:spacing w:line="300" w:lineRule="auto"/>
              <w:ind w:firstLineChars="200" w:firstLine="420"/>
              <w:cnfStyle w:val="000000000000" w:firstRow="0" w:lastRow="0" w:firstColumn="0" w:lastColumn="0" w:oddVBand="0" w:evenVBand="0" w:oddHBand="0" w:evenHBand="0" w:firstRowFirstColumn="0" w:firstRowLastColumn="0" w:lastRowFirstColumn="0" w:lastRowLastColumn="0"/>
            </w:pPr>
            <w:r w:rsidRPr="00317CAC">
              <w:t>63273</w:t>
            </w:r>
          </w:p>
        </w:tc>
        <w:tc>
          <w:tcPr>
            <w:tcW w:w="0" w:type="dxa"/>
            <w:shd w:val="clear" w:color="auto" w:fill="auto"/>
            <w:tcPrChange w:id="830" w:author="DELL" w:date="2021-04-14T13:30:00Z">
              <w:tcPr>
                <w:tcW w:w="1900" w:type="dxa"/>
                <w:tcBorders>
                  <w:top w:val="single" w:sz="24" w:space="0" w:color="auto"/>
                  <w:left w:val="single" w:sz="12" w:space="0" w:color="auto"/>
                  <w:bottom w:val="single" w:sz="24" w:space="0" w:color="auto"/>
                  <w:right w:val="single" w:sz="12" w:space="0" w:color="auto"/>
                </w:tcBorders>
                <w:shd w:val="clear" w:color="auto" w:fill="auto"/>
              </w:tcPr>
            </w:tcPrChange>
          </w:tcPr>
          <w:p w14:paraId="5A82C29E" w14:textId="77777777" w:rsidR="00AC218F" w:rsidRPr="00317CAC" w:rsidRDefault="00850CBA">
            <w:pPr>
              <w:spacing w:line="300" w:lineRule="auto"/>
              <w:ind w:firstLineChars="200" w:firstLine="420"/>
              <w:cnfStyle w:val="000000000000" w:firstRow="0" w:lastRow="0" w:firstColumn="0" w:lastColumn="0" w:oddVBand="0" w:evenVBand="0" w:oddHBand="0" w:evenHBand="0" w:firstRowFirstColumn="0" w:firstRowLastColumn="0" w:lastRowFirstColumn="0" w:lastRowLastColumn="0"/>
            </w:pPr>
            <w:r w:rsidRPr="00317CAC">
              <w:t>69265</w:t>
            </w:r>
          </w:p>
        </w:tc>
        <w:tc>
          <w:tcPr>
            <w:tcW w:w="0" w:type="dxa"/>
            <w:shd w:val="clear" w:color="auto" w:fill="auto"/>
            <w:tcPrChange w:id="831" w:author="DELL" w:date="2021-04-14T13:30:00Z">
              <w:tcPr>
                <w:tcW w:w="1901" w:type="dxa"/>
                <w:tcBorders>
                  <w:top w:val="single" w:sz="24" w:space="0" w:color="auto"/>
                  <w:left w:val="single" w:sz="12" w:space="0" w:color="auto"/>
                  <w:bottom w:val="single" w:sz="24" w:space="0" w:color="auto"/>
                  <w:right w:val="single" w:sz="24" w:space="0" w:color="auto"/>
                </w:tcBorders>
                <w:shd w:val="clear" w:color="auto" w:fill="auto"/>
              </w:tcPr>
            </w:tcPrChange>
          </w:tcPr>
          <w:p w14:paraId="65710030" w14:textId="77777777" w:rsidR="00AC218F" w:rsidRPr="00317CAC" w:rsidRDefault="00850CBA">
            <w:pPr>
              <w:spacing w:line="300" w:lineRule="auto"/>
              <w:ind w:firstLineChars="200" w:firstLine="420"/>
              <w:cnfStyle w:val="000000000000" w:firstRow="0" w:lastRow="0" w:firstColumn="0" w:lastColumn="0" w:oddVBand="0" w:evenVBand="0" w:oddHBand="0" w:evenHBand="0" w:firstRowFirstColumn="0" w:firstRowLastColumn="0" w:lastRowFirstColumn="0" w:lastRowLastColumn="0"/>
            </w:pPr>
            <w:r w:rsidRPr="00317CAC">
              <w:t>0.91349</w:t>
            </w:r>
          </w:p>
        </w:tc>
      </w:tr>
      <w:tr w:rsidR="00AC218F" w:rsidRPr="00317CAC" w14:paraId="5AD445E4" w14:textId="77777777" w:rsidTr="00C00C93">
        <w:trPr>
          <w:cnfStyle w:val="000000100000" w:firstRow="0" w:lastRow="0" w:firstColumn="0" w:lastColumn="0" w:oddVBand="0" w:evenVBand="0" w:oddHBand="1" w:evenHBand="0" w:firstRowFirstColumn="0" w:firstRowLastColumn="0" w:lastRowFirstColumn="0" w:lastRowLastColumn="0"/>
          <w:trHeight w:val="304"/>
          <w:trPrChange w:id="832" w:author="DELL" w:date="2021-04-14T13:30:00Z">
            <w:trPr>
              <w:trHeight w:val="304"/>
              <w:jc w:val="center"/>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Change w:id="833" w:author="DELL" w:date="2021-04-14T13:30:00Z">
              <w:tcPr>
                <w:tcW w:w="1900" w:type="dxa"/>
                <w:tcBorders>
                  <w:top w:val="single" w:sz="24" w:space="0" w:color="auto"/>
                  <w:left w:val="single" w:sz="24" w:space="0" w:color="auto"/>
                  <w:bottom w:val="single" w:sz="24" w:space="0" w:color="auto"/>
                  <w:right w:val="single" w:sz="12" w:space="0" w:color="auto"/>
                </w:tcBorders>
                <w:shd w:val="clear" w:color="auto" w:fill="auto"/>
              </w:tcPr>
            </w:tcPrChange>
          </w:tcPr>
          <w:p w14:paraId="7F21C44C" w14:textId="77777777" w:rsidR="00AC218F" w:rsidRPr="00A669FB" w:rsidRDefault="00850CBA">
            <w:pPr>
              <w:spacing w:line="300" w:lineRule="auto"/>
              <w:ind w:firstLineChars="200" w:firstLine="422"/>
              <w:cnfStyle w:val="001000100000" w:firstRow="0" w:lastRow="0" w:firstColumn="1" w:lastColumn="0" w:oddVBand="0" w:evenVBand="0" w:oddHBand="1" w:evenHBand="0" w:firstRowFirstColumn="0" w:firstRowLastColumn="0" w:lastRowFirstColumn="0" w:lastRowLastColumn="0"/>
              <w:rPr>
                <w:b w:val="0"/>
                <w:rPrChange w:id="834" w:author="DELL" w:date="2021-04-14T13:30:00Z">
                  <w:rPr/>
                </w:rPrChange>
              </w:rPr>
            </w:pPr>
            <w:r w:rsidRPr="00A669FB">
              <w:t>Validation</w:t>
            </w:r>
          </w:p>
        </w:tc>
        <w:tc>
          <w:tcPr>
            <w:tcW w:w="0" w:type="dxa"/>
            <w:shd w:val="clear" w:color="auto" w:fill="auto"/>
            <w:tcPrChange w:id="835" w:author="DELL" w:date="2021-04-14T13:30:00Z">
              <w:tcPr>
                <w:tcW w:w="1900" w:type="dxa"/>
                <w:tcBorders>
                  <w:top w:val="single" w:sz="24" w:space="0" w:color="auto"/>
                  <w:left w:val="single" w:sz="12" w:space="0" w:color="auto"/>
                  <w:bottom w:val="single" w:sz="24" w:space="0" w:color="auto"/>
                  <w:right w:val="single" w:sz="12" w:space="0" w:color="auto"/>
                </w:tcBorders>
                <w:shd w:val="clear" w:color="auto" w:fill="auto"/>
              </w:tcPr>
            </w:tcPrChange>
          </w:tcPr>
          <w:p w14:paraId="4D7486F4" w14:textId="77777777" w:rsidR="00AC218F" w:rsidRPr="00317CAC" w:rsidRDefault="00850CBA">
            <w:pPr>
              <w:spacing w:line="300" w:lineRule="auto"/>
              <w:ind w:firstLineChars="200" w:firstLine="420"/>
              <w:cnfStyle w:val="000000100000" w:firstRow="0" w:lastRow="0" w:firstColumn="0" w:lastColumn="0" w:oddVBand="0" w:evenVBand="0" w:oddHBand="1" w:evenHBand="0" w:firstRowFirstColumn="0" w:firstRowLastColumn="0" w:lastRowFirstColumn="0" w:lastRowLastColumn="0"/>
            </w:pPr>
            <w:r w:rsidRPr="00317CAC">
              <w:t>2</w:t>
            </w:r>
          </w:p>
        </w:tc>
        <w:tc>
          <w:tcPr>
            <w:tcW w:w="0" w:type="dxa"/>
            <w:shd w:val="clear" w:color="auto" w:fill="auto"/>
            <w:tcPrChange w:id="836" w:author="DELL" w:date="2021-04-14T13:30:00Z">
              <w:tcPr>
                <w:tcW w:w="1900" w:type="dxa"/>
                <w:tcBorders>
                  <w:top w:val="single" w:sz="24" w:space="0" w:color="auto"/>
                  <w:left w:val="single" w:sz="12" w:space="0" w:color="auto"/>
                  <w:bottom w:val="single" w:sz="24" w:space="0" w:color="auto"/>
                  <w:right w:val="single" w:sz="12" w:space="0" w:color="auto"/>
                </w:tcBorders>
                <w:shd w:val="clear" w:color="auto" w:fill="auto"/>
              </w:tcPr>
            </w:tcPrChange>
          </w:tcPr>
          <w:p w14:paraId="0A6A157C" w14:textId="77777777" w:rsidR="00AC218F" w:rsidRPr="00317CAC" w:rsidRDefault="00850CBA">
            <w:pPr>
              <w:spacing w:line="300" w:lineRule="auto"/>
              <w:ind w:firstLineChars="200" w:firstLine="420"/>
              <w:cnfStyle w:val="000000100000" w:firstRow="0" w:lastRow="0" w:firstColumn="0" w:lastColumn="0" w:oddVBand="0" w:evenVBand="0" w:oddHBand="1" w:evenHBand="0" w:firstRowFirstColumn="0" w:firstRowLastColumn="0" w:lastRowFirstColumn="0" w:lastRowLastColumn="0"/>
            </w:pPr>
            <w:r w:rsidRPr="00317CAC">
              <w:t>9265</w:t>
            </w:r>
          </w:p>
        </w:tc>
        <w:tc>
          <w:tcPr>
            <w:tcW w:w="0" w:type="dxa"/>
            <w:shd w:val="clear" w:color="auto" w:fill="auto"/>
            <w:tcPrChange w:id="837" w:author="DELL" w:date="2021-04-14T13:30:00Z">
              <w:tcPr>
                <w:tcW w:w="1900" w:type="dxa"/>
                <w:tcBorders>
                  <w:top w:val="single" w:sz="24" w:space="0" w:color="auto"/>
                  <w:left w:val="single" w:sz="12" w:space="0" w:color="auto"/>
                  <w:bottom w:val="single" w:sz="24" w:space="0" w:color="auto"/>
                  <w:right w:val="single" w:sz="12" w:space="0" w:color="auto"/>
                </w:tcBorders>
                <w:shd w:val="clear" w:color="auto" w:fill="auto"/>
              </w:tcPr>
            </w:tcPrChange>
          </w:tcPr>
          <w:p w14:paraId="22C6FD88" w14:textId="77777777" w:rsidR="00AC218F" w:rsidRPr="00317CAC" w:rsidRDefault="00850CBA">
            <w:pPr>
              <w:spacing w:line="300" w:lineRule="auto"/>
              <w:ind w:firstLineChars="200" w:firstLine="420"/>
              <w:cnfStyle w:val="000000100000" w:firstRow="0" w:lastRow="0" w:firstColumn="0" w:lastColumn="0" w:oddVBand="0" w:evenVBand="0" w:oddHBand="1" w:evenHBand="0" w:firstRowFirstColumn="0" w:firstRowLastColumn="0" w:lastRowFirstColumn="0" w:lastRowLastColumn="0"/>
            </w:pPr>
            <w:r w:rsidRPr="00317CAC">
              <w:t>11622</w:t>
            </w:r>
          </w:p>
        </w:tc>
        <w:tc>
          <w:tcPr>
            <w:tcW w:w="0" w:type="dxa"/>
            <w:shd w:val="clear" w:color="auto" w:fill="auto"/>
            <w:tcPrChange w:id="838" w:author="DELL" w:date="2021-04-14T13:30:00Z">
              <w:tcPr>
                <w:tcW w:w="1901" w:type="dxa"/>
                <w:tcBorders>
                  <w:top w:val="single" w:sz="24" w:space="0" w:color="auto"/>
                  <w:left w:val="single" w:sz="12" w:space="0" w:color="auto"/>
                  <w:bottom w:val="single" w:sz="24" w:space="0" w:color="auto"/>
                  <w:right w:val="single" w:sz="24" w:space="0" w:color="auto"/>
                </w:tcBorders>
                <w:shd w:val="clear" w:color="auto" w:fill="auto"/>
              </w:tcPr>
            </w:tcPrChange>
          </w:tcPr>
          <w:p w14:paraId="46F908D2" w14:textId="77777777" w:rsidR="00AC218F" w:rsidRPr="00317CAC" w:rsidRDefault="00850CBA">
            <w:pPr>
              <w:spacing w:line="300" w:lineRule="auto"/>
              <w:ind w:firstLineChars="200" w:firstLine="420"/>
              <w:cnfStyle w:val="000000100000" w:firstRow="0" w:lastRow="0" w:firstColumn="0" w:lastColumn="0" w:oddVBand="0" w:evenVBand="0" w:oddHBand="1" w:evenHBand="0" w:firstRowFirstColumn="0" w:firstRowLastColumn="0" w:lastRowFirstColumn="0" w:lastRowLastColumn="0"/>
            </w:pPr>
            <w:r w:rsidRPr="00317CAC">
              <w:t>0.79719</w:t>
            </w:r>
          </w:p>
        </w:tc>
      </w:tr>
      <w:tr w:rsidR="00AC218F" w:rsidRPr="00317CAC" w14:paraId="62ECC79B" w14:textId="77777777" w:rsidTr="00C00C93">
        <w:trPr>
          <w:trHeight w:val="304"/>
          <w:trPrChange w:id="839" w:author="DELL" w:date="2021-04-14T13:30:00Z">
            <w:trPr>
              <w:trHeight w:val="304"/>
              <w:jc w:val="center"/>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Change w:id="840" w:author="DELL" w:date="2021-04-14T13:30:00Z">
              <w:tcPr>
                <w:tcW w:w="1900" w:type="dxa"/>
                <w:tcBorders>
                  <w:top w:val="single" w:sz="24" w:space="0" w:color="auto"/>
                  <w:left w:val="single" w:sz="24" w:space="0" w:color="auto"/>
                  <w:bottom w:val="single" w:sz="24" w:space="0" w:color="auto"/>
                  <w:right w:val="single" w:sz="12" w:space="0" w:color="auto"/>
                </w:tcBorders>
                <w:shd w:val="clear" w:color="auto" w:fill="auto"/>
              </w:tcPr>
            </w:tcPrChange>
          </w:tcPr>
          <w:p w14:paraId="1C8A215C" w14:textId="77777777" w:rsidR="00AC218F" w:rsidRPr="00A669FB" w:rsidRDefault="00850CBA">
            <w:pPr>
              <w:spacing w:line="300" w:lineRule="auto"/>
              <w:ind w:firstLineChars="200" w:firstLine="422"/>
              <w:rPr>
                <w:b w:val="0"/>
                <w:rPrChange w:id="841" w:author="DELL" w:date="2021-04-14T13:30:00Z">
                  <w:rPr/>
                </w:rPrChange>
              </w:rPr>
            </w:pPr>
            <w:r w:rsidRPr="00A669FB">
              <w:t>Validation</w:t>
            </w:r>
          </w:p>
        </w:tc>
        <w:tc>
          <w:tcPr>
            <w:tcW w:w="0" w:type="dxa"/>
            <w:shd w:val="clear" w:color="auto" w:fill="auto"/>
            <w:tcPrChange w:id="842" w:author="DELL" w:date="2021-04-14T13:30:00Z">
              <w:tcPr>
                <w:tcW w:w="1900" w:type="dxa"/>
                <w:tcBorders>
                  <w:top w:val="single" w:sz="24" w:space="0" w:color="auto"/>
                  <w:left w:val="single" w:sz="12" w:space="0" w:color="auto"/>
                  <w:bottom w:val="single" w:sz="24" w:space="0" w:color="auto"/>
                  <w:right w:val="single" w:sz="12" w:space="0" w:color="auto"/>
                </w:tcBorders>
                <w:shd w:val="clear" w:color="auto" w:fill="auto"/>
              </w:tcPr>
            </w:tcPrChange>
          </w:tcPr>
          <w:p w14:paraId="7A2E7E9D" w14:textId="77777777" w:rsidR="00AC218F" w:rsidRPr="00317CAC" w:rsidRDefault="00850CBA">
            <w:pPr>
              <w:spacing w:line="300" w:lineRule="auto"/>
              <w:ind w:firstLineChars="200" w:firstLine="420"/>
              <w:cnfStyle w:val="000000000000" w:firstRow="0" w:lastRow="0" w:firstColumn="0" w:lastColumn="0" w:oddVBand="0" w:evenVBand="0" w:oddHBand="0" w:evenHBand="0" w:firstRowFirstColumn="0" w:firstRowLastColumn="0" w:lastRowFirstColumn="0" w:lastRowLastColumn="0"/>
            </w:pPr>
            <w:r w:rsidRPr="00317CAC">
              <w:t>3</w:t>
            </w:r>
          </w:p>
        </w:tc>
        <w:tc>
          <w:tcPr>
            <w:tcW w:w="0" w:type="dxa"/>
            <w:shd w:val="clear" w:color="auto" w:fill="auto"/>
            <w:tcPrChange w:id="843" w:author="DELL" w:date="2021-04-14T13:30:00Z">
              <w:tcPr>
                <w:tcW w:w="1900" w:type="dxa"/>
                <w:tcBorders>
                  <w:top w:val="single" w:sz="24" w:space="0" w:color="auto"/>
                  <w:left w:val="single" w:sz="12" w:space="0" w:color="auto"/>
                  <w:bottom w:val="single" w:sz="24" w:space="0" w:color="auto"/>
                  <w:right w:val="single" w:sz="12" w:space="0" w:color="auto"/>
                </w:tcBorders>
                <w:shd w:val="clear" w:color="auto" w:fill="auto"/>
              </w:tcPr>
            </w:tcPrChange>
          </w:tcPr>
          <w:p w14:paraId="64BC5614" w14:textId="77777777" w:rsidR="00AC218F" w:rsidRPr="00317CAC" w:rsidRDefault="00850CBA">
            <w:pPr>
              <w:spacing w:line="300" w:lineRule="auto"/>
              <w:ind w:firstLineChars="200" w:firstLine="420"/>
              <w:cnfStyle w:val="000000000000" w:firstRow="0" w:lastRow="0" w:firstColumn="0" w:lastColumn="0" w:oddVBand="0" w:evenVBand="0" w:oddHBand="0" w:evenHBand="0" w:firstRowFirstColumn="0" w:firstRowLastColumn="0" w:lastRowFirstColumn="0" w:lastRowLastColumn="0"/>
            </w:pPr>
            <w:r w:rsidRPr="00317CAC">
              <w:t>6042</w:t>
            </w:r>
          </w:p>
        </w:tc>
        <w:tc>
          <w:tcPr>
            <w:tcW w:w="0" w:type="dxa"/>
            <w:shd w:val="clear" w:color="auto" w:fill="auto"/>
            <w:tcPrChange w:id="844" w:author="DELL" w:date="2021-04-14T13:30:00Z">
              <w:tcPr>
                <w:tcW w:w="1900" w:type="dxa"/>
                <w:tcBorders>
                  <w:top w:val="single" w:sz="24" w:space="0" w:color="auto"/>
                  <w:left w:val="single" w:sz="12" w:space="0" w:color="auto"/>
                  <w:bottom w:val="single" w:sz="24" w:space="0" w:color="auto"/>
                  <w:right w:val="single" w:sz="12" w:space="0" w:color="auto"/>
                </w:tcBorders>
                <w:shd w:val="clear" w:color="auto" w:fill="auto"/>
              </w:tcPr>
            </w:tcPrChange>
          </w:tcPr>
          <w:p w14:paraId="283F1FA6" w14:textId="77777777" w:rsidR="00AC218F" w:rsidRPr="00317CAC" w:rsidRDefault="00850CBA">
            <w:pPr>
              <w:spacing w:line="300" w:lineRule="auto"/>
              <w:ind w:firstLineChars="200" w:firstLine="420"/>
              <w:cnfStyle w:val="000000000000" w:firstRow="0" w:lastRow="0" w:firstColumn="0" w:lastColumn="0" w:oddVBand="0" w:evenVBand="0" w:oddHBand="0" w:evenHBand="0" w:firstRowFirstColumn="0" w:firstRowLastColumn="0" w:lastRowFirstColumn="0" w:lastRowLastColumn="0"/>
            </w:pPr>
            <w:r w:rsidRPr="00317CAC">
              <w:t>7568</w:t>
            </w:r>
          </w:p>
        </w:tc>
        <w:tc>
          <w:tcPr>
            <w:tcW w:w="0" w:type="dxa"/>
            <w:shd w:val="clear" w:color="auto" w:fill="auto"/>
            <w:tcPrChange w:id="845" w:author="DELL" w:date="2021-04-14T13:30:00Z">
              <w:tcPr>
                <w:tcW w:w="1901" w:type="dxa"/>
                <w:tcBorders>
                  <w:top w:val="single" w:sz="24" w:space="0" w:color="auto"/>
                  <w:left w:val="single" w:sz="12" w:space="0" w:color="auto"/>
                  <w:bottom w:val="single" w:sz="24" w:space="0" w:color="auto"/>
                  <w:right w:val="single" w:sz="24" w:space="0" w:color="auto"/>
                </w:tcBorders>
                <w:shd w:val="clear" w:color="auto" w:fill="auto"/>
              </w:tcPr>
            </w:tcPrChange>
          </w:tcPr>
          <w:p w14:paraId="18ADE9BD" w14:textId="77777777" w:rsidR="00AC218F" w:rsidRPr="00317CAC" w:rsidRDefault="00850CBA">
            <w:pPr>
              <w:spacing w:line="300" w:lineRule="auto"/>
              <w:ind w:firstLineChars="200" w:firstLine="420"/>
              <w:cnfStyle w:val="000000000000" w:firstRow="0" w:lastRow="0" w:firstColumn="0" w:lastColumn="0" w:oddVBand="0" w:evenVBand="0" w:oddHBand="0" w:evenHBand="0" w:firstRowFirstColumn="0" w:firstRowLastColumn="0" w:lastRowFirstColumn="0" w:lastRowLastColumn="0"/>
            </w:pPr>
            <w:r w:rsidRPr="00317CAC">
              <w:t>0.79836</w:t>
            </w:r>
          </w:p>
        </w:tc>
      </w:tr>
      <w:tr w:rsidR="00AC218F" w:rsidRPr="00317CAC" w14:paraId="1FF8695C" w14:textId="77777777" w:rsidTr="00A669FB">
        <w:trPr>
          <w:cnfStyle w:val="000000100000" w:firstRow="0" w:lastRow="0" w:firstColumn="0" w:lastColumn="0" w:oddVBand="0" w:evenVBand="0" w:oddHBand="1" w:evenHBand="0" w:firstRowFirstColumn="0" w:firstRowLastColumn="0" w:lastRowFirstColumn="0" w:lastRowLastColumn="0"/>
          <w:trHeight w:val="66"/>
          <w:trPrChange w:id="846" w:author="DELL" w:date="2021-04-14T13:30:00Z">
            <w:trPr>
              <w:trHeight w:val="304"/>
              <w:jc w:val="center"/>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Change w:id="847" w:author="DELL" w:date="2021-04-14T13:30:00Z">
              <w:tcPr>
                <w:tcW w:w="1900" w:type="dxa"/>
                <w:tcBorders>
                  <w:top w:val="single" w:sz="24" w:space="0" w:color="auto"/>
                  <w:left w:val="single" w:sz="24" w:space="0" w:color="auto"/>
                  <w:bottom w:val="single" w:sz="24" w:space="0" w:color="auto"/>
                  <w:right w:val="single" w:sz="12" w:space="0" w:color="auto"/>
                </w:tcBorders>
                <w:shd w:val="clear" w:color="auto" w:fill="auto"/>
              </w:tcPr>
            </w:tcPrChange>
          </w:tcPr>
          <w:p w14:paraId="30B27E3E" w14:textId="77777777" w:rsidR="00AC218F" w:rsidRPr="00A669FB" w:rsidRDefault="00850CBA">
            <w:pPr>
              <w:spacing w:line="300" w:lineRule="auto"/>
              <w:ind w:firstLineChars="200" w:firstLine="422"/>
              <w:cnfStyle w:val="001000100000" w:firstRow="0" w:lastRow="0" w:firstColumn="1" w:lastColumn="0" w:oddVBand="0" w:evenVBand="0" w:oddHBand="1" w:evenHBand="0" w:firstRowFirstColumn="0" w:firstRowLastColumn="0" w:lastRowFirstColumn="0" w:lastRowLastColumn="0"/>
              <w:rPr>
                <w:b w:val="0"/>
                <w:rPrChange w:id="848" w:author="DELL" w:date="2021-04-14T13:30:00Z">
                  <w:rPr/>
                </w:rPrChange>
              </w:rPr>
            </w:pPr>
            <w:r w:rsidRPr="00A669FB">
              <w:lastRenderedPageBreak/>
              <w:t>Validation</w:t>
            </w:r>
          </w:p>
        </w:tc>
        <w:tc>
          <w:tcPr>
            <w:tcW w:w="0" w:type="dxa"/>
            <w:shd w:val="clear" w:color="auto" w:fill="auto"/>
            <w:tcPrChange w:id="849" w:author="DELL" w:date="2021-04-14T13:30:00Z">
              <w:tcPr>
                <w:tcW w:w="1900" w:type="dxa"/>
                <w:tcBorders>
                  <w:top w:val="single" w:sz="24" w:space="0" w:color="auto"/>
                  <w:left w:val="single" w:sz="12" w:space="0" w:color="auto"/>
                  <w:bottom w:val="single" w:sz="24" w:space="0" w:color="auto"/>
                  <w:right w:val="single" w:sz="12" w:space="0" w:color="auto"/>
                </w:tcBorders>
                <w:shd w:val="clear" w:color="auto" w:fill="auto"/>
              </w:tcPr>
            </w:tcPrChange>
          </w:tcPr>
          <w:p w14:paraId="4AA1F0CE" w14:textId="77777777" w:rsidR="00AC218F" w:rsidRPr="00317CAC" w:rsidRDefault="00850CBA">
            <w:pPr>
              <w:spacing w:line="300" w:lineRule="auto"/>
              <w:ind w:firstLineChars="200" w:firstLine="420"/>
              <w:cnfStyle w:val="000000100000" w:firstRow="0" w:lastRow="0" w:firstColumn="0" w:lastColumn="0" w:oddVBand="0" w:evenVBand="0" w:oddHBand="1" w:evenHBand="0" w:firstRowFirstColumn="0" w:firstRowLastColumn="0" w:lastRowFirstColumn="0" w:lastRowLastColumn="0"/>
            </w:pPr>
            <w:r w:rsidRPr="00317CAC">
              <w:t>4</w:t>
            </w:r>
          </w:p>
        </w:tc>
        <w:tc>
          <w:tcPr>
            <w:tcW w:w="0" w:type="dxa"/>
            <w:shd w:val="clear" w:color="auto" w:fill="auto"/>
            <w:tcPrChange w:id="850" w:author="DELL" w:date="2021-04-14T13:30:00Z">
              <w:tcPr>
                <w:tcW w:w="1900" w:type="dxa"/>
                <w:tcBorders>
                  <w:top w:val="single" w:sz="24" w:space="0" w:color="auto"/>
                  <w:left w:val="single" w:sz="12" w:space="0" w:color="auto"/>
                  <w:bottom w:val="single" w:sz="24" w:space="0" w:color="auto"/>
                  <w:right w:val="single" w:sz="12" w:space="0" w:color="auto"/>
                </w:tcBorders>
                <w:shd w:val="clear" w:color="auto" w:fill="auto"/>
              </w:tcPr>
            </w:tcPrChange>
          </w:tcPr>
          <w:p w14:paraId="419FF856" w14:textId="77777777" w:rsidR="00AC218F" w:rsidRPr="00317CAC" w:rsidRDefault="00850CBA">
            <w:pPr>
              <w:spacing w:line="300" w:lineRule="auto"/>
              <w:ind w:firstLineChars="200" w:firstLine="420"/>
              <w:cnfStyle w:val="000000100000" w:firstRow="0" w:lastRow="0" w:firstColumn="0" w:lastColumn="0" w:oddVBand="0" w:evenVBand="0" w:oddHBand="1" w:evenHBand="0" w:firstRowFirstColumn="0" w:firstRowLastColumn="0" w:lastRowFirstColumn="0" w:lastRowLastColumn="0"/>
            </w:pPr>
            <w:r w:rsidRPr="00317CAC">
              <w:t>532</w:t>
            </w:r>
          </w:p>
        </w:tc>
        <w:tc>
          <w:tcPr>
            <w:tcW w:w="0" w:type="dxa"/>
            <w:shd w:val="clear" w:color="auto" w:fill="auto"/>
            <w:tcPrChange w:id="851" w:author="DELL" w:date="2021-04-14T13:30:00Z">
              <w:tcPr>
                <w:tcW w:w="1900" w:type="dxa"/>
                <w:tcBorders>
                  <w:top w:val="single" w:sz="24" w:space="0" w:color="auto"/>
                  <w:left w:val="single" w:sz="12" w:space="0" w:color="auto"/>
                  <w:bottom w:val="single" w:sz="24" w:space="0" w:color="auto"/>
                  <w:right w:val="single" w:sz="12" w:space="0" w:color="auto"/>
                </w:tcBorders>
                <w:shd w:val="clear" w:color="auto" w:fill="auto"/>
              </w:tcPr>
            </w:tcPrChange>
          </w:tcPr>
          <w:p w14:paraId="3106CB7E" w14:textId="77777777" w:rsidR="00AC218F" w:rsidRPr="00317CAC" w:rsidRDefault="00850CBA">
            <w:pPr>
              <w:spacing w:line="300" w:lineRule="auto"/>
              <w:ind w:firstLineChars="200" w:firstLine="420"/>
              <w:cnfStyle w:val="000000100000" w:firstRow="0" w:lastRow="0" w:firstColumn="0" w:lastColumn="0" w:oddVBand="0" w:evenVBand="0" w:oddHBand="1" w:evenHBand="0" w:firstRowFirstColumn="0" w:firstRowLastColumn="0" w:lastRowFirstColumn="0" w:lastRowLastColumn="0"/>
            </w:pPr>
            <w:r w:rsidRPr="00317CAC">
              <w:t>600</w:t>
            </w:r>
          </w:p>
        </w:tc>
        <w:tc>
          <w:tcPr>
            <w:tcW w:w="0" w:type="dxa"/>
            <w:shd w:val="clear" w:color="auto" w:fill="auto"/>
            <w:tcPrChange w:id="852" w:author="DELL" w:date="2021-04-14T13:30:00Z">
              <w:tcPr>
                <w:tcW w:w="1901" w:type="dxa"/>
                <w:tcBorders>
                  <w:top w:val="single" w:sz="24" w:space="0" w:color="auto"/>
                  <w:left w:val="single" w:sz="12" w:space="0" w:color="auto"/>
                  <w:bottom w:val="single" w:sz="24" w:space="0" w:color="auto"/>
                  <w:right w:val="single" w:sz="24" w:space="0" w:color="auto"/>
                </w:tcBorders>
                <w:shd w:val="clear" w:color="auto" w:fill="auto"/>
              </w:tcPr>
            </w:tcPrChange>
          </w:tcPr>
          <w:p w14:paraId="6CB968DA" w14:textId="77777777" w:rsidR="00AC218F" w:rsidRPr="00317CAC" w:rsidRDefault="00850CBA">
            <w:pPr>
              <w:spacing w:line="300" w:lineRule="auto"/>
              <w:ind w:firstLineChars="200" w:firstLine="420"/>
              <w:cnfStyle w:val="000000100000" w:firstRow="0" w:lastRow="0" w:firstColumn="0" w:lastColumn="0" w:oddVBand="0" w:evenVBand="0" w:oddHBand="1" w:evenHBand="0" w:firstRowFirstColumn="0" w:firstRowLastColumn="0" w:lastRowFirstColumn="0" w:lastRowLastColumn="0"/>
            </w:pPr>
            <w:r w:rsidRPr="00317CAC">
              <w:t>0.88667</w:t>
            </w:r>
          </w:p>
        </w:tc>
      </w:tr>
      <w:tr w:rsidR="00AC218F" w:rsidRPr="00317CAC" w14:paraId="4060DB7E" w14:textId="77777777" w:rsidTr="00C00C93">
        <w:trPr>
          <w:trHeight w:val="313"/>
          <w:trPrChange w:id="853" w:author="DELL" w:date="2021-04-14T13:30:00Z">
            <w:trPr>
              <w:trHeight w:val="313"/>
              <w:jc w:val="center"/>
            </w:trPr>
          </w:trPrChange>
        </w:trPr>
        <w:tc>
          <w:tcPr>
            <w:cnfStyle w:val="001000000000" w:firstRow="0" w:lastRow="0" w:firstColumn="1" w:lastColumn="0" w:oddVBand="0" w:evenVBand="0" w:oddHBand="0" w:evenHBand="0" w:firstRowFirstColumn="0" w:firstRowLastColumn="0" w:lastRowFirstColumn="0" w:lastRowLastColumn="0"/>
            <w:tcW w:w="0" w:type="dxa"/>
            <w:tcBorders>
              <w:bottom w:val="single" w:sz="4" w:space="0" w:color="000000" w:themeColor="text1"/>
            </w:tcBorders>
            <w:shd w:val="clear" w:color="auto" w:fill="auto"/>
            <w:tcPrChange w:id="854" w:author="DELL" w:date="2021-04-14T13:30:00Z">
              <w:tcPr>
                <w:tcW w:w="1900" w:type="dxa"/>
                <w:tcBorders>
                  <w:top w:val="single" w:sz="24" w:space="0" w:color="auto"/>
                  <w:left w:val="single" w:sz="24" w:space="0" w:color="auto"/>
                  <w:bottom w:val="single" w:sz="24" w:space="0" w:color="auto"/>
                  <w:right w:val="single" w:sz="12" w:space="0" w:color="auto"/>
                </w:tcBorders>
                <w:shd w:val="clear" w:color="auto" w:fill="auto"/>
              </w:tcPr>
            </w:tcPrChange>
          </w:tcPr>
          <w:p w14:paraId="17EEB322" w14:textId="77777777" w:rsidR="00AC218F" w:rsidRPr="00A669FB" w:rsidRDefault="00850CBA">
            <w:pPr>
              <w:spacing w:line="300" w:lineRule="auto"/>
              <w:ind w:firstLineChars="200" w:firstLine="422"/>
              <w:rPr>
                <w:b w:val="0"/>
                <w:rPrChange w:id="855" w:author="DELL" w:date="2021-04-14T13:30:00Z">
                  <w:rPr/>
                </w:rPrChange>
              </w:rPr>
            </w:pPr>
            <w:r w:rsidRPr="00A669FB">
              <w:t>Validation</w:t>
            </w:r>
          </w:p>
        </w:tc>
        <w:tc>
          <w:tcPr>
            <w:tcW w:w="0" w:type="dxa"/>
            <w:tcBorders>
              <w:bottom w:val="single" w:sz="4" w:space="0" w:color="000000" w:themeColor="text1"/>
            </w:tcBorders>
            <w:shd w:val="clear" w:color="auto" w:fill="auto"/>
            <w:tcPrChange w:id="856" w:author="DELL" w:date="2021-04-14T13:30:00Z">
              <w:tcPr>
                <w:tcW w:w="1900" w:type="dxa"/>
                <w:tcBorders>
                  <w:top w:val="single" w:sz="24" w:space="0" w:color="auto"/>
                  <w:left w:val="single" w:sz="12" w:space="0" w:color="auto"/>
                  <w:bottom w:val="single" w:sz="24" w:space="0" w:color="auto"/>
                  <w:right w:val="single" w:sz="12" w:space="0" w:color="auto"/>
                </w:tcBorders>
                <w:shd w:val="clear" w:color="auto" w:fill="auto"/>
              </w:tcPr>
            </w:tcPrChange>
          </w:tcPr>
          <w:p w14:paraId="3B5AE87B" w14:textId="77777777" w:rsidR="00AC218F" w:rsidRPr="00317CAC" w:rsidRDefault="00850CBA">
            <w:pPr>
              <w:spacing w:line="300" w:lineRule="auto"/>
              <w:ind w:firstLineChars="200" w:firstLine="420"/>
              <w:cnfStyle w:val="000000000000" w:firstRow="0" w:lastRow="0" w:firstColumn="0" w:lastColumn="0" w:oddVBand="0" w:evenVBand="0" w:oddHBand="0" w:evenHBand="0" w:firstRowFirstColumn="0" w:firstRowLastColumn="0" w:lastRowFirstColumn="0" w:lastRowLastColumn="0"/>
            </w:pPr>
            <w:r w:rsidRPr="00317CAC">
              <w:t>All</w:t>
            </w:r>
          </w:p>
        </w:tc>
        <w:tc>
          <w:tcPr>
            <w:tcW w:w="0" w:type="dxa"/>
            <w:tcBorders>
              <w:bottom w:val="single" w:sz="4" w:space="0" w:color="000000" w:themeColor="text1"/>
            </w:tcBorders>
            <w:shd w:val="clear" w:color="auto" w:fill="auto"/>
            <w:tcPrChange w:id="857" w:author="DELL" w:date="2021-04-14T13:30:00Z">
              <w:tcPr>
                <w:tcW w:w="1900" w:type="dxa"/>
                <w:tcBorders>
                  <w:top w:val="single" w:sz="24" w:space="0" w:color="auto"/>
                  <w:left w:val="single" w:sz="12" w:space="0" w:color="auto"/>
                  <w:bottom w:val="single" w:sz="24" w:space="0" w:color="auto"/>
                  <w:right w:val="single" w:sz="12" w:space="0" w:color="auto"/>
                </w:tcBorders>
                <w:shd w:val="clear" w:color="auto" w:fill="auto"/>
              </w:tcPr>
            </w:tcPrChange>
          </w:tcPr>
          <w:p w14:paraId="29959B50" w14:textId="77777777" w:rsidR="00AC218F" w:rsidRPr="00317CAC" w:rsidRDefault="00850CBA">
            <w:pPr>
              <w:spacing w:line="300" w:lineRule="auto"/>
              <w:ind w:firstLineChars="200" w:firstLine="420"/>
              <w:cnfStyle w:val="000000000000" w:firstRow="0" w:lastRow="0" w:firstColumn="0" w:lastColumn="0" w:oddVBand="0" w:evenVBand="0" w:oddHBand="0" w:evenHBand="0" w:firstRowFirstColumn="0" w:firstRowLastColumn="0" w:lastRowFirstColumn="0" w:lastRowLastColumn="0"/>
            </w:pPr>
            <w:r w:rsidRPr="00317CAC">
              <w:t>79112</w:t>
            </w:r>
          </w:p>
        </w:tc>
        <w:tc>
          <w:tcPr>
            <w:tcW w:w="0" w:type="dxa"/>
            <w:tcBorders>
              <w:bottom w:val="single" w:sz="4" w:space="0" w:color="000000" w:themeColor="text1"/>
            </w:tcBorders>
            <w:shd w:val="clear" w:color="auto" w:fill="auto"/>
            <w:tcPrChange w:id="858" w:author="DELL" w:date="2021-04-14T13:30:00Z">
              <w:tcPr>
                <w:tcW w:w="1900" w:type="dxa"/>
                <w:tcBorders>
                  <w:top w:val="single" w:sz="24" w:space="0" w:color="auto"/>
                  <w:left w:val="single" w:sz="12" w:space="0" w:color="auto"/>
                  <w:bottom w:val="single" w:sz="24" w:space="0" w:color="auto"/>
                  <w:right w:val="single" w:sz="12" w:space="0" w:color="auto"/>
                </w:tcBorders>
                <w:shd w:val="clear" w:color="auto" w:fill="auto"/>
              </w:tcPr>
            </w:tcPrChange>
          </w:tcPr>
          <w:p w14:paraId="6B7423BA" w14:textId="77777777" w:rsidR="00AC218F" w:rsidRPr="00317CAC" w:rsidRDefault="00850CBA">
            <w:pPr>
              <w:spacing w:line="300" w:lineRule="auto"/>
              <w:ind w:firstLineChars="200" w:firstLine="420"/>
              <w:cnfStyle w:val="000000000000" w:firstRow="0" w:lastRow="0" w:firstColumn="0" w:lastColumn="0" w:oddVBand="0" w:evenVBand="0" w:oddHBand="0" w:evenHBand="0" w:firstRowFirstColumn="0" w:firstRowLastColumn="0" w:lastRowFirstColumn="0" w:lastRowLastColumn="0"/>
            </w:pPr>
            <w:r w:rsidRPr="00317CAC">
              <w:t>89055</w:t>
            </w:r>
          </w:p>
        </w:tc>
        <w:tc>
          <w:tcPr>
            <w:tcW w:w="0" w:type="dxa"/>
            <w:tcBorders>
              <w:bottom w:val="single" w:sz="4" w:space="0" w:color="000000" w:themeColor="text1"/>
            </w:tcBorders>
            <w:shd w:val="clear" w:color="auto" w:fill="auto"/>
            <w:tcPrChange w:id="859" w:author="DELL" w:date="2021-04-14T13:30:00Z">
              <w:tcPr>
                <w:tcW w:w="1901" w:type="dxa"/>
                <w:tcBorders>
                  <w:top w:val="single" w:sz="24" w:space="0" w:color="auto"/>
                  <w:left w:val="single" w:sz="12" w:space="0" w:color="auto"/>
                  <w:bottom w:val="single" w:sz="24" w:space="0" w:color="auto"/>
                  <w:right w:val="single" w:sz="24" w:space="0" w:color="auto"/>
                </w:tcBorders>
                <w:shd w:val="clear" w:color="auto" w:fill="auto"/>
              </w:tcPr>
            </w:tcPrChange>
          </w:tcPr>
          <w:p w14:paraId="618B8457" w14:textId="77777777" w:rsidR="00AC218F" w:rsidRPr="00317CAC" w:rsidRDefault="00850CBA">
            <w:pPr>
              <w:spacing w:line="300" w:lineRule="auto"/>
              <w:ind w:firstLineChars="200" w:firstLine="420"/>
              <w:cnfStyle w:val="000000000000" w:firstRow="0" w:lastRow="0" w:firstColumn="0" w:lastColumn="0" w:oddVBand="0" w:evenVBand="0" w:oddHBand="0" w:evenHBand="0" w:firstRowFirstColumn="0" w:firstRowLastColumn="0" w:lastRowFirstColumn="0" w:lastRowLastColumn="0"/>
            </w:pPr>
            <w:r w:rsidRPr="00317CAC">
              <w:t>0.88835</w:t>
            </w:r>
            <w:commentRangeEnd w:id="781"/>
            <w:r w:rsidR="0072478B">
              <w:rPr>
                <w:rStyle w:val="af2"/>
                <w:color w:val="auto"/>
              </w:rPr>
              <w:commentReference w:id="781"/>
            </w:r>
          </w:p>
        </w:tc>
      </w:tr>
    </w:tbl>
    <w:bookmarkEnd w:id="780"/>
    <w:p w14:paraId="5ED13B1A" w14:textId="77777777" w:rsidR="00AC218F" w:rsidRPr="00317CAC" w:rsidRDefault="00850CBA">
      <w:pPr>
        <w:spacing w:line="300" w:lineRule="auto"/>
        <w:ind w:firstLineChars="200" w:firstLine="420"/>
        <w:jc w:val="center"/>
      </w:pPr>
      <w:r w:rsidRPr="00317CAC">
        <w:t>（图</w:t>
      </w:r>
      <w:r w:rsidRPr="00317CAC">
        <w:t xml:space="preserve">2.1 </w:t>
      </w:r>
      <w:r w:rsidRPr="00317CAC">
        <w:t>最终迭代后的检测成果）</w:t>
      </w:r>
      <w:r w:rsidRPr="00317CAC">
        <w:rPr>
          <w:noProof/>
        </w:rPr>
        <w:drawing>
          <wp:anchor distT="0" distB="0" distL="114300" distR="114300" simplePos="0" relativeHeight="251641344" behindDoc="0" locked="0" layoutInCell="1" allowOverlap="1" wp14:anchorId="13235C7A" wp14:editId="70C97446">
            <wp:simplePos x="0" y="0"/>
            <wp:positionH relativeFrom="column">
              <wp:posOffset>2725420</wp:posOffset>
            </wp:positionH>
            <wp:positionV relativeFrom="paragraph">
              <wp:posOffset>201295</wp:posOffset>
            </wp:positionV>
            <wp:extent cx="3170555" cy="2376805"/>
            <wp:effectExtent l="0" t="0" r="0" b="4445"/>
            <wp:wrapSquare wrapText="bothSides"/>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70555" cy="2376805"/>
                    </a:xfrm>
                    <a:prstGeom prst="rect">
                      <a:avLst/>
                    </a:prstGeom>
                  </pic:spPr>
                </pic:pic>
              </a:graphicData>
            </a:graphic>
          </wp:anchor>
        </w:drawing>
      </w:r>
      <w:r w:rsidRPr="00317CAC">
        <w:rPr>
          <w:noProof/>
        </w:rPr>
        <w:drawing>
          <wp:anchor distT="0" distB="0" distL="114300" distR="114300" simplePos="0" relativeHeight="251647488" behindDoc="0" locked="0" layoutInCell="1" allowOverlap="1" wp14:anchorId="56FB90A6" wp14:editId="7B7E8C93">
            <wp:simplePos x="0" y="0"/>
            <wp:positionH relativeFrom="column">
              <wp:posOffset>-880745</wp:posOffset>
            </wp:positionH>
            <wp:positionV relativeFrom="paragraph">
              <wp:posOffset>97790</wp:posOffset>
            </wp:positionV>
            <wp:extent cx="3462020" cy="2595245"/>
            <wp:effectExtent l="0" t="0" r="5080" b="0"/>
            <wp:wrapSquare wrapText="bothSides"/>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62020" cy="2595245"/>
                    </a:xfrm>
                    <a:prstGeom prst="rect">
                      <a:avLst/>
                    </a:prstGeom>
                  </pic:spPr>
                </pic:pic>
              </a:graphicData>
            </a:graphic>
          </wp:anchor>
        </w:drawing>
      </w:r>
    </w:p>
    <w:p w14:paraId="1BD5357B" w14:textId="70381990" w:rsidR="00AC218F" w:rsidRPr="00317CAC" w:rsidRDefault="00850CBA" w:rsidP="00420194">
      <w:pPr>
        <w:pStyle w:val="3"/>
      </w:pPr>
      <w:bookmarkStart w:id="860" w:name="_Toc26992"/>
      <w:bookmarkStart w:id="861" w:name="_Toc655"/>
      <w:bookmarkStart w:id="862" w:name="_Toc8839"/>
      <w:bookmarkStart w:id="863" w:name="_Toc24787"/>
      <w:bookmarkStart w:id="864" w:name="_Toc69300496"/>
      <w:commentRangeStart w:id="865"/>
      <w:r w:rsidRPr="00317CAC">
        <w:t xml:space="preserve">4.3 </w:t>
      </w:r>
      <w:r w:rsidRPr="00317CAC">
        <w:t>编写</w:t>
      </w:r>
      <w:ins w:id="866" w:author="1379323603@qq.com" w:date="2021-04-14T14:56:00Z">
        <w:r w:rsidR="0040792F">
          <w:rPr>
            <w:rFonts w:hint="eastAsia"/>
          </w:rPr>
          <w:t>数据分类</w:t>
        </w:r>
      </w:ins>
      <w:del w:id="867" w:author="1379323603@qq.com" w:date="2021-04-14T14:55:00Z">
        <w:r w:rsidRPr="00317CAC" w:rsidDel="00DD64E7">
          <w:delText>了</w:delText>
        </w:r>
      </w:del>
      <w:del w:id="868" w:author="DELL" w:date="2021-04-14T13:32:00Z">
        <w:r w:rsidRPr="00317CAC" w:rsidDel="008C0323">
          <w:delText>一个</w:delText>
        </w:r>
      </w:del>
      <w:del w:id="869" w:author="1379323603@qq.com" w:date="2021-04-14T14:55:00Z">
        <w:r w:rsidRPr="00317CAC" w:rsidDel="00DD64E7">
          <w:delText>基于</w:delText>
        </w:r>
      </w:del>
      <w:del w:id="870" w:author="DELL" w:date="2021-04-14T13:31:00Z">
        <w:r w:rsidRPr="00317CAC" w:rsidDel="00704E4F">
          <w:rPr>
            <w:rFonts w:hint="eastAsia"/>
          </w:rPr>
          <w:delText>matlab</w:delText>
        </w:r>
      </w:del>
      <w:ins w:id="871" w:author="DELL" w:date="2021-04-14T13:31:00Z">
        <w:del w:id="872" w:author="1379323603@qq.com" w:date="2021-04-14T14:55:00Z">
          <w:r w:rsidR="00704E4F" w:rsidDel="00DD64E7">
            <w:rPr>
              <w:rFonts w:hint="eastAsia"/>
            </w:rPr>
            <w:delText>MATLAB</w:delText>
          </w:r>
        </w:del>
      </w:ins>
      <w:del w:id="873" w:author="DELL" w:date="2021-04-14T13:32:00Z">
        <w:r w:rsidRPr="00317CAC" w:rsidDel="008C0323">
          <w:delText>能够对多张桩基时频曲线图进行同时判别</w:delText>
        </w:r>
      </w:del>
      <w:del w:id="874" w:author="1379323603@qq.com" w:date="2021-04-14T14:55:00Z">
        <w:r w:rsidRPr="00317CAC" w:rsidDel="00DD64E7">
          <w:delText>的</w:delText>
        </w:r>
      </w:del>
      <w:del w:id="875" w:author="DELL" w:date="2021-04-14T13:32:00Z">
        <w:r w:rsidRPr="00317CAC" w:rsidDel="008C0323">
          <w:rPr>
            <w:rFonts w:hint="eastAsia"/>
          </w:rPr>
          <w:delText>小软件</w:delText>
        </w:r>
        <w:bookmarkEnd w:id="860"/>
        <w:bookmarkEnd w:id="861"/>
        <w:bookmarkEnd w:id="862"/>
        <w:bookmarkEnd w:id="863"/>
        <w:commentRangeEnd w:id="865"/>
        <w:r w:rsidR="00ED619C" w:rsidDel="008C0323">
          <w:rPr>
            <w:rStyle w:val="af2"/>
            <w:rFonts w:eastAsia="宋体" w:hint="eastAsia"/>
            <w:bCs w:val="0"/>
            <w:color w:val="auto"/>
          </w:rPr>
          <w:commentReference w:id="865"/>
        </w:r>
      </w:del>
      <w:ins w:id="876" w:author="DELL" w:date="2021-04-14T13:32:00Z">
        <w:r w:rsidR="008C0323">
          <w:rPr>
            <w:rFonts w:hint="eastAsia"/>
          </w:rPr>
          <w:t>APP</w:t>
        </w:r>
      </w:ins>
      <w:bookmarkEnd w:id="864"/>
    </w:p>
    <w:p w14:paraId="5D716BC6" w14:textId="77777777" w:rsidR="00AC218F" w:rsidRPr="00317CAC" w:rsidRDefault="00850CBA">
      <w:pPr>
        <w:spacing w:line="300" w:lineRule="auto"/>
        <w:ind w:firstLineChars="200" w:firstLine="420"/>
      </w:pPr>
      <w:r w:rsidRPr="00317CAC">
        <w:t>由于在武汉</w:t>
      </w:r>
      <w:proofErr w:type="gramStart"/>
      <w:r w:rsidRPr="00317CAC">
        <w:t>岩海软件</w:t>
      </w:r>
      <w:proofErr w:type="gramEnd"/>
      <w:r w:rsidRPr="00317CAC">
        <w:t>中无法对</w:t>
      </w:r>
      <w:proofErr w:type="gramStart"/>
      <w:r w:rsidRPr="00317CAC">
        <w:t>桩基时频曲线图</w:t>
      </w:r>
      <w:proofErr w:type="gramEnd"/>
      <w:r w:rsidRPr="00317CAC">
        <w:t>进行标注，且一次仅能判断一张图，大大的降低了我们的工作效率。于是我们与</w:t>
      </w:r>
      <w:proofErr w:type="gramStart"/>
      <w:r w:rsidRPr="00317CAC">
        <w:t>葛</w:t>
      </w:r>
      <w:proofErr w:type="gramEnd"/>
      <w:r w:rsidRPr="00317CAC">
        <w:t>导师商量之后花费了一周时间建立了一个帮助我们进行辨别标注的小软件。这个软件一次能够显示十张</w:t>
      </w:r>
      <w:proofErr w:type="gramStart"/>
      <w:r w:rsidRPr="00317CAC">
        <w:t>桩基时频曲线图</w:t>
      </w:r>
      <w:proofErr w:type="gramEnd"/>
      <w:r w:rsidRPr="00317CAC">
        <w:t>，并且能够对其进行标注最终输出</w:t>
      </w:r>
      <w:r w:rsidRPr="00317CAC">
        <w:t>excel</w:t>
      </w:r>
      <w:r w:rsidRPr="00317CAC">
        <w:t>格式的标注文档，很大程度上提高了我们的工作效率。</w:t>
      </w:r>
    </w:p>
    <w:p w14:paraId="63407EB1" w14:textId="25E9493F" w:rsidR="00AC218F" w:rsidRPr="00317CAC" w:rsidRDefault="00850CBA" w:rsidP="00420194">
      <w:pPr>
        <w:pStyle w:val="3"/>
      </w:pPr>
      <w:bookmarkStart w:id="877" w:name="_Toc10002"/>
      <w:bookmarkStart w:id="878" w:name="_Toc22059"/>
      <w:bookmarkStart w:id="879" w:name="_Toc4115"/>
      <w:bookmarkStart w:id="880" w:name="_Toc32264"/>
      <w:bookmarkStart w:id="881" w:name="_Toc69300497"/>
      <w:r w:rsidRPr="00317CAC">
        <w:t xml:space="preserve">4.4 </w:t>
      </w:r>
      <w:r w:rsidRPr="00317CAC">
        <w:t>撰写了一篇</w:t>
      </w:r>
      <w:del w:id="882" w:author="DELL" w:date="2021-04-14T13:31:00Z">
        <w:r w:rsidRPr="00317CAC" w:rsidDel="00ED619C">
          <w:delText>有关于我们</w:delText>
        </w:r>
      </w:del>
      <w:r w:rsidRPr="00317CAC">
        <w:t>研究</w:t>
      </w:r>
      <w:del w:id="883" w:author="DELL" w:date="2021-04-14T13:31:00Z">
        <w:r w:rsidRPr="00317CAC" w:rsidDel="00ED619C">
          <w:delText>内容的</w:delText>
        </w:r>
      </w:del>
      <w:r w:rsidRPr="00317CAC">
        <w:t>论文</w:t>
      </w:r>
      <w:bookmarkEnd w:id="877"/>
      <w:bookmarkEnd w:id="878"/>
      <w:bookmarkEnd w:id="879"/>
      <w:bookmarkEnd w:id="880"/>
      <w:bookmarkEnd w:id="881"/>
    </w:p>
    <w:p w14:paraId="3C493E7E" w14:textId="77777777" w:rsidR="00AC218F" w:rsidRPr="00317CAC" w:rsidRDefault="00850CBA">
      <w:pPr>
        <w:spacing w:line="300" w:lineRule="auto"/>
        <w:ind w:firstLineChars="200" w:firstLine="420"/>
      </w:pPr>
      <w:r w:rsidRPr="00317CAC">
        <w:t>要使别人了解我们所做的研究内容，则需要向别人进行详细全面的介绍，于是我们撰写了一篇有关于我们所做研究内容的论文，以此来更详细的介绍我们的研究过程与成果。</w:t>
      </w:r>
    </w:p>
    <w:p w14:paraId="60EF3AB8" w14:textId="77777777" w:rsidR="00AC218F" w:rsidRPr="00317CAC" w:rsidRDefault="00AC218F">
      <w:pPr>
        <w:spacing w:line="300" w:lineRule="auto"/>
        <w:ind w:firstLineChars="200" w:firstLine="420"/>
      </w:pPr>
    </w:p>
    <w:p w14:paraId="54AC819B" w14:textId="77777777" w:rsidR="00AC218F" w:rsidRPr="00317CAC" w:rsidRDefault="00AC218F">
      <w:pPr>
        <w:spacing w:line="300" w:lineRule="auto"/>
        <w:ind w:firstLineChars="200" w:firstLine="420"/>
      </w:pPr>
    </w:p>
    <w:p w14:paraId="78F4EC33" w14:textId="75F7F465" w:rsidR="00AC218F" w:rsidRPr="00317CAC" w:rsidRDefault="00850CBA">
      <w:pPr>
        <w:pStyle w:val="2"/>
        <w:spacing w:line="300" w:lineRule="auto"/>
        <w:ind w:firstLineChars="200" w:firstLine="560"/>
        <w:pPrChange w:id="884" w:author="Conqueror" w:date="2021-04-06T21:29:00Z">
          <w:pPr>
            <w:spacing w:line="300" w:lineRule="auto"/>
            <w:ind w:firstLineChars="200" w:firstLine="420"/>
            <w:outlineLvl w:val="1"/>
          </w:pPr>
        </w:pPrChange>
      </w:pPr>
      <w:bookmarkStart w:id="885" w:name="_Toc1001"/>
      <w:bookmarkStart w:id="886" w:name="_Toc32415"/>
      <w:bookmarkStart w:id="887" w:name="_Toc23504"/>
      <w:bookmarkStart w:id="888" w:name="_Toc2890"/>
      <w:bookmarkStart w:id="889" w:name="_Toc18349"/>
      <w:bookmarkStart w:id="890" w:name="_Toc19945"/>
      <w:bookmarkStart w:id="891" w:name="_Toc5584"/>
      <w:bookmarkStart w:id="892" w:name="_Toc2275"/>
      <w:bookmarkStart w:id="893" w:name="_Toc15666"/>
      <w:bookmarkStart w:id="894" w:name="_Toc20561"/>
      <w:bookmarkStart w:id="895" w:name="_Toc13886"/>
      <w:bookmarkStart w:id="896" w:name="_Toc16106"/>
      <w:bookmarkStart w:id="897" w:name="_Toc15878"/>
      <w:del w:id="898" w:author="DELL" w:date="2021-04-14T13:44:00Z">
        <w:r w:rsidRPr="00317CAC" w:rsidDel="00ED0AA8">
          <w:rPr>
            <w:rFonts w:ascii="Times New Roman" w:hAnsi="Times New Roman" w:cs="Times New Roman"/>
          </w:rPr>
          <w:delText>五</w:delText>
        </w:r>
      </w:del>
      <w:bookmarkStart w:id="899" w:name="_Toc69300498"/>
      <w:ins w:id="900" w:author="DELL" w:date="2021-04-14T13:44:00Z">
        <w:r w:rsidR="00ED0AA8">
          <w:rPr>
            <w:rFonts w:ascii="Times New Roman" w:hAnsi="Times New Roman" w:cs="Times New Roman" w:hint="eastAsia"/>
            <w:lang w:eastAsia="zh-CN"/>
          </w:rPr>
          <w:t>5</w:t>
        </w:r>
      </w:ins>
      <w:r w:rsidRPr="00317CAC">
        <w:rPr>
          <w:rFonts w:ascii="Times New Roman" w:hAnsi="Times New Roman" w:cs="Times New Roman"/>
        </w:rPr>
        <w:t>、收获和体会</w:t>
      </w:r>
      <w:bookmarkEnd w:id="885"/>
      <w:bookmarkEnd w:id="886"/>
      <w:bookmarkEnd w:id="887"/>
      <w:bookmarkEnd w:id="888"/>
      <w:bookmarkEnd w:id="889"/>
      <w:bookmarkEnd w:id="890"/>
      <w:bookmarkEnd w:id="891"/>
      <w:bookmarkEnd w:id="892"/>
      <w:bookmarkEnd w:id="893"/>
      <w:bookmarkEnd w:id="894"/>
      <w:bookmarkEnd w:id="895"/>
      <w:bookmarkEnd w:id="896"/>
      <w:bookmarkEnd w:id="897"/>
      <w:bookmarkEnd w:id="899"/>
    </w:p>
    <w:p w14:paraId="67165903" w14:textId="77777777" w:rsidR="00AC218F" w:rsidRPr="00317CAC" w:rsidRDefault="00AC218F">
      <w:pPr>
        <w:spacing w:line="300" w:lineRule="auto"/>
        <w:ind w:firstLineChars="200" w:firstLine="420"/>
      </w:pPr>
    </w:p>
    <w:p w14:paraId="5F61A4ED" w14:textId="77777777" w:rsidR="00AC218F" w:rsidRPr="00317CAC" w:rsidRDefault="00850CBA">
      <w:pPr>
        <w:spacing w:line="300" w:lineRule="auto"/>
        <w:ind w:firstLineChars="200" w:firstLine="420"/>
      </w:pPr>
      <w:r w:rsidRPr="00317CAC">
        <w:t>通过本次的大学生创新创业训练计划项目可以说是对自己能力的一次巨大挑战与拔高，交叉学科的渗透运用在此次项目上全面展示。挑战在于我们所遇到的所有问题和试验内容都是之前尚未涉足过和学习过的知识，包括桩基检测、低应变曲线的人工判别方法、</w:t>
      </w:r>
      <w:r w:rsidRPr="00317CAC">
        <w:t>MATLAB</w:t>
      </w:r>
      <w:r w:rsidRPr="00317CAC">
        <w:t>软件的学习到后来深度学习模型的建立等等都是我们未所涉猎得知识领域。所有的成果都是建立在我们零基础的学习和孜孜不倦的向老师求知而取得，追其</w:t>
      </w:r>
    </w:p>
    <w:p w14:paraId="4000F3F6" w14:textId="77777777" w:rsidR="00AC218F" w:rsidRPr="00317CAC" w:rsidRDefault="00850CBA">
      <w:pPr>
        <w:spacing w:line="300" w:lineRule="auto"/>
        <w:ind w:firstLineChars="200" w:firstLine="420"/>
      </w:pPr>
      <w:r w:rsidRPr="00317CAC">
        <w:t>亲自参与其中锻炼出我们在项目中快速学习新知识并运用所学去快速解决实际问题的</w:t>
      </w:r>
      <w:r w:rsidRPr="00317CAC">
        <w:lastRenderedPageBreak/>
        <w:t>能力，在一次一次数据复核与迭代测试中培养出我们遇到问题吃苦耐劳、科学严谨和实事求是的科研精神，很大程度</w:t>
      </w:r>
      <w:r w:rsidRPr="00317CAC">
        <w:t xml:space="preserve"> </w:t>
      </w:r>
      <w:r w:rsidRPr="00317CAC">
        <w:t>提高了科研的思维。我们还领会到了团队合作的重要性，全组同学互相帮助、共同努力，虽然整个项目实验的过程中困难重重，但我们并没有以消极的态度去对待，而是以积极乐观的精神去寻找解决的方法，众人拾柴火焰高，一根筷子在困难面前轻轻被折断，所有人齐心协力，就没有困难能够压倒我们。感谢</w:t>
      </w:r>
      <w:proofErr w:type="gramStart"/>
      <w:r w:rsidRPr="00317CAC">
        <w:t>葛粲</w:t>
      </w:r>
      <w:proofErr w:type="gramEnd"/>
      <w:r w:rsidRPr="00317CAC">
        <w:t>、卢志堂导师在我们遇到挫折时候的细心帮助，神经网络长时间未能取得进展时候的温馨鼓励，使我们全组成员始终以饱满的状态去迎接新的挑战。各团队成员在分配和执行任务的时候，毫无怨言、任劳任怨，恪守自己的本职工作的同时，积极地为他人着想力求把任务做的更加圆满和完善。</w:t>
      </w:r>
    </w:p>
    <w:p w14:paraId="7F9BF25D" w14:textId="77777777" w:rsidR="00AC218F" w:rsidRPr="00317CAC" w:rsidRDefault="00850CBA">
      <w:pPr>
        <w:spacing w:line="300" w:lineRule="auto"/>
        <w:ind w:firstLineChars="200" w:firstLine="420"/>
      </w:pPr>
      <w:r w:rsidRPr="00317CAC">
        <w:t>这次大学生创新创业训练计划项目是一个非常好的平台和努力学习提升自己的宝贵机会，它让我们提前认识和了解了科研之路并且在完成项目的过程中锻炼了意志品质，为今后的个人发展留下一段宝贵的经历。</w:t>
      </w:r>
    </w:p>
    <w:p w14:paraId="1CADDD5D" w14:textId="77777777" w:rsidR="00AC218F" w:rsidRPr="00317CAC" w:rsidRDefault="00AC218F">
      <w:pPr>
        <w:spacing w:line="300" w:lineRule="auto"/>
        <w:ind w:firstLineChars="200" w:firstLine="420"/>
      </w:pPr>
    </w:p>
    <w:p w14:paraId="5511EAC3" w14:textId="2AEC81E0" w:rsidR="00AC218F" w:rsidRPr="00317CAC" w:rsidRDefault="00850CBA">
      <w:pPr>
        <w:pStyle w:val="2"/>
        <w:spacing w:line="300" w:lineRule="auto"/>
        <w:ind w:firstLineChars="200" w:firstLine="560"/>
        <w:pPrChange w:id="901" w:author="Conqueror" w:date="2021-04-06T21:29:00Z">
          <w:pPr>
            <w:widowControl/>
            <w:spacing w:line="300" w:lineRule="auto"/>
            <w:ind w:firstLineChars="200" w:firstLine="420"/>
            <w:jc w:val="left"/>
            <w:outlineLvl w:val="1"/>
          </w:pPr>
        </w:pPrChange>
      </w:pPr>
      <w:bookmarkStart w:id="902" w:name="_Toc8652"/>
      <w:bookmarkStart w:id="903" w:name="_Toc9823"/>
      <w:bookmarkStart w:id="904" w:name="_Toc31270"/>
      <w:bookmarkStart w:id="905" w:name="_Toc22732"/>
      <w:bookmarkStart w:id="906" w:name="_Toc23413"/>
      <w:bookmarkStart w:id="907" w:name="_Toc23384"/>
      <w:bookmarkStart w:id="908" w:name="_Toc12841"/>
      <w:bookmarkStart w:id="909" w:name="_Toc9843"/>
      <w:bookmarkStart w:id="910" w:name="_Toc30257"/>
      <w:bookmarkStart w:id="911" w:name="_Toc21967"/>
      <w:bookmarkStart w:id="912" w:name="_Toc8836"/>
      <w:bookmarkStart w:id="913" w:name="_Toc6628"/>
      <w:bookmarkStart w:id="914" w:name="_Toc14058"/>
      <w:del w:id="915" w:author="DELL" w:date="2021-04-14T13:44:00Z">
        <w:r w:rsidRPr="00317CAC" w:rsidDel="00ED0AA8">
          <w:rPr>
            <w:rFonts w:ascii="Times New Roman" w:hAnsi="Times New Roman" w:cs="Times New Roman"/>
          </w:rPr>
          <w:delText>六</w:delText>
        </w:r>
      </w:del>
      <w:bookmarkStart w:id="916" w:name="_Toc69300499"/>
      <w:ins w:id="917" w:author="DELL" w:date="2021-04-14T13:44:00Z">
        <w:r w:rsidR="00ED0AA8">
          <w:rPr>
            <w:rFonts w:ascii="Times New Roman" w:hAnsi="Times New Roman" w:cs="Times New Roman" w:hint="eastAsia"/>
            <w:lang w:eastAsia="zh-CN"/>
          </w:rPr>
          <w:t>6</w:t>
        </w:r>
      </w:ins>
      <w:r w:rsidRPr="00317CAC">
        <w:rPr>
          <w:rFonts w:ascii="Times New Roman" w:hAnsi="Times New Roman" w:cs="Times New Roman"/>
        </w:rPr>
        <w:t>、研究困难、问题和建议</w:t>
      </w:r>
      <w:bookmarkEnd w:id="902"/>
      <w:bookmarkEnd w:id="903"/>
      <w:bookmarkEnd w:id="904"/>
      <w:bookmarkEnd w:id="905"/>
      <w:bookmarkEnd w:id="906"/>
      <w:bookmarkEnd w:id="907"/>
      <w:bookmarkEnd w:id="908"/>
      <w:bookmarkEnd w:id="909"/>
      <w:bookmarkEnd w:id="910"/>
      <w:bookmarkEnd w:id="911"/>
      <w:bookmarkEnd w:id="912"/>
      <w:bookmarkEnd w:id="913"/>
      <w:bookmarkEnd w:id="914"/>
      <w:bookmarkEnd w:id="916"/>
    </w:p>
    <w:p w14:paraId="2B681A9A" w14:textId="77777777" w:rsidR="00AC218F" w:rsidRPr="00317CAC" w:rsidRDefault="00850CBA">
      <w:pPr>
        <w:pStyle w:val="3"/>
        <w:pPrChange w:id="918" w:author="DELL" w:date="2021-04-14T13:34:00Z">
          <w:pPr>
            <w:spacing w:line="300" w:lineRule="auto"/>
            <w:ind w:firstLineChars="200" w:firstLine="420"/>
            <w:outlineLvl w:val="2"/>
          </w:pPr>
        </w:pPrChange>
      </w:pPr>
      <w:bookmarkStart w:id="919" w:name="_Toc16609"/>
      <w:bookmarkStart w:id="920" w:name="_Toc22228"/>
      <w:bookmarkStart w:id="921" w:name="_Toc20433"/>
      <w:bookmarkStart w:id="922" w:name="_Toc20869"/>
      <w:bookmarkStart w:id="923" w:name="_Toc13109"/>
      <w:bookmarkStart w:id="924" w:name="_Toc7416"/>
      <w:bookmarkStart w:id="925" w:name="_Toc19490"/>
      <w:bookmarkStart w:id="926" w:name="_Toc3802"/>
      <w:bookmarkStart w:id="927" w:name="_Toc23168"/>
      <w:bookmarkStart w:id="928" w:name="_Toc2701"/>
      <w:bookmarkStart w:id="929" w:name="_Toc8355"/>
      <w:bookmarkStart w:id="930" w:name="_Toc10407"/>
      <w:bookmarkStart w:id="931" w:name="_Toc25243"/>
      <w:bookmarkStart w:id="932" w:name="_Toc69300500"/>
      <w:r w:rsidRPr="00317CAC">
        <w:t>6.1</w:t>
      </w:r>
      <w:r w:rsidRPr="00317CAC">
        <w:t>困难：</w:t>
      </w:r>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p>
    <w:p w14:paraId="53D13EAA" w14:textId="77777777" w:rsidR="00AC218F" w:rsidRPr="00317CAC" w:rsidRDefault="00850CBA">
      <w:pPr>
        <w:spacing w:line="300" w:lineRule="auto"/>
        <w:ind w:firstLineChars="200" w:firstLine="420"/>
      </w:pPr>
      <w:r w:rsidRPr="00317CAC">
        <w:t xml:space="preserve">1. </w:t>
      </w:r>
      <w:r w:rsidRPr="00317CAC">
        <w:t>在我们所获得的桩基的数据中有由铁锤敲击的，由尼龙</w:t>
      </w:r>
      <w:proofErr w:type="gramStart"/>
      <w:r w:rsidRPr="00317CAC">
        <w:t>锤</w:t>
      </w:r>
      <w:proofErr w:type="gramEnd"/>
      <w:r w:rsidRPr="00317CAC">
        <w:t>进行敲击的，有的是预制的管桩，也有的是现场浇筑的桩基。他们所获得的数据有所不同。在进行判断时，有可能因其本身，数据的来源问题而产生干扰，从而影响所建立模型的准确度。</w:t>
      </w:r>
    </w:p>
    <w:p w14:paraId="1D5DECDB" w14:textId="77777777" w:rsidR="00AC218F" w:rsidRPr="00317CAC" w:rsidRDefault="00850CBA">
      <w:pPr>
        <w:spacing w:line="300" w:lineRule="auto"/>
        <w:ind w:firstLineChars="200" w:firstLine="420"/>
      </w:pPr>
      <w:r w:rsidRPr="00317CAC">
        <w:t xml:space="preserve">2. </w:t>
      </w:r>
      <w:r w:rsidRPr="00317CAC">
        <w:t>在所获得的数据中，由于三类和四类桩出现的可能性较小，所以我们取得的三类桩与四类桩的数量较少。从而导致机器学习后，对于三类与四类桩的判断，不如一类与二类桩准确</w:t>
      </w:r>
      <w:r w:rsidRPr="00317CAC">
        <w:t>.</w:t>
      </w:r>
    </w:p>
    <w:p w14:paraId="37545305" w14:textId="77777777" w:rsidR="00AC218F" w:rsidRPr="00317CAC" w:rsidRDefault="00850CBA">
      <w:pPr>
        <w:spacing w:line="300" w:lineRule="auto"/>
        <w:ind w:firstLineChars="200" w:firstLine="420"/>
      </w:pPr>
      <w:r w:rsidRPr="00317CAC">
        <w:t xml:space="preserve">3. </w:t>
      </w:r>
      <w:r w:rsidRPr="00317CAC">
        <w:t>在对于数据进行标定判断时，由于数据量较大，所以要每个人分配一定的任务进行分类处理，而由于对于桩的分类有一定的主观性与经验性，所以每个人对桩基分类的标准可能有所不同。从而会对数据分类的准确度产生影响。</w:t>
      </w:r>
    </w:p>
    <w:p w14:paraId="0FB987B4" w14:textId="734BBF01" w:rsidR="00AC218F" w:rsidRPr="00317CAC" w:rsidRDefault="00850CBA" w:rsidP="00F17A81">
      <w:pPr>
        <w:spacing w:line="300" w:lineRule="auto"/>
        <w:ind w:firstLineChars="200" w:firstLine="420"/>
      </w:pPr>
      <w:r w:rsidRPr="00317CAC">
        <w:t xml:space="preserve">4. </w:t>
      </w:r>
      <w:r w:rsidRPr="00317CAC">
        <w:t>中期搭建神经网络的时候载入数据遇到问题，无法将检测在研究过程中，我们对所取得的桩基的数据进行分析时遇到了几个问题与困难</w:t>
      </w:r>
      <w:r w:rsidRPr="00317CAC">
        <w:t>:</w:t>
      </w:r>
      <w:r w:rsidR="00F17A81" w:rsidRPr="00317CAC">
        <w:t xml:space="preserve"> </w:t>
      </w:r>
      <w:r w:rsidRPr="00317CAC">
        <w:t>数据的波形文件转化为细胞组文件到</w:t>
      </w:r>
      <w:r w:rsidRPr="00317CAC">
        <w:t>MATLAB</w:t>
      </w:r>
      <w:r w:rsidRPr="00317CAC">
        <w:t>中。</w:t>
      </w:r>
    </w:p>
    <w:p w14:paraId="5B97B970" w14:textId="77777777" w:rsidR="00AC218F" w:rsidRPr="00317CAC" w:rsidRDefault="00850CBA">
      <w:pPr>
        <w:spacing w:line="300" w:lineRule="auto"/>
        <w:ind w:firstLineChars="200" w:firstLine="420"/>
      </w:pPr>
      <w:r w:rsidRPr="00317CAC">
        <w:t xml:space="preserve">5. </w:t>
      </w:r>
      <w:r w:rsidRPr="00317CAC">
        <w:t>由于</w:t>
      </w:r>
      <w:r w:rsidRPr="00317CAC">
        <w:t>1</w:t>
      </w:r>
      <w:r w:rsidRPr="00317CAC">
        <w:t>、</w:t>
      </w:r>
      <w:r w:rsidRPr="00317CAC">
        <w:t>2</w:t>
      </w:r>
      <w:r w:rsidRPr="00317CAC">
        <w:t>类数据占比大所训练得到的成果预测精确值也相对高，但</w:t>
      </w:r>
      <w:r w:rsidRPr="00317CAC">
        <w:t>3</w:t>
      </w:r>
      <w:r w:rsidRPr="00317CAC">
        <w:t>、</w:t>
      </w:r>
      <w:r w:rsidRPr="00317CAC">
        <w:t>4</w:t>
      </w:r>
      <w:r w:rsidRPr="00317CAC">
        <w:t>类有问题的桩占比很小，训练集样本不够无法达到较高训练水平。我们改进了训练数据，将</w:t>
      </w:r>
      <w:r w:rsidRPr="00317CAC">
        <w:t>1-4</w:t>
      </w:r>
      <w:r w:rsidRPr="00317CAC">
        <w:t>类</w:t>
      </w:r>
      <w:proofErr w:type="gramStart"/>
      <w:r w:rsidRPr="00317CAC">
        <w:t>桩训练</w:t>
      </w:r>
      <w:proofErr w:type="gramEnd"/>
      <w:r w:rsidRPr="00317CAC">
        <w:t>数据处理为同数量的这样就解决了</w:t>
      </w:r>
      <w:r w:rsidRPr="00317CAC">
        <w:t>3</w:t>
      </w:r>
      <w:r w:rsidRPr="00317CAC">
        <w:t>、</w:t>
      </w:r>
      <w:r w:rsidRPr="00317CAC">
        <w:t>4</w:t>
      </w:r>
      <w:r w:rsidRPr="00317CAC">
        <w:t>类数据不够导致精确度的问题。</w:t>
      </w:r>
    </w:p>
    <w:p w14:paraId="66B1EE9A" w14:textId="77777777" w:rsidR="00AC218F" w:rsidRPr="00317CAC" w:rsidRDefault="00AC218F">
      <w:pPr>
        <w:spacing w:line="300" w:lineRule="auto"/>
        <w:ind w:firstLineChars="200" w:firstLine="420"/>
      </w:pPr>
    </w:p>
    <w:p w14:paraId="531B7FE2" w14:textId="4FA9AF93" w:rsidR="00AC218F" w:rsidRPr="00317CAC" w:rsidRDefault="00850CBA">
      <w:pPr>
        <w:pStyle w:val="3"/>
        <w:pPrChange w:id="933" w:author="DELL" w:date="2021-04-14T13:34:00Z">
          <w:pPr>
            <w:spacing w:line="300" w:lineRule="auto"/>
            <w:ind w:firstLineChars="200" w:firstLine="420"/>
            <w:outlineLvl w:val="2"/>
          </w:pPr>
        </w:pPrChange>
      </w:pPr>
      <w:bookmarkStart w:id="934" w:name="_Toc31311"/>
      <w:bookmarkStart w:id="935" w:name="_Toc25823"/>
      <w:bookmarkStart w:id="936" w:name="_Toc18371"/>
      <w:bookmarkStart w:id="937" w:name="_Toc8666"/>
      <w:bookmarkStart w:id="938" w:name="_Toc25235"/>
      <w:bookmarkStart w:id="939" w:name="_Toc25686"/>
      <w:bookmarkStart w:id="940" w:name="_Toc1785"/>
      <w:bookmarkStart w:id="941" w:name="_Toc29191"/>
      <w:bookmarkStart w:id="942" w:name="_Toc19551"/>
      <w:bookmarkStart w:id="943" w:name="_Toc477"/>
      <w:bookmarkStart w:id="944" w:name="_Toc25633"/>
      <w:bookmarkStart w:id="945" w:name="_Toc23226"/>
      <w:bookmarkStart w:id="946" w:name="_Toc6558"/>
      <w:bookmarkStart w:id="947" w:name="_Toc69300501"/>
      <w:r w:rsidRPr="00317CAC">
        <w:lastRenderedPageBreak/>
        <w:t>6.2</w:t>
      </w:r>
      <w:r w:rsidRPr="00317CAC">
        <w:t>建议：</w:t>
      </w:r>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p>
    <w:p w14:paraId="6105D731" w14:textId="77777777" w:rsidR="00AC218F" w:rsidRPr="00317CAC" w:rsidRDefault="00850CBA">
      <w:pPr>
        <w:spacing w:line="300" w:lineRule="auto"/>
        <w:ind w:firstLineChars="200" w:firstLine="420"/>
      </w:pPr>
      <w:r w:rsidRPr="00317CAC">
        <w:t>（</w:t>
      </w:r>
      <w:r w:rsidRPr="00317CAC">
        <w:t>1</w:t>
      </w:r>
      <w:r w:rsidRPr="00317CAC">
        <w:t>）若能够对于不同种类桩基的数据进行一次预分类，如将进行机械学习前数据，按不同类型分为由铁锤敲击的、由尼龙</w:t>
      </w:r>
      <w:proofErr w:type="gramStart"/>
      <w:r w:rsidRPr="00317CAC">
        <w:t>锤</w:t>
      </w:r>
      <w:proofErr w:type="gramEnd"/>
      <w:r w:rsidRPr="00317CAC">
        <w:t>敲击的、预制的管桩、现场浇筑的桩基，再按不同类型进行多个模型的建立，最后再组合在一起，这样将会提高桩基判断的准确性。（但也会提高项目工作量以及资料的处理难度）</w:t>
      </w:r>
    </w:p>
    <w:p w14:paraId="381D67B1" w14:textId="77777777" w:rsidR="00AC218F" w:rsidRPr="00317CAC" w:rsidRDefault="00850CBA">
      <w:pPr>
        <w:spacing w:line="300" w:lineRule="auto"/>
        <w:ind w:firstLineChars="200" w:firstLine="420"/>
      </w:pPr>
      <w:r w:rsidRPr="00317CAC">
        <w:t>（</w:t>
      </w:r>
      <w:r w:rsidRPr="00317CAC">
        <w:t>2</w:t>
      </w:r>
      <w:r w:rsidRPr="00317CAC">
        <w:t>）若能够在判断桩基的类型的过程中，并能够标记出缺陷桩的缺陷的具体位置和一定的信息，那将会对桩基的预测与处理有更大的帮助。</w:t>
      </w:r>
    </w:p>
    <w:p w14:paraId="5B1FB290" w14:textId="77777777" w:rsidR="00AC218F" w:rsidRPr="00317CAC" w:rsidRDefault="00850CBA">
      <w:pPr>
        <w:spacing w:line="300" w:lineRule="auto"/>
        <w:ind w:firstLineChars="200" w:firstLine="420"/>
      </w:pPr>
      <w:r w:rsidRPr="00317CAC">
        <w:t>（</w:t>
      </w:r>
      <w:r w:rsidRPr="00317CAC">
        <w:t>3</w:t>
      </w:r>
      <w:r w:rsidRPr="00317CAC">
        <w:t>）本项目从科研角度出发实现交叉学科之间的创新互补。在商用价值方面仍需进一步拓展试验和开发，暂时未能形成体系化、系统化的将任意一条波形数据导入就能快速导出预测结果的模式。</w:t>
      </w:r>
    </w:p>
    <w:p w14:paraId="6A12202B" w14:textId="77777777" w:rsidR="00AC218F" w:rsidRPr="00317CAC" w:rsidRDefault="00850CBA">
      <w:pPr>
        <w:spacing w:line="300" w:lineRule="auto"/>
        <w:ind w:firstLineChars="200" w:firstLine="420"/>
      </w:pPr>
      <w:r w:rsidRPr="00317CAC">
        <w:t>（</w:t>
      </w:r>
      <w:r w:rsidRPr="00317CAC">
        <w:t>4</w:t>
      </w:r>
      <w:r w:rsidRPr="00317CAC">
        <w:t>）我们所收集到的数据数量不算庞大，能够收集更多的数据供神经网络进行学习的话能够使它学习得更充分，从而达到更高的准确度。</w:t>
      </w:r>
    </w:p>
    <w:p w14:paraId="5468F400" w14:textId="77777777" w:rsidR="00AC218F" w:rsidRPr="00317CAC" w:rsidRDefault="00850CBA">
      <w:pPr>
        <w:spacing w:line="300" w:lineRule="auto"/>
        <w:ind w:firstLineChars="200" w:firstLine="420"/>
      </w:pPr>
      <w:r w:rsidRPr="00317CAC">
        <w:t>（</w:t>
      </w:r>
      <w:r w:rsidRPr="00317CAC">
        <w:t>5</w:t>
      </w:r>
      <w:r w:rsidRPr="00317CAC">
        <w:t>）尽可能的采用不同的神经网络模型。这样能够进行对比分析，从而确定最佳的神经网络模型。</w:t>
      </w:r>
    </w:p>
    <w:p w14:paraId="596590CB" w14:textId="77777777" w:rsidR="00AC218F" w:rsidRPr="00317CAC" w:rsidRDefault="00850CBA">
      <w:pPr>
        <w:spacing w:line="300" w:lineRule="auto"/>
        <w:ind w:firstLineChars="200" w:firstLine="420"/>
      </w:pPr>
      <w:r w:rsidRPr="00317CAC">
        <w:t>（</w:t>
      </w:r>
      <w:r w:rsidRPr="00317CAC">
        <w:t>6</w:t>
      </w:r>
      <w:r w:rsidRPr="00317CAC">
        <w:t>）对神经网络所要进行学习的数据进行严格的分类，确保神经网络能够高效率的学习并有较高的输出准确度。</w:t>
      </w:r>
    </w:p>
    <w:p w14:paraId="2870B20F" w14:textId="77777777" w:rsidR="00AC218F" w:rsidRPr="00317CAC" w:rsidRDefault="00850CBA">
      <w:pPr>
        <w:spacing w:line="300" w:lineRule="auto"/>
        <w:ind w:firstLineChars="200" w:firstLine="420"/>
      </w:pPr>
      <w:r w:rsidRPr="00317CAC">
        <w:t>由于实际情况中不良桩的数据较少，容易造成数据不均衡从而影响训练结果。因此可以利用</w:t>
      </w:r>
      <w:r w:rsidRPr="00317CAC">
        <w:t>flac-3d</w:t>
      </w:r>
      <w:r w:rsidRPr="00317CAC">
        <w:t>做出更多的各种类别的</w:t>
      </w:r>
      <w:proofErr w:type="gramStart"/>
      <w:r w:rsidRPr="00317CAC">
        <w:t>不良桩以供</w:t>
      </w:r>
      <w:proofErr w:type="gramEnd"/>
      <w:r w:rsidRPr="00317CAC">
        <w:t>神经网络进行系统全面的学习。</w:t>
      </w:r>
    </w:p>
    <w:p w14:paraId="066BBC06" w14:textId="77777777" w:rsidR="00AC218F" w:rsidRPr="00317CAC" w:rsidRDefault="00AC218F">
      <w:pPr>
        <w:widowControl/>
        <w:spacing w:line="300" w:lineRule="auto"/>
        <w:jc w:val="left"/>
      </w:pPr>
    </w:p>
    <w:p w14:paraId="6E18EC19" w14:textId="3E4C2436" w:rsidR="00AC218F" w:rsidRPr="00317CAC" w:rsidRDefault="00850CBA">
      <w:pPr>
        <w:pStyle w:val="2"/>
        <w:spacing w:line="300" w:lineRule="auto"/>
        <w:ind w:firstLineChars="200" w:firstLine="560"/>
        <w:pPrChange w:id="948" w:author="Conqueror" w:date="2021-04-06T21:29:00Z">
          <w:pPr>
            <w:widowControl/>
            <w:spacing w:line="300" w:lineRule="auto"/>
            <w:ind w:firstLineChars="200" w:firstLine="420"/>
            <w:jc w:val="left"/>
            <w:outlineLvl w:val="1"/>
          </w:pPr>
        </w:pPrChange>
      </w:pPr>
      <w:bookmarkStart w:id="949" w:name="_Toc30470"/>
      <w:bookmarkStart w:id="950" w:name="_Toc28589"/>
      <w:bookmarkStart w:id="951" w:name="_Toc6774"/>
      <w:bookmarkStart w:id="952" w:name="_Toc25343"/>
      <w:bookmarkStart w:id="953" w:name="_Toc3727"/>
      <w:bookmarkStart w:id="954" w:name="_Toc12307"/>
      <w:bookmarkStart w:id="955" w:name="_Toc9144"/>
      <w:bookmarkStart w:id="956" w:name="_Toc4113"/>
      <w:bookmarkStart w:id="957" w:name="_Toc29769"/>
      <w:bookmarkStart w:id="958" w:name="_Toc27585"/>
      <w:bookmarkStart w:id="959" w:name="_Toc3081"/>
      <w:bookmarkStart w:id="960" w:name="_Toc12567"/>
      <w:bookmarkStart w:id="961" w:name="_Toc3775"/>
      <w:del w:id="962" w:author="DELL" w:date="2021-04-14T13:44:00Z">
        <w:r w:rsidRPr="00317CAC" w:rsidDel="00ED0AA8">
          <w:rPr>
            <w:rFonts w:ascii="Times New Roman" w:hAnsi="Times New Roman" w:cs="Times New Roman"/>
          </w:rPr>
          <w:delText>七</w:delText>
        </w:r>
      </w:del>
      <w:bookmarkStart w:id="963" w:name="_Toc69300502"/>
      <w:ins w:id="964" w:author="DELL" w:date="2021-04-14T13:44:00Z">
        <w:r w:rsidR="00ED0AA8">
          <w:rPr>
            <w:rFonts w:ascii="Times New Roman" w:hAnsi="Times New Roman" w:cs="Times New Roman" w:hint="eastAsia"/>
            <w:lang w:eastAsia="zh-CN"/>
          </w:rPr>
          <w:t>7</w:t>
        </w:r>
      </w:ins>
      <w:r w:rsidRPr="00317CAC">
        <w:rPr>
          <w:rFonts w:ascii="Times New Roman" w:hAnsi="Times New Roman" w:cs="Times New Roman"/>
        </w:rPr>
        <w:t>、待深入研究的问题</w:t>
      </w:r>
      <w:bookmarkEnd w:id="949"/>
      <w:bookmarkEnd w:id="950"/>
      <w:bookmarkEnd w:id="951"/>
      <w:bookmarkEnd w:id="952"/>
      <w:bookmarkEnd w:id="953"/>
      <w:bookmarkEnd w:id="954"/>
      <w:bookmarkEnd w:id="955"/>
      <w:bookmarkEnd w:id="956"/>
      <w:bookmarkEnd w:id="957"/>
      <w:bookmarkEnd w:id="958"/>
      <w:bookmarkEnd w:id="959"/>
      <w:bookmarkEnd w:id="960"/>
      <w:bookmarkEnd w:id="961"/>
      <w:bookmarkEnd w:id="963"/>
    </w:p>
    <w:p w14:paraId="4D266495" w14:textId="77777777" w:rsidR="00AC218F" w:rsidRPr="00317CAC" w:rsidRDefault="00850CBA">
      <w:pPr>
        <w:pStyle w:val="3"/>
        <w:pPrChange w:id="965" w:author="DELL" w:date="2021-04-14T13:34:00Z">
          <w:pPr>
            <w:spacing w:line="300" w:lineRule="auto"/>
            <w:ind w:firstLineChars="200" w:firstLine="420"/>
            <w:outlineLvl w:val="2"/>
          </w:pPr>
        </w:pPrChange>
      </w:pPr>
      <w:r w:rsidRPr="00317CAC">
        <w:t xml:space="preserve"> </w:t>
      </w:r>
      <w:bookmarkStart w:id="966" w:name="_Toc2622"/>
      <w:bookmarkStart w:id="967" w:name="_Toc18991"/>
      <w:bookmarkStart w:id="968" w:name="_Toc20693"/>
      <w:bookmarkStart w:id="969" w:name="_Toc27640"/>
      <w:bookmarkStart w:id="970" w:name="_Toc22822"/>
      <w:bookmarkStart w:id="971" w:name="_Toc22014"/>
      <w:bookmarkStart w:id="972" w:name="_Toc2871"/>
      <w:bookmarkStart w:id="973" w:name="_Toc24396"/>
      <w:bookmarkStart w:id="974" w:name="_Toc13865"/>
      <w:bookmarkStart w:id="975" w:name="_Toc19787"/>
      <w:bookmarkStart w:id="976" w:name="_Toc31068"/>
      <w:bookmarkStart w:id="977" w:name="_Toc4400"/>
      <w:bookmarkStart w:id="978" w:name="_Toc18317"/>
      <w:bookmarkStart w:id="979" w:name="_Toc69300503"/>
      <w:r w:rsidRPr="00317CAC">
        <w:t>7.1</w:t>
      </w:r>
      <w:r w:rsidRPr="00317CAC">
        <w:t>训练精确度</w:t>
      </w:r>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p>
    <w:p w14:paraId="54ED7860" w14:textId="77777777" w:rsidR="00AC218F" w:rsidRPr="00317CAC" w:rsidRDefault="00850CBA">
      <w:pPr>
        <w:spacing w:line="300" w:lineRule="auto"/>
        <w:ind w:firstLineChars="200" w:firstLine="420"/>
      </w:pPr>
      <w:r w:rsidRPr="00317CAC">
        <w:t>从目前的训练成果来看，我们的模型训练集准确性达到</w:t>
      </w:r>
      <w:r w:rsidRPr="00317CAC">
        <w:t>86%</w:t>
      </w:r>
      <w:r w:rsidRPr="00317CAC">
        <w:t>，验证集准确性达到</w:t>
      </w:r>
      <w:r w:rsidRPr="00317CAC">
        <w:t>88.8%</w:t>
      </w:r>
      <w:r w:rsidRPr="00317CAC">
        <w:t>，可以说是达到了预定的一个目标。但研究应该精益求精，所以我们希望模型的准确度能达到更高甚至</w:t>
      </w:r>
      <w:r w:rsidRPr="00317CAC">
        <w:t>100%</w:t>
      </w:r>
      <w:r w:rsidRPr="00317CAC">
        <w:t>，这就要求对数据进行更准确的分类或者是改良神经网络模型。</w:t>
      </w:r>
    </w:p>
    <w:p w14:paraId="352FE952" w14:textId="77777777" w:rsidR="00AC218F" w:rsidRPr="00317CAC" w:rsidRDefault="00AC218F">
      <w:pPr>
        <w:spacing w:line="300" w:lineRule="auto"/>
        <w:ind w:firstLineChars="200" w:firstLine="420"/>
      </w:pPr>
    </w:p>
    <w:p w14:paraId="0A16BE97" w14:textId="77777777" w:rsidR="00AC218F" w:rsidRPr="00317CAC" w:rsidRDefault="00850CBA">
      <w:pPr>
        <w:pStyle w:val="3"/>
        <w:pPrChange w:id="980" w:author="DELL" w:date="2021-04-14T13:34:00Z">
          <w:pPr>
            <w:spacing w:line="300" w:lineRule="auto"/>
            <w:ind w:firstLineChars="200" w:firstLine="420"/>
            <w:outlineLvl w:val="2"/>
          </w:pPr>
        </w:pPrChange>
      </w:pPr>
      <w:bookmarkStart w:id="981" w:name="_Toc26482"/>
      <w:bookmarkStart w:id="982" w:name="_Toc15548"/>
      <w:bookmarkStart w:id="983" w:name="_Toc18467"/>
      <w:bookmarkStart w:id="984" w:name="_Toc867"/>
      <w:bookmarkStart w:id="985" w:name="_Toc22360"/>
      <w:bookmarkStart w:id="986" w:name="_Toc15577"/>
      <w:bookmarkStart w:id="987" w:name="_Toc27360"/>
      <w:bookmarkStart w:id="988" w:name="_Toc13671"/>
      <w:bookmarkStart w:id="989" w:name="_Toc27941"/>
      <w:bookmarkStart w:id="990" w:name="_Toc24320"/>
      <w:bookmarkStart w:id="991" w:name="_Toc3502"/>
      <w:bookmarkStart w:id="992" w:name="_Toc3208"/>
      <w:bookmarkStart w:id="993" w:name="_Toc24702"/>
      <w:bookmarkStart w:id="994" w:name="_Toc69300504"/>
      <w:r w:rsidRPr="00317CAC">
        <w:t>7.2</w:t>
      </w:r>
      <w:r w:rsidRPr="00317CAC">
        <w:t>对数据进行准确分类</w:t>
      </w:r>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p>
    <w:p w14:paraId="259A6B7E" w14:textId="77777777" w:rsidR="00AC218F" w:rsidRPr="00317CAC" w:rsidRDefault="00850CBA">
      <w:pPr>
        <w:spacing w:line="300" w:lineRule="auto"/>
        <w:ind w:firstLineChars="200" w:firstLine="420"/>
      </w:pPr>
      <w:del w:id="995" w:author="DELL" w:date="2021-04-14T13:33:00Z">
        <w:r w:rsidRPr="00317CAC" w:rsidDel="002F237A">
          <w:delText xml:space="preserve">  </w:delText>
        </w:r>
      </w:del>
      <w:r w:rsidRPr="00317CAC">
        <w:t>由于在进行数据标定时，未能够有效区分灌注桩及预制管桩、铁锤敲击和尼龙</w:t>
      </w:r>
      <w:proofErr w:type="gramStart"/>
      <w:r w:rsidRPr="00317CAC">
        <w:t>锤</w:t>
      </w:r>
      <w:proofErr w:type="gramEnd"/>
      <w:r w:rsidRPr="00317CAC">
        <w:t>敲击，导致对</w:t>
      </w:r>
      <w:proofErr w:type="gramStart"/>
      <w:r w:rsidRPr="00317CAC">
        <w:t>桩基时频曲线图</w:t>
      </w:r>
      <w:proofErr w:type="gramEnd"/>
      <w:r w:rsidRPr="00317CAC">
        <w:t>的判断模糊，只能够将他们去除。但为了模型能够精准判别并进行分类，我们接下来要继续深入研究的就是将灌注桩、预制管桩、铁锤敲击、尼龙</w:t>
      </w:r>
      <w:proofErr w:type="gramStart"/>
      <w:r w:rsidRPr="00317CAC">
        <w:t>锤</w:t>
      </w:r>
      <w:proofErr w:type="gramEnd"/>
      <w:r w:rsidRPr="00317CAC">
        <w:t>敲击区分出来，各自进行分类，进行数据增强，再交给神经网络进行学习，从而提高准确度。</w:t>
      </w:r>
    </w:p>
    <w:p w14:paraId="301A82F0" w14:textId="77777777" w:rsidR="00AC218F" w:rsidRPr="00317CAC" w:rsidRDefault="00AC218F">
      <w:pPr>
        <w:spacing w:line="300" w:lineRule="auto"/>
        <w:ind w:firstLineChars="200" w:firstLine="420"/>
      </w:pPr>
    </w:p>
    <w:p w14:paraId="041DF394" w14:textId="77777777" w:rsidR="00AC218F" w:rsidRPr="00317CAC" w:rsidRDefault="00850CBA">
      <w:pPr>
        <w:pStyle w:val="3"/>
        <w:pPrChange w:id="996" w:author="DELL" w:date="2021-04-14T13:34:00Z">
          <w:pPr>
            <w:spacing w:line="300" w:lineRule="auto"/>
            <w:ind w:firstLineChars="200" w:firstLine="420"/>
            <w:outlineLvl w:val="2"/>
          </w:pPr>
        </w:pPrChange>
      </w:pPr>
      <w:bookmarkStart w:id="997" w:name="_Toc24879"/>
      <w:bookmarkStart w:id="998" w:name="_Toc10634"/>
      <w:bookmarkStart w:id="999" w:name="_Toc3109"/>
      <w:bookmarkStart w:id="1000" w:name="_Toc29643"/>
      <w:bookmarkStart w:id="1001" w:name="_Toc25616"/>
      <w:bookmarkStart w:id="1002" w:name="_Toc24288"/>
      <w:bookmarkStart w:id="1003" w:name="_Toc12579"/>
      <w:bookmarkStart w:id="1004" w:name="_Toc18140"/>
      <w:bookmarkStart w:id="1005" w:name="_Toc5641"/>
      <w:bookmarkStart w:id="1006" w:name="_Toc2838"/>
      <w:bookmarkStart w:id="1007" w:name="_Toc22918"/>
      <w:bookmarkStart w:id="1008" w:name="_Toc14347"/>
      <w:bookmarkStart w:id="1009" w:name="_Toc26576"/>
      <w:bookmarkStart w:id="1010" w:name="_Toc69300505"/>
      <w:r w:rsidRPr="00317CAC">
        <w:lastRenderedPageBreak/>
        <w:t>7.3</w:t>
      </w:r>
      <w:r w:rsidRPr="00317CAC">
        <w:t>对神经网络进行改良</w:t>
      </w:r>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p>
    <w:p w14:paraId="0C1625B3" w14:textId="77777777" w:rsidR="00AC218F" w:rsidRPr="00317CAC" w:rsidRDefault="00850CBA">
      <w:pPr>
        <w:spacing w:line="300" w:lineRule="auto"/>
        <w:ind w:firstLineChars="200" w:firstLine="420"/>
        <w:rPr>
          <w:rFonts w:eastAsiaTheme="minorHAnsi"/>
        </w:rPr>
      </w:pPr>
      <w:commentRangeStart w:id="1011"/>
      <w:r w:rsidRPr="00317CAC">
        <w:t xml:space="preserve">  </w:t>
      </w:r>
      <w:r w:rsidRPr="00317CAC">
        <w:t>在数据已经增强到极限时，想要再提高准确度的话只能够对神经系统进行改良。我们目前所使用的是</w:t>
      </w:r>
      <w:r w:rsidRPr="00104FB2">
        <w:rPr>
          <w:rFonts w:asciiTheme="minorEastAsia" w:eastAsiaTheme="minorEastAsia" w:hAnsiTheme="minorEastAsia"/>
          <w:rPrChange w:id="1012" w:author="1379323603@qq.com" w:date="2021-04-14T14:56:00Z">
            <w:rPr>
              <w:rFonts w:eastAsiaTheme="minorHAnsi"/>
            </w:rPr>
          </w:rPrChange>
        </w:rPr>
        <w:t>LSTM</w:t>
      </w:r>
      <w:r w:rsidRPr="00104FB2">
        <w:rPr>
          <w:rFonts w:asciiTheme="minorEastAsia" w:eastAsiaTheme="minorEastAsia" w:hAnsiTheme="minorEastAsia" w:cs="微软雅黑" w:hint="eastAsia"/>
          <w:rPrChange w:id="1013" w:author="1379323603@qq.com" w:date="2021-04-14T14:56:00Z">
            <w:rPr>
              <w:rFonts w:ascii="微软雅黑" w:eastAsia="微软雅黑" w:hAnsi="微软雅黑" w:cs="微软雅黑" w:hint="eastAsia"/>
            </w:rPr>
          </w:rPrChange>
        </w:rPr>
        <w:t>神经网络</w:t>
      </w:r>
      <w:r w:rsidRPr="00104FB2">
        <w:rPr>
          <w:rFonts w:asciiTheme="minorEastAsia" w:eastAsiaTheme="minorEastAsia" w:hAnsiTheme="minorEastAsia"/>
          <w:rPrChange w:id="1014" w:author="1379323603@qq.com" w:date="2021-04-14T14:56:00Z">
            <w:rPr/>
          </w:rPrChange>
        </w:rPr>
        <w:t>。</w:t>
      </w:r>
      <w:r w:rsidRPr="00104FB2">
        <w:rPr>
          <w:rFonts w:asciiTheme="minorEastAsia" w:eastAsiaTheme="minorEastAsia" w:hAnsiTheme="minorEastAsia"/>
          <w:rPrChange w:id="1015" w:author="1379323603@qq.com" w:date="2021-04-14T14:56:00Z">
            <w:rPr>
              <w:rFonts w:eastAsiaTheme="minorHAnsi"/>
            </w:rPr>
          </w:rPrChange>
        </w:rPr>
        <w:t>LSTM</w:t>
      </w:r>
      <w:r w:rsidRPr="00104FB2">
        <w:rPr>
          <w:rFonts w:asciiTheme="minorEastAsia" w:eastAsiaTheme="minorEastAsia" w:hAnsiTheme="minorEastAsia" w:cs="微软雅黑" w:hint="eastAsia"/>
          <w:rPrChange w:id="1016" w:author="1379323603@qq.com" w:date="2021-04-14T14:56:00Z">
            <w:rPr>
              <w:rFonts w:ascii="微软雅黑" w:eastAsia="微软雅黑" w:hAnsi="微软雅黑" w:cs="微软雅黑" w:hint="eastAsia"/>
            </w:rPr>
          </w:rPrChange>
        </w:rPr>
        <w:t>网络的核心组件是序列输入层和</w:t>
      </w:r>
      <w:r w:rsidRPr="00104FB2">
        <w:rPr>
          <w:rFonts w:asciiTheme="minorEastAsia" w:eastAsiaTheme="minorEastAsia" w:hAnsiTheme="minorEastAsia"/>
          <w:rPrChange w:id="1017" w:author="1379323603@qq.com" w:date="2021-04-14T14:56:00Z">
            <w:rPr>
              <w:rFonts w:eastAsiaTheme="minorHAnsi"/>
            </w:rPr>
          </w:rPrChange>
        </w:rPr>
        <w:t>LSTM</w:t>
      </w:r>
      <w:r w:rsidRPr="00104FB2">
        <w:rPr>
          <w:rFonts w:asciiTheme="minorEastAsia" w:eastAsiaTheme="minorEastAsia" w:hAnsiTheme="minorEastAsia" w:cs="微软雅黑" w:hint="eastAsia"/>
          <w:rPrChange w:id="1018" w:author="1379323603@qq.com" w:date="2021-04-14T14:56:00Z">
            <w:rPr>
              <w:rFonts w:ascii="微软雅黑" w:eastAsia="微软雅黑" w:hAnsi="微软雅黑" w:cs="微软雅黑" w:hint="eastAsia"/>
            </w:rPr>
          </w:rPrChange>
        </w:rPr>
        <w:t>层。序列输入层将序列或时序数据输入网络中。</w:t>
      </w:r>
      <w:r w:rsidRPr="00104FB2">
        <w:rPr>
          <w:rFonts w:asciiTheme="minorEastAsia" w:eastAsiaTheme="minorEastAsia" w:hAnsiTheme="minorEastAsia"/>
          <w:rPrChange w:id="1019" w:author="1379323603@qq.com" w:date="2021-04-14T14:56:00Z">
            <w:rPr>
              <w:rFonts w:eastAsiaTheme="minorHAnsi"/>
            </w:rPr>
          </w:rPrChange>
        </w:rPr>
        <w:t>LSTM</w:t>
      </w:r>
      <w:proofErr w:type="gramStart"/>
      <w:r w:rsidRPr="00104FB2">
        <w:rPr>
          <w:rFonts w:asciiTheme="minorEastAsia" w:eastAsiaTheme="minorEastAsia" w:hAnsiTheme="minorEastAsia" w:cs="微软雅黑" w:hint="eastAsia"/>
          <w:rPrChange w:id="1020" w:author="1379323603@qq.com" w:date="2021-04-14T14:56:00Z">
            <w:rPr>
              <w:rFonts w:ascii="微软雅黑" w:eastAsia="微软雅黑" w:hAnsi="微软雅黑" w:cs="微软雅黑" w:hint="eastAsia"/>
            </w:rPr>
          </w:rPrChange>
        </w:rPr>
        <w:t>层学习</w:t>
      </w:r>
      <w:proofErr w:type="gramEnd"/>
      <w:r w:rsidRPr="00104FB2">
        <w:rPr>
          <w:rFonts w:asciiTheme="minorEastAsia" w:eastAsiaTheme="minorEastAsia" w:hAnsiTheme="minorEastAsia" w:cs="微软雅黑" w:hint="eastAsia"/>
          <w:rPrChange w:id="1021" w:author="1379323603@qq.com" w:date="2021-04-14T14:56:00Z">
            <w:rPr>
              <w:rFonts w:ascii="微软雅黑" w:eastAsia="微软雅黑" w:hAnsi="微软雅黑" w:cs="微软雅黑" w:hint="eastAsia"/>
            </w:rPr>
          </w:rPrChange>
        </w:rPr>
        <w:t>序列数据的时间</w:t>
      </w:r>
      <w:proofErr w:type="gramStart"/>
      <w:r w:rsidRPr="00104FB2">
        <w:rPr>
          <w:rFonts w:asciiTheme="minorEastAsia" w:eastAsiaTheme="minorEastAsia" w:hAnsiTheme="minorEastAsia" w:cs="微软雅黑" w:hint="eastAsia"/>
          <w:rPrChange w:id="1022" w:author="1379323603@qq.com" w:date="2021-04-14T14:56:00Z">
            <w:rPr>
              <w:rFonts w:ascii="微软雅黑" w:eastAsia="微软雅黑" w:hAnsi="微软雅黑" w:cs="微软雅黑" w:hint="eastAsia"/>
            </w:rPr>
          </w:rPrChange>
        </w:rPr>
        <w:t>步之间</w:t>
      </w:r>
      <w:proofErr w:type="gramEnd"/>
      <w:r w:rsidRPr="00104FB2">
        <w:rPr>
          <w:rFonts w:asciiTheme="minorEastAsia" w:eastAsiaTheme="minorEastAsia" w:hAnsiTheme="minorEastAsia" w:cs="微软雅黑" w:hint="eastAsia"/>
          <w:rPrChange w:id="1023" w:author="1379323603@qq.com" w:date="2021-04-14T14:56:00Z">
            <w:rPr>
              <w:rFonts w:ascii="微软雅黑" w:eastAsia="微软雅黑" w:hAnsi="微软雅黑" w:cs="微软雅黑" w:hint="eastAsia"/>
            </w:rPr>
          </w:rPrChange>
        </w:rPr>
        <w:t>的长期相关性。对于分类</w:t>
      </w:r>
      <w:r w:rsidRPr="00104FB2">
        <w:rPr>
          <w:rFonts w:asciiTheme="minorEastAsia" w:eastAsiaTheme="minorEastAsia" w:hAnsiTheme="minorEastAsia"/>
          <w:rPrChange w:id="1024" w:author="1379323603@qq.com" w:date="2021-04-14T14:56:00Z">
            <w:rPr>
              <w:rFonts w:eastAsiaTheme="minorHAnsi"/>
            </w:rPr>
          </w:rPrChange>
        </w:rPr>
        <w:t>LSTM</w:t>
      </w:r>
      <w:r w:rsidRPr="00104FB2">
        <w:rPr>
          <w:rFonts w:asciiTheme="minorEastAsia" w:eastAsiaTheme="minorEastAsia" w:hAnsiTheme="minorEastAsia" w:cs="微软雅黑" w:hint="eastAsia"/>
          <w:rPrChange w:id="1025" w:author="1379323603@qq.com" w:date="2021-04-14T14:56:00Z">
            <w:rPr>
              <w:rFonts w:ascii="微软雅黑" w:eastAsia="微软雅黑" w:hAnsi="微软雅黑" w:cs="微软雅黑" w:hint="eastAsia"/>
            </w:rPr>
          </w:rPrChange>
        </w:rPr>
        <w:t>网络，创建一个序列输入层、一个</w:t>
      </w:r>
      <w:r w:rsidRPr="00104FB2">
        <w:rPr>
          <w:rFonts w:asciiTheme="minorEastAsia" w:eastAsiaTheme="minorEastAsia" w:hAnsiTheme="minorEastAsia"/>
          <w:rPrChange w:id="1026" w:author="1379323603@qq.com" w:date="2021-04-14T14:56:00Z">
            <w:rPr>
              <w:rFonts w:eastAsiaTheme="minorHAnsi"/>
            </w:rPr>
          </w:rPrChange>
        </w:rPr>
        <w:t>LSTM</w:t>
      </w:r>
      <w:r w:rsidRPr="00104FB2">
        <w:rPr>
          <w:rFonts w:asciiTheme="minorEastAsia" w:eastAsiaTheme="minorEastAsia" w:hAnsiTheme="minorEastAsia" w:cs="微软雅黑" w:hint="eastAsia"/>
          <w:rPrChange w:id="1027" w:author="1379323603@qq.com" w:date="2021-04-14T14:56:00Z">
            <w:rPr>
              <w:rFonts w:ascii="微软雅黑" w:eastAsia="微软雅黑" w:hAnsi="微软雅黑" w:cs="微软雅黑" w:hint="eastAsia"/>
            </w:rPr>
          </w:rPrChange>
        </w:rPr>
        <w:t>层、一个全连接层、一个</w:t>
      </w:r>
      <w:proofErr w:type="spellStart"/>
      <w:r w:rsidRPr="00104FB2">
        <w:rPr>
          <w:rFonts w:asciiTheme="minorEastAsia" w:eastAsiaTheme="minorEastAsia" w:hAnsiTheme="minorEastAsia"/>
          <w:rPrChange w:id="1028" w:author="1379323603@qq.com" w:date="2021-04-14T14:56:00Z">
            <w:rPr>
              <w:rFonts w:eastAsiaTheme="minorHAnsi"/>
            </w:rPr>
          </w:rPrChange>
        </w:rPr>
        <w:t>softmax</w:t>
      </w:r>
      <w:proofErr w:type="spellEnd"/>
      <w:r w:rsidRPr="00104FB2">
        <w:rPr>
          <w:rFonts w:asciiTheme="minorEastAsia" w:eastAsiaTheme="minorEastAsia" w:hAnsiTheme="minorEastAsia" w:cs="微软雅黑" w:hint="eastAsia"/>
          <w:rPrChange w:id="1029" w:author="1379323603@qq.com" w:date="2021-04-14T14:56:00Z">
            <w:rPr>
              <w:rFonts w:ascii="微软雅黑" w:eastAsia="微软雅黑" w:hAnsi="微软雅黑" w:cs="微软雅黑" w:hint="eastAsia"/>
            </w:rPr>
          </w:rPrChange>
        </w:rPr>
        <w:t>层和一个分类输出层。</w:t>
      </w:r>
      <w:commentRangeEnd w:id="1011"/>
      <w:r w:rsidR="005B2008" w:rsidRPr="00104FB2">
        <w:rPr>
          <w:rStyle w:val="af2"/>
          <w:rFonts w:asciiTheme="minorEastAsia" w:eastAsiaTheme="minorEastAsia" w:hAnsiTheme="minorEastAsia"/>
          <w:rPrChange w:id="1030" w:author="1379323603@qq.com" w:date="2021-04-14T14:56:00Z">
            <w:rPr>
              <w:rStyle w:val="af2"/>
            </w:rPr>
          </w:rPrChange>
        </w:rPr>
        <w:commentReference w:id="1011"/>
      </w:r>
    </w:p>
    <w:p w14:paraId="48B0E898" w14:textId="77777777" w:rsidR="00AC218F" w:rsidRPr="00317CAC" w:rsidRDefault="00850CBA">
      <w:pPr>
        <w:spacing w:line="300" w:lineRule="auto"/>
        <w:ind w:firstLineChars="200" w:firstLine="420"/>
      </w:pPr>
      <w:r w:rsidRPr="00317CAC">
        <w:t>每个神经网络都具有其最佳的超参数集合，因为这会提高神经网络的准确性。我们可以从以下几个方面入手。</w:t>
      </w:r>
    </w:p>
    <w:p w14:paraId="45D7DB45" w14:textId="77777777" w:rsidR="00AC218F" w:rsidRPr="00317CAC" w:rsidRDefault="00850CBA">
      <w:pPr>
        <w:numPr>
          <w:ilvl w:val="0"/>
          <w:numId w:val="1"/>
        </w:numPr>
        <w:spacing w:line="300" w:lineRule="auto"/>
        <w:ind w:firstLineChars="200" w:firstLine="420"/>
      </w:pPr>
      <w:r w:rsidRPr="00317CAC">
        <w:t>学习率</w:t>
      </w:r>
      <w:r w:rsidRPr="00317CAC">
        <w:t>——</w:t>
      </w:r>
      <w:r w:rsidRPr="00317CAC">
        <w:t>选择最佳学习率非常重要，因为它决定了我们的网络是否收敛到最低值。选择最高学习率几乎不会让我们达到最低标准，因为我们很有可能超越它。因此，我们总是在最低点附近，但从来没有收敛到它。选择一个小的学习率可以帮助神经网络收敛到最小值，但需要大量的时间。因此，我们必须对网络进行更长时间的训练。较小的学习率也会使网络容易陷入局部最小化，即由于学习率较低，网络将会收敛到局部最小值，并且无法退出。因此，我们需要选对最佳学习率。</w:t>
      </w:r>
    </w:p>
    <w:p w14:paraId="0503CDEC" w14:textId="77777777" w:rsidR="00AC218F" w:rsidRPr="00317CAC" w:rsidRDefault="00850CBA">
      <w:pPr>
        <w:numPr>
          <w:ilvl w:val="0"/>
          <w:numId w:val="1"/>
        </w:numPr>
        <w:spacing w:line="300" w:lineRule="auto"/>
        <w:ind w:firstLineChars="200" w:firstLine="420"/>
      </w:pPr>
      <w:r w:rsidRPr="00317CAC">
        <w:t>网络体系结构</w:t>
      </w:r>
      <w:r w:rsidRPr="00317CAC">
        <w:t>——</w:t>
      </w:r>
      <w:r w:rsidRPr="00317CAC">
        <w:t>没有标准体系结构可以在所有测试案例中为你提供高精度。我们必须尝试，尝试不同的体系结构，直至找到最适合我们的神经网络体系。</w:t>
      </w:r>
    </w:p>
    <w:p w14:paraId="7DFF80C4" w14:textId="77777777" w:rsidR="00AC218F" w:rsidRPr="00317CAC" w:rsidRDefault="00850CBA">
      <w:pPr>
        <w:numPr>
          <w:ilvl w:val="0"/>
          <w:numId w:val="1"/>
        </w:numPr>
        <w:spacing w:line="300" w:lineRule="auto"/>
        <w:ind w:firstLineChars="200" w:firstLine="420"/>
      </w:pPr>
      <w:r w:rsidRPr="00317CAC">
        <w:t>优化器和</w:t>
      </w:r>
      <w:r w:rsidRPr="00317CAC">
        <w:t>Loss function——</w:t>
      </w:r>
      <w:r w:rsidRPr="00317CAC">
        <w:t>有无数的选项供我们选择。事实上，如果需要，甚至可以定义自定义丢失函数。但常用的优化器是</w:t>
      </w:r>
      <w:r w:rsidRPr="00317CAC">
        <w:t>RMSprop</w:t>
      </w:r>
      <w:r w:rsidRPr="00317CAC">
        <w:t>，随机梯度下降和</w:t>
      </w:r>
      <w:r w:rsidRPr="00317CAC">
        <w:t>Adam</w:t>
      </w:r>
      <w:r w:rsidRPr="00317CAC">
        <w:t>，这些优化</w:t>
      </w:r>
      <w:proofErr w:type="gramStart"/>
      <w:r w:rsidRPr="00317CAC">
        <w:t>器似乎</w:t>
      </w:r>
      <w:proofErr w:type="gramEnd"/>
      <w:r w:rsidRPr="00317CAC">
        <w:t>适用于大多数用例。由于我们的是分类任务，那么常用的损失函数是分类交叉熵。</w:t>
      </w:r>
    </w:p>
    <w:p w14:paraId="30CDA2C9" w14:textId="119FD119" w:rsidR="00AC218F" w:rsidRPr="00317CAC" w:rsidRDefault="00850CBA" w:rsidP="009223B9">
      <w:pPr>
        <w:numPr>
          <w:ilvl w:val="0"/>
          <w:numId w:val="1"/>
        </w:numPr>
        <w:spacing w:line="300" w:lineRule="auto"/>
        <w:ind w:firstLineChars="200" w:firstLine="420"/>
      </w:pPr>
      <w:r w:rsidRPr="00317CAC">
        <w:t>激活函数</w:t>
      </w:r>
      <w:r w:rsidRPr="00317CAC">
        <w:t>——</w:t>
      </w:r>
      <w:r w:rsidRPr="00317CAC">
        <w:t>激活函数将非线性功能输入映射到输出。激活函数非常重要，选择正确的激活函数可帮助我们的模型更好地学习。如今，整流线性单元（</w:t>
      </w:r>
      <w:r w:rsidR="00FD69E7" w:rsidRPr="00317CAC">
        <w:t>tanh</w:t>
      </w:r>
      <w:r w:rsidRPr="00317CAC">
        <w:t>）是最广泛使用的激活函数，因为它解决了渐变消失的问题。早期的</w:t>
      </w:r>
      <w:r w:rsidRPr="00317CAC">
        <w:t>Sigmoid</w:t>
      </w:r>
      <w:r w:rsidRPr="00317CAC">
        <w:t>和</w:t>
      </w:r>
      <w:r w:rsidRPr="00317CAC">
        <w:t>Tanh</w:t>
      </w:r>
      <w:r w:rsidRPr="00317CAC">
        <w:t>是使用最广泛的激活函数。但是，他们遭遇了消失梯度的问题，即在反向传播期间，当它们到达开始层时，梯度会减少。这阻止了神经网络扩大到更多层次的更大尺寸。</w:t>
      </w:r>
      <w:r w:rsidR="00FD69E7" w:rsidRPr="00317CAC">
        <w:t>tanh</w:t>
      </w:r>
      <w:r w:rsidRPr="00317CAC">
        <w:t>能够克服这个问题，因此允许神经网络具有大尺寸。</w:t>
      </w:r>
    </w:p>
    <w:p w14:paraId="5BEAD40E" w14:textId="565A1F92" w:rsidR="00AC218F" w:rsidRPr="00317CAC" w:rsidRDefault="00850CBA">
      <w:pPr>
        <w:pStyle w:val="2"/>
        <w:spacing w:line="300" w:lineRule="auto"/>
        <w:ind w:firstLineChars="200" w:firstLine="560"/>
        <w:pPrChange w:id="1031" w:author="Conqueror" w:date="2021-04-06T21:30:00Z">
          <w:pPr>
            <w:spacing w:line="300" w:lineRule="auto"/>
            <w:ind w:firstLineChars="200" w:firstLine="420"/>
            <w:jc w:val="left"/>
            <w:outlineLvl w:val="1"/>
          </w:pPr>
        </w:pPrChange>
      </w:pPr>
      <w:bookmarkStart w:id="1032" w:name="_Toc5839"/>
      <w:bookmarkStart w:id="1033" w:name="_Toc5793"/>
      <w:bookmarkStart w:id="1034" w:name="_Toc18141"/>
      <w:bookmarkStart w:id="1035" w:name="_Toc19342"/>
      <w:bookmarkStart w:id="1036" w:name="_Toc17030"/>
      <w:bookmarkStart w:id="1037" w:name="_Toc21898"/>
      <w:bookmarkStart w:id="1038" w:name="_Toc5044"/>
      <w:bookmarkStart w:id="1039" w:name="_Toc9924"/>
      <w:bookmarkStart w:id="1040" w:name="_Toc30610"/>
      <w:bookmarkStart w:id="1041" w:name="_Toc31133"/>
      <w:bookmarkStart w:id="1042" w:name="_Toc30123"/>
      <w:bookmarkStart w:id="1043" w:name="_Toc32281"/>
      <w:bookmarkStart w:id="1044" w:name="_Toc1138"/>
      <w:del w:id="1045" w:author="DELL" w:date="2021-04-14T13:44:00Z">
        <w:r w:rsidRPr="00317CAC" w:rsidDel="00ED0AA8">
          <w:rPr>
            <w:rFonts w:ascii="Times New Roman" w:hAnsi="Times New Roman" w:cs="Times New Roman"/>
          </w:rPr>
          <w:delText>八</w:delText>
        </w:r>
      </w:del>
      <w:bookmarkStart w:id="1046" w:name="_Toc69300506"/>
      <w:ins w:id="1047" w:author="DELL" w:date="2021-04-14T13:44:00Z">
        <w:r w:rsidR="00ED0AA8">
          <w:rPr>
            <w:rFonts w:ascii="Times New Roman" w:hAnsi="Times New Roman" w:cs="Times New Roman" w:hint="eastAsia"/>
            <w:lang w:eastAsia="zh-CN"/>
          </w:rPr>
          <w:t>8</w:t>
        </w:r>
      </w:ins>
      <w:r w:rsidRPr="00317CAC">
        <w:rPr>
          <w:rFonts w:ascii="Times New Roman" w:hAnsi="Times New Roman" w:cs="Times New Roman"/>
        </w:rPr>
        <w:t>、参考文献</w:t>
      </w:r>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6"/>
    </w:p>
    <w:p w14:paraId="5AD61186" w14:textId="77777777" w:rsidR="00AC218F" w:rsidRPr="00317CAC" w:rsidRDefault="00850CBA">
      <w:pPr>
        <w:widowControl/>
        <w:spacing w:line="300" w:lineRule="auto"/>
        <w:ind w:firstLineChars="200" w:firstLine="420"/>
        <w:jc w:val="left"/>
      </w:pPr>
      <w:bookmarkStart w:id="1048" w:name="_Hlk69050551"/>
      <w:r w:rsidRPr="00317CAC">
        <w:t>[1]</w:t>
      </w:r>
      <w:proofErr w:type="gramStart"/>
      <w:r w:rsidRPr="00317CAC">
        <w:t>高毅</w:t>
      </w:r>
      <w:proofErr w:type="gramEnd"/>
      <w:r w:rsidRPr="00317CAC">
        <w:t xml:space="preserve">. </w:t>
      </w:r>
      <w:r w:rsidRPr="00317CAC">
        <w:t>低应变法检测桩身曲线的</w:t>
      </w:r>
      <w:r w:rsidRPr="00317CAC">
        <w:t>BP</w:t>
      </w:r>
      <w:r w:rsidRPr="00317CAC">
        <w:t>神经网络识别</w:t>
      </w:r>
      <w:r w:rsidRPr="00317CAC">
        <w:t>[D].</w:t>
      </w:r>
      <w:r w:rsidRPr="00317CAC">
        <w:t>兰州大学</w:t>
      </w:r>
      <w:r w:rsidRPr="00317CAC">
        <w:t>,2012.</w:t>
      </w:r>
    </w:p>
    <w:p w14:paraId="616B25DB" w14:textId="77777777" w:rsidR="00AC218F" w:rsidRPr="00317CAC" w:rsidRDefault="00850CBA">
      <w:pPr>
        <w:widowControl/>
        <w:spacing w:line="300" w:lineRule="auto"/>
        <w:ind w:firstLineChars="200" w:firstLine="420"/>
        <w:jc w:val="left"/>
      </w:pPr>
      <w:r w:rsidRPr="00317CAC">
        <w:t>[2]</w:t>
      </w:r>
      <w:r w:rsidRPr="00317CAC">
        <w:t>邵广周</w:t>
      </w:r>
      <w:r w:rsidRPr="00317CAC">
        <w:t xml:space="preserve">. </w:t>
      </w:r>
      <w:r w:rsidRPr="00317CAC">
        <w:t>缺损桩检测系统研究</w:t>
      </w:r>
      <w:r w:rsidRPr="00317CAC">
        <w:t>[D].</w:t>
      </w:r>
      <w:r w:rsidRPr="00317CAC">
        <w:t>长安大学</w:t>
      </w:r>
      <w:r w:rsidRPr="00317CAC">
        <w:t>,2003.</w:t>
      </w:r>
    </w:p>
    <w:p w14:paraId="66983D24" w14:textId="77777777" w:rsidR="00AC218F" w:rsidRPr="00317CAC" w:rsidRDefault="00850CBA">
      <w:pPr>
        <w:widowControl/>
        <w:spacing w:line="300" w:lineRule="auto"/>
        <w:ind w:firstLineChars="200" w:firstLine="420"/>
        <w:jc w:val="left"/>
      </w:pPr>
      <w:r w:rsidRPr="00317CAC">
        <w:t>[3]</w:t>
      </w:r>
      <w:r w:rsidRPr="00317CAC">
        <w:t>蔡棋瑛</w:t>
      </w:r>
      <w:r w:rsidRPr="00317CAC">
        <w:t xml:space="preserve">. </w:t>
      </w:r>
      <w:r w:rsidRPr="00317CAC">
        <w:t>基于小波分析和神经网络的桩身缺陷诊断</w:t>
      </w:r>
      <w:r w:rsidRPr="00317CAC">
        <w:t>[D].</w:t>
      </w:r>
      <w:r w:rsidRPr="00317CAC">
        <w:t>华侨大学</w:t>
      </w:r>
      <w:r w:rsidRPr="00317CAC">
        <w:t>,2001.</w:t>
      </w:r>
    </w:p>
    <w:p w14:paraId="796E6E35" w14:textId="36871AF3" w:rsidR="00AC218F" w:rsidRPr="00317CAC" w:rsidRDefault="00850CBA">
      <w:pPr>
        <w:widowControl/>
        <w:spacing w:line="300" w:lineRule="auto"/>
        <w:ind w:firstLineChars="200" w:firstLine="420"/>
        <w:jc w:val="left"/>
      </w:pPr>
      <w:r w:rsidRPr="00317CAC">
        <w:t>[4]</w:t>
      </w:r>
      <w:r w:rsidRPr="00317CAC">
        <w:t>基于反射波法的桩身完整性判别的神经网络模型</w:t>
      </w:r>
      <w:r w:rsidRPr="00317CAC">
        <w:t xml:space="preserve">[J]. </w:t>
      </w:r>
      <w:r w:rsidRPr="00317CAC">
        <w:t>王成华</w:t>
      </w:r>
      <w:r w:rsidRPr="00317CAC">
        <w:t>,</w:t>
      </w:r>
      <w:r w:rsidRPr="00317CAC">
        <w:t>张薇</w:t>
      </w:r>
      <w:r w:rsidRPr="00317CAC">
        <w:t xml:space="preserve">.  </w:t>
      </w:r>
      <w:r w:rsidRPr="00317CAC">
        <w:t>岩土力学</w:t>
      </w:r>
      <w:r w:rsidRPr="00317CAC">
        <w:t>. 2003(06)</w:t>
      </w:r>
      <w:r w:rsidR="00775F06" w:rsidRPr="00317CAC">
        <w:t xml:space="preserve"> </w:t>
      </w:r>
    </w:p>
    <w:p w14:paraId="1C86E92F" w14:textId="77777777" w:rsidR="00AC218F" w:rsidRPr="00317CAC" w:rsidRDefault="00850CBA">
      <w:pPr>
        <w:widowControl/>
        <w:spacing w:line="300" w:lineRule="auto"/>
        <w:ind w:firstLineChars="200" w:firstLine="420"/>
        <w:jc w:val="left"/>
      </w:pPr>
      <w:r w:rsidRPr="00317CAC">
        <w:t>[5]</w:t>
      </w:r>
      <w:r w:rsidRPr="00317CAC">
        <w:t>赵洋洋</w:t>
      </w:r>
      <w:r w:rsidRPr="00317CAC">
        <w:t>,</w:t>
      </w:r>
      <w:r w:rsidRPr="00317CAC">
        <w:t>杨昌民</w:t>
      </w:r>
      <w:r w:rsidRPr="00317CAC">
        <w:t>.</w:t>
      </w:r>
      <w:r w:rsidRPr="00317CAC">
        <w:t>基于</w:t>
      </w:r>
      <w:r w:rsidRPr="00317CAC">
        <w:t>RBF</w:t>
      </w:r>
      <w:r w:rsidRPr="00317CAC">
        <w:t>神经网络对基桩完整性的预测</w:t>
      </w:r>
      <w:r w:rsidRPr="00317CAC">
        <w:t>[J].</w:t>
      </w:r>
      <w:r w:rsidRPr="00317CAC">
        <w:t>施工技术</w:t>
      </w:r>
      <w:r w:rsidRPr="00317CAC">
        <w:t>,2020,49(S1):69-72.</w:t>
      </w:r>
    </w:p>
    <w:p w14:paraId="7EAC6259" w14:textId="77777777" w:rsidR="00AC218F" w:rsidRPr="00317CAC" w:rsidRDefault="00850CBA">
      <w:pPr>
        <w:widowControl/>
        <w:spacing w:line="300" w:lineRule="auto"/>
        <w:ind w:firstLineChars="200" w:firstLine="420"/>
        <w:jc w:val="left"/>
      </w:pPr>
      <w:r w:rsidRPr="00317CAC">
        <w:lastRenderedPageBreak/>
        <w:t>[6]</w:t>
      </w:r>
      <w:r w:rsidRPr="00317CAC">
        <w:t>刘明贵，岳向红，杨永波，等</w:t>
      </w:r>
      <w:r w:rsidRPr="00317CAC">
        <w:t xml:space="preserve"> . </w:t>
      </w:r>
      <w:r w:rsidRPr="00317CAC">
        <w:t>基于</w:t>
      </w:r>
      <w:r w:rsidRPr="00317CAC">
        <w:t xml:space="preserve"> </w:t>
      </w:r>
      <w:proofErr w:type="spellStart"/>
      <w:r w:rsidRPr="00317CAC">
        <w:t>Sym</w:t>
      </w:r>
      <w:proofErr w:type="spellEnd"/>
      <w:r w:rsidRPr="00317CAC">
        <w:t xml:space="preserve"> </w:t>
      </w:r>
      <w:r w:rsidRPr="00317CAC">
        <w:t>小波和</w:t>
      </w:r>
      <w:r w:rsidRPr="00317CAC">
        <w:t xml:space="preserve"> BP </w:t>
      </w:r>
      <w:r w:rsidRPr="00317CAC">
        <w:t>神经网络的基桩缺陷智能化识［</w:t>
      </w:r>
      <w:r w:rsidRPr="00317CAC">
        <w:t>J</w:t>
      </w:r>
      <w:r w:rsidRPr="00317CAC">
        <w:t>］</w:t>
      </w:r>
      <w:r w:rsidRPr="00317CAC">
        <w:t xml:space="preserve">. </w:t>
      </w:r>
      <w:r w:rsidRPr="00317CAC">
        <w:t>岩石力学与工程学报，</w:t>
      </w:r>
      <w:r w:rsidRPr="00317CAC">
        <w:t>2007( S1) :3484-3488.</w:t>
      </w:r>
    </w:p>
    <w:p w14:paraId="3645EBF7" w14:textId="77777777" w:rsidR="00AC218F" w:rsidRPr="00317CAC" w:rsidRDefault="00850CBA">
      <w:pPr>
        <w:widowControl/>
        <w:spacing w:line="300" w:lineRule="auto"/>
        <w:ind w:firstLineChars="200" w:firstLine="420"/>
        <w:jc w:val="left"/>
      </w:pPr>
      <w:r w:rsidRPr="00317CAC">
        <w:t xml:space="preserve">[7] </w:t>
      </w:r>
      <w:r w:rsidRPr="00317CAC">
        <w:t>彭立顺，蔡润，刘进波，等</w:t>
      </w:r>
      <w:r w:rsidRPr="00317CAC">
        <w:t xml:space="preserve"> . </w:t>
      </w:r>
      <w:r w:rsidRPr="00317CAC">
        <w:t>基于遗传优化神经网络的高速公路路基沉降量预测［</w:t>
      </w:r>
      <w:r w:rsidRPr="00317CAC">
        <w:t>J</w:t>
      </w:r>
      <w:r w:rsidRPr="00317CAC">
        <w:t>］</w:t>
      </w:r>
      <w:r w:rsidRPr="00317CAC">
        <w:t xml:space="preserve">. </w:t>
      </w:r>
      <w:r w:rsidRPr="00317CAC">
        <w:t>地震工程学报，</w:t>
      </w:r>
      <w:r w:rsidRPr="00317CAC">
        <w:t>2019</w:t>
      </w:r>
      <w:r w:rsidRPr="00317CAC">
        <w:t>，</w:t>
      </w:r>
      <w:r w:rsidRPr="00317CAC">
        <w:t>41( 1) : 124-130</w:t>
      </w:r>
      <w:r w:rsidRPr="00317CAC">
        <w:t>，</w:t>
      </w:r>
      <w:r w:rsidRPr="00317CAC">
        <w:t>207.</w:t>
      </w:r>
    </w:p>
    <w:p w14:paraId="337A317B" w14:textId="77777777" w:rsidR="00AC218F" w:rsidRPr="00317CAC" w:rsidRDefault="00850CBA">
      <w:pPr>
        <w:widowControl/>
        <w:spacing w:line="300" w:lineRule="auto"/>
        <w:ind w:firstLineChars="200" w:firstLine="420"/>
        <w:jc w:val="left"/>
      </w:pPr>
      <w:r w:rsidRPr="00317CAC">
        <w:t xml:space="preserve">[8] </w:t>
      </w:r>
      <w:r w:rsidRPr="00317CAC">
        <w:t>崔雍，楚小刚，董嘉，等</w:t>
      </w:r>
      <w:r w:rsidRPr="00317CAC">
        <w:t xml:space="preserve"> . </w:t>
      </w:r>
      <w:r w:rsidRPr="00317CAC">
        <w:t>基于神经网络的桩基竖向承载力预测研究［</w:t>
      </w:r>
      <w:r w:rsidRPr="00317CAC">
        <w:t>J</w:t>
      </w:r>
      <w:r w:rsidRPr="00317CAC">
        <w:t>］</w:t>
      </w:r>
      <w:r w:rsidRPr="00317CAC">
        <w:t xml:space="preserve">. </w:t>
      </w:r>
      <w:r w:rsidRPr="00317CAC">
        <w:t>铁道工程学报，</w:t>
      </w:r>
      <w:r w:rsidRPr="00317CAC">
        <w:t>2016</w:t>
      </w:r>
      <w:r w:rsidRPr="00317CAC">
        <w:t>，</w:t>
      </w:r>
      <w:r w:rsidRPr="00317CAC">
        <w:t>33( 4) : 65-69.</w:t>
      </w:r>
    </w:p>
    <w:p w14:paraId="71C911D9" w14:textId="77777777" w:rsidR="00AC218F" w:rsidRPr="00317CAC" w:rsidRDefault="00850CBA">
      <w:pPr>
        <w:widowControl/>
        <w:spacing w:line="300" w:lineRule="auto"/>
        <w:ind w:firstLineChars="200" w:firstLine="420"/>
        <w:jc w:val="left"/>
      </w:pPr>
      <w:r w:rsidRPr="00317CAC">
        <w:t>[9]</w:t>
      </w:r>
      <w:r w:rsidRPr="00317CAC">
        <w:t>金长宇，马震岳，张运良，等</w:t>
      </w:r>
      <w:r w:rsidRPr="00317CAC">
        <w:t xml:space="preserve"> . </w:t>
      </w:r>
      <w:r w:rsidRPr="00317CAC">
        <w:t>神经网络在岩体力学参数和地应力场反演中的应用［</w:t>
      </w:r>
      <w:r w:rsidRPr="00317CAC">
        <w:t>J</w:t>
      </w:r>
      <w:r w:rsidRPr="00317CAC">
        <w:t>］</w:t>
      </w:r>
      <w:r w:rsidRPr="00317CAC">
        <w:t xml:space="preserve">. </w:t>
      </w:r>
      <w:r w:rsidRPr="00317CAC">
        <w:t>岩土力学，</w:t>
      </w:r>
      <w:r w:rsidRPr="00317CAC">
        <w:t>2006( 8) : 1263-1266</w:t>
      </w:r>
      <w:r w:rsidRPr="00317CAC">
        <w:t>，</w:t>
      </w:r>
      <w:r w:rsidRPr="00317CAC">
        <w:t>1271.</w:t>
      </w:r>
    </w:p>
    <w:p w14:paraId="49BEADB0" w14:textId="77777777" w:rsidR="00AC218F" w:rsidRPr="00317CAC" w:rsidRDefault="00850CBA">
      <w:pPr>
        <w:widowControl/>
        <w:spacing w:line="300" w:lineRule="auto"/>
        <w:ind w:firstLineChars="200" w:firstLine="420"/>
        <w:jc w:val="left"/>
      </w:pPr>
      <w:r w:rsidRPr="00317CAC">
        <w:t>[10]</w:t>
      </w:r>
      <w:r w:rsidRPr="00317CAC">
        <w:t>杨昌民，</w:t>
      </w:r>
      <w:proofErr w:type="gramStart"/>
      <w:r w:rsidRPr="00317CAC">
        <w:t>耿朋飞</w:t>
      </w:r>
      <w:proofErr w:type="gramEnd"/>
      <w:r w:rsidRPr="00317CAC">
        <w:t xml:space="preserve"> . </w:t>
      </w:r>
      <w:r w:rsidRPr="00317CAC">
        <w:t>隧道围岩变形预测的对比研究［</w:t>
      </w:r>
      <w:r w:rsidRPr="00317CAC">
        <w:t>J</w:t>
      </w:r>
      <w:r w:rsidRPr="00317CAC">
        <w:t>］</w:t>
      </w:r>
      <w:r w:rsidRPr="00317CAC">
        <w:t xml:space="preserve">. </w:t>
      </w:r>
      <w:r w:rsidRPr="00317CAC">
        <w:t>现代隧道技术，</w:t>
      </w:r>
      <w:r w:rsidRPr="00317CAC">
        <w:t>2015</w:t>
      </w:r>
      <w:r w:rsidRPr="00317CAC">
        <w:t>，</w:t>
      </w:r>
      <w:r w:rsidRPr="00317CAC">
        <w:t>52( 5) : 67-73.</w:t>
      </w:r>
    </w:p>
    <w:p w14:paraId="331A1C85" w14:textId="77777777" w:rsidR="00AC218F" w:rsidRPr="00317CAC" w:rsidRDefault="00850CBA">
      <w:pPr>
        <w:widowControl/>
        <w:spacing w:line="300" w:lineRule="auto"/>
        <w:ind w:firstLineChars="200" w:firstLine="420"/>
        <w:jc w:val="left"/>
      </w:pPr>
      <w:r w:rsidRPr="00317CAC">
        <w:t>[11]</w:t>
      </w:r>
      <w:r w:rsidRPr="00317CAC">
        <w:t>宋寿鹏，</w:t>
      </w:r>
      <w:proofErr w:type="gramStart"/>
      <w:r w:rsidRPr="00317CAC">
        <w:t>阙沛文</w:t>
      </w:r>
      <w:proofErr w:type="gramEnd"/>
      <w:r w:rsidRPr="00317CAC">
        <w:t xml:space="preserve"> . </w:t>
      </w:r>
      <w:r w:rsidRPr="00317CAC">
        <w:t>基于归一化</w:t>
      </w:r>
      <w:proofErr w:type="gramStart"/>
      <w:r w:rsidRPr="00317CAC">
        <w:t>尺度计盒维数</w:t>
      </w:r>
      <w:proofErr w:type="gramEnd"/>
      <w:r w:rsidRPr="00317CAC">
        <w:t>的超声波分形特征研究［</w:t>
      </w:r>
      <w:r w:rsidRPr="00317CAC">
        <w:t>J</w:t>
      </w:r>
      <w:r w:rsidRPr="00317CAC">
        <w:t>］</w:t>
      </w:r>
      <w:r w:rsidRPr="00317CAC">
        <w:t xml:space="preserve">. </w:t>
      </w:r>
      <w:r w:rsidRPr="00317CAC">
        <w:t>应用基础与工程科学学报，</w:t>
      </w:r>
      <w:r w:rsidRPr="00317CAC">
        <w:t>2006( 1) : 121-128.</w:t>
      </w:r>
    </w:p>
    <w:p w14:paraId="0BC4DD28" w14:textId="77777777" w:rsidR="00AC218F" w:rsidRPr="00317CAC" w:rsidRDefault="00850CBA">
      <w:pPr>
        <w:widowControl/>
        <w:spacing w:line="300" w:lineRule="auto"/>
        <w:ind w:firstLineChars="200" w:firstLine="420"/>
        <w:jc w:val="left"/>
      </w:pPr>
      <w:r w:rsidRPr="00317CAC">
        <w:t xml:space="preserve">[12] </w:t>
      </w:r>
      <w:r w:rsidRPr="00317CAC">
        <w:t>刘明贵，岳向红</w:t>
      </w:r>
      <w:r w:rsidRPr="00317CAC">
        <w:t xml:space="preserve">. </w:t>
      </w:r>
      <w:r w:rsidRPr="00317CAC">
        <w:t>基于小波神经网络的锚杆锚固质量分析</w:t>
      </w:r>
      <w:r w:rsidRPr="00317CAC">
        <w:t xml:space="preserve">[J]. </w:t>
      </w:r>
      <w:r w:rsidRPr="00317CAC">
        <w:t>岩石</w:t>
      </w:r>
      <w:r w:rsidRPr="00317CAC">
        <w:t xml:space="preserve"> </w:t>
      </w:r>
      <w:r w:rsidRPr="00317CAC">
        <w:t>力学与工程学报，</w:t>
      </w:r>
      <w:r w:rsidRPr="00317CAC">
        <w:t>2006</w:t>
      </w:r>
      <w:r w:rsidRPr="00317CAC">
        <w:t>，</w:t>
      </w:r>
      <w:r w:rsidRPr="00317CAC">
        <w:t>25(1)</w:t>
      </w:r>
      <w:r w:rsidRPr="00317CAC">
        <w:t>：</w:t>
      </w:r>
      <w:r w:rsidRPr="00317CAC">
        <w:t xml:space="preserve">83–87.(LIU </w:t>
      </w:r>
      <w:proofErr w:type="spellStart"/>
      <w:r w:rsidRPr="00317CAC">
        <w:t>Minggui</w:t>
      </w:r>
      <w:proofErr w:type="spellEnd"/>
      <w:r w:rsidRPr="00317CAC">
        <w:t>，</w:t>
      </w:r>
      <w:r w:rsidRPr="00317CAC">
        <w:t xml:space="preserve">YUE </w:t>
      </w:r>
      <w:proofErr w:type="spellStart"/>
      <w:r w:rsidRPr="00317CAC">
        <w:t>Xianghong</w:t>
      </w:r>
      <w:proofErr w:type="spellEnd"/>
      <w:r w:rsidRPr="00317CAC">
        <w:t>. Analysis of bolt′s anchoring quality based on wavelet neural network[J]. Journal of Rock Mechanics and Engineering</w:t>
      </w:r>
      <w:r w:rsidRPr="00317CAC">
        <w:t>，</w:t>
      </w:r>
      <w:r w:rsidRPr="00317CAC">
        <w:t>2006</w:t>
      </w:r>
      <w:r w:rsidRPr="00317CAC">
        <w:t>，</w:t>
      </w:r>
      <w:r w:rsidRPr="00317CAC">
        <w:t xml:space="preserve"> 25(1)</w:t>
      </w:r>
      <w:r w:rsidRPr="00317CAC">
        <w:t>：</w:t>
      </w:r>
      <w:r w:rsidRPr="00317CAC">
        <w:t>83–87.(in Chinese))</w:t>
      </w:r>
    </w:p>
    <w:p w14:paraId="1A64FBE9" w14:textId="77777777" w:rsidR="00AC218F" w:rsidRPr="00317CAC" w:rsidRDefault="00850CBA">
      <w:pPr>
        <w:widowControl/>
        <w:spacing w:line="300" w:lineRule="auto"/>
        <w:ind w:firstLineChars="200" w:firstLine="420"/>
        <w:jc w:val="left"/>
      </w:pPr>
      <w:r w:rsidRPr="00317CAC">
        <w:t xml:space="preserve"> [13] PAYA B A</w:t>
      </w:r>
      <w:r w:rsidRPr="00317CAC">
        <w:t>，</w:t>
      </w:r>
      <w:r w:rsidRPr="00317CAC">
        <w:t xml:space="preserve">ESAT I </w:t>
      </w:r>
      <w:proofErr w:type="spellStart"/>
      <w:r w:rsidRPr="00317CAC">
        <w:t>I</w:t>
      </w:r>
      <w:proofErr w:type="spellEnd"/>
      <w:r w:rsidRPr="00317CAC">
        <w:t xml:space="preserve">. Artificial neural </w:t>
      </w:r>
      <w:proofErr w:type="gramStart"/>
      <w:r w:rsidRPr="00317CAC">
        <w:t>network based</w:t>
      </w:r>
      <w:proofErr w:type="gramEnd"/>
      <w:r w:rsidRPr="00317CAC">
        <w:t xml:space="preserve"> fault diagnostics of rotating machinery using wavelet transforms as a preprocessor[J]. Mechanical Systems and Signal Processing</w:t>
      </w:r>
      <w:r w:rsidRPr="00317CAC">
        <w:t>，</w:t>
      </w:r>
      <w:r w:rsidRPr="00317CAC">
        <w:t>1997</w:t>
      </w:r>
      <w:r w:rsidRPr="00317CAC">
        <w:t>，</w:t>
      </w:r>
      <w:r w:rsidRPr="00317CAC">
        <w:t>(5)</w:t>
      </w:r>
      <w:r w:rsidRPr="00317CAC">
        <w:t>：</w:t>
      </w:r>
      <w:r w:rsidRPr="00317CAC">
        <w:t xml:space="preserve">751–765. </w:t>
      </w:r>
    </w:p>
    <w:p w14:paraId="2F20CBD9" w14:textId="77777777" w:rsidR="00AC218F" w:rsidRPr="00317CAC" w:rsidRDefault="00850CBA">
      <w:pPr>
        <w:widowControl/>
        <w:spacing w:line="300" w:lineRule="auto"/>
        <w:ind w:firstLineChars="200" w:firstLine="420"/>
        <w:jc w:val="left"/>
      </w:pPr>
      <w:r w:rsidRPr="00317CAC">
        <w:t>[14] HONG G S</w:t>
      </w:r>
      <w:r w:rsidRPr="00317CAC">
        <w:t>，</w:t>
      </w:r>
      <w:r w:rsidRPr="00317CAC">
        <w:t>RAHMAN M</w:t>
      </w:r>
      <w:r w:rsidRPr="00317CAC">
        <w:t>，</w:t>
      </w:r>
      <w:r w:rsidRPr="00317CAC">
        <w:t>et al. Using neural network for tool condition monitoring based on wavelet decomposition[J]. International Journal of Machine Tools and Manufacture</w:t>
      </w:r>
      <w:r w:rsidRPr="00317CAC">
        <w:t>，</w:t>
      </w:r>
      <w:r w:rsidRPr="00317CAC">
        <w:t>1996</w:t>
      </w:r>
      <w:r w:rsidRPr="00317CAC">
        <w:t>，</w:t>
      </w:r>
      <w:r w:rsidRPr="00317CAC">
        <w:t>(5)</w:t>
      </w:r>
      <w:r w:rsidRPr="00317CAC">
        <w:t>：</w:t>
      </w:r>
      <w:r w:rsidRPr="00317CAC">
        <w:t xml:space="preserve"> 551–566.</w:t>
      </w:r>
    </w:p>
    <w:p w14:paraId="18391223" w14:textId="77777777" w:rsidR="00AC218F" w:rsidRPr="00317CAC" w:rsidRDefault="00850CBA">
      <w:pPr>
        <w:widowControl/>
        <w:spacing w:line="300" w:lineRule="auto"/>
        <w:ind w:firstLineChars="200" w:firstLine="420"/>
        <w:jc w:val="left"/>
      </w:pPr>
      <w:r w:rsidRPr="00317CAC">
        <w:t xml:space="preserve"> [15] MASNATA D</w:t>
      </w:r>
      <w:r w:rsidRPr="00317CAC">
        <w:t>，</w:t>
      </w:r>
      <w:r w:rsidRPr="00317CAC">
        <w:t>SUNSERI M. Neural network classification of flaws detected by ultrasonic means[J]. NDT and E International</w:t>
      </w:r>
      <w:r w:rsidRPr="00317CAC">
        <w:t>，</w:t>
      </w:r>
      <w:r w:rsidRPr="00317CAC">
        <w:t>1996</w:t>
      </w:r>
      <w:r w:rsidRPr="00317CAC">
        <w:t>，</w:t>
      </w:r>
      <w:r w:rsidRPr="00317CAC">
        <w:t xml:space="preserve"> 29(2)</w:t>
      </w:r>
      <w:r w:rsidRPr="00317CAC">
        <w:t>：</w:t>
      </w:r>
      <w:r w:rsidRPr="00317CAC">
        <w:t>87–93.</w:t>
      </w:r>
    </w:p>
    <w:bookmarkEnd w:id="1048"/>
    <w:p w14:paraId="60797512" w14:textId="77777777" w:rsidR="00AC218F" w:rsidRPr="00317CAC" w:rsidRDefault="00AC218F">
      <w:pPr>
        <w:widowControl/>
        <w:spacing w:line="300" w:lineRule="auto"/>
        <w:ind w:firstLineChars="200" w:firstLine="420"/>
        <w:jc w:val="left"/>
      </w:pPr>
    </w:p>
    <w:p w14:paraId="2E8D21C3" w14:textId="77777777" w:rsidR="00AC218F" w:rsidRPr="00317CAC" w:rsidRDefault="00AC218F">
      <w:pPr>
        <w:widowControl/>
        <w:spacing w:line="300" w:lineRule="auto"/>
        <w:ind w:firstLineChars="200" w:firstLine="420"/>
        <w:jc w:val="left"/>
      </w:pPr>
    </w:p>
    <w:p w14:paraId="7754F0BB" w14:textId="77777777" w:rsidR="00AC218F" w:rsidRPr="00317CAC" w:rsidRDefault="00AC218F">
      <w:pPr>
        <w:widowControl/>
        <w:spacing w:line="300" w:lineRule="auto"/>
        <w:ind w:firstLineChars="200" w:firstLine="420"/>
        <w:jc w:val="left"/>
      </w:pPr>
    </w:p>
    <w:p w14:paraId="10A42D4C" w14:textId="39867756" w:rsidR="00AC218F" w:rsidRPr="00317CAC" w:rsidRDefault="00850CBA">
      <w:pPr>
        <w:pStyle w:val="2"/>
        <w:spacing w:line="300" w:lineRule="auto"/>
        <w:ind w:firstLineChars="200" w:firstLine="560"/>
        <w:pPrChange w:id="1049" w:author="Conqueror" w:date="2021-04-06T21:43:00Z">
          <w:pPr>
            <w:spacing w:line="300" w:lineRule="auto"/>
            <w:ind w:firstLineChars="200" w:firstLine="420"/>
            <w:jc w:val="left"/>
            <w:outlineLvl w:val="1"/>
          </w:pPr>
        </w:pPrChange>
      </w:pPr>
      <w:bookmarkStart w:id="1050" w:name="_Toc3684"/>
      <w:bookmarkStart w:id="1051" w:name="_Toc13678"/>
      <w:bookmarkStart w:id="1052" w:name="_Toc21149"/>
      <w:bookmarkStart w:id="1053" w:name="_Toc31324"/>
      <w:bookmarkStart w:id="1054" w:name="_Toc2159"/>
      <w:bookmarkStart w:id="1055" w:name="_Toc13198"/>
      <w:bookmarkStart w:id="1056" w:name="_Toc15823"/>
      <w:bookmarkStart w:id="1057" w:name="_Toc1199"/>
      <w:bookmarkStart w:id="1058" w:name="_Toc27208"/>
      <w:bookmarkStart w:id="1059" w:name="_Toc31192"/>
      <w:bookmarkStart w:id="1060" w:name="_Toc11549"/>
      <w:bookmarkStart w:id="1061" w:name="_Toc17105"/>
      <w:bookmarkStart w:id="1062" w:name="_Toc18523"/>
      <w:del w:id="1063" w:author="DELL" w:date="2021-04-14T13:45:00Z">
        <w:r w:rsidRPr="00317CAC" w:rsidDel="00ED0AA8">
          <w:rPr>
            <w:rFonts w:ascii="Times New Roman" w:hAnsi="Times New Roman" w:cs="Times New Roman"/>
          </w:rPr>
          <w:delText>九</w:delText>
        </w:r>
      </w:del>
      <w:bookmarkStart w:id="1064" w:name="_Toc69300507"/>
      <w:ins w:id="1065" w:author="DELL" w:date="2021-04-14T13:45:00Z">
        <w:r w:rsidR="00ED0AA8">
          <w:rPr>
            <w:rFonts w:ascii="Times New Roman" w:hAnsi="Times New Roman" w:cs="Times New Roman" w:hint="eastAsia"/>
            <w:lang w:eastAsia="zh-CN"/>
          </w:rPr>
          <w:t>9</w:t>
        </w:r>
      </w:ins>
      <w:r w:rsidRPr="00317CAC">
        <w:rPr>
          <w:rFonts w:ascii="Times New Roman" w:hAnsi="Times New Roman" w:cs="Times New Roman"/>
        </w:rPr>
        <w:t>、致谢</w:t>
      </w:r>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4"/>
    </w:p>
    <w:p w14:paraId="056A7DBA" w14:textId="229FF75C" w:rsidR="00AC218F" w:rsidRPr="00317CAC" w:rsidRDefault="00850CBA" w:rsidP="00104FB2">
      <w:pPr>
        <w:spacing w:line="300" w:lineRule="auto"/>
        <w:ind w:firstLineChars="200" w:firstLine="420"/>
        <w:pPrChange w:id="1066" w:author="1379323603@qq.com" w:date="2021-04-14T14:56:00Z">
          <w:pPr>
            <w:ind w:firstLine="420"/>
          </w:pPr>
        </w:pPrChange>
      </w:pPr>
      <w:commentRangeStart w:id="1067"/>
      <w:r w:rsidRPr="00317CAC">
        <w:t>首先要真心的感谢我们的导师卢志堂老师、</w:t>
      </w:r>
      <w:proofErr w:type="gramStart"/>
      <w:r w:rsidRPr="00317CAC">
        <w:t>葛粲</w:t>
      </w:r>
      <w:proofErr w:type="gramEnd"/>
      <w:r w:rsidRPr="00317CAC">
        <w:t>老师。本次的大学生创新创业训练计划项目是在二位指导老师的指导下完成的。在整个项目期间，卢老师和葛老师给予了我们热情的关怀。开始阶段，从项目的选题与构思，卢老师注入了大量的时间；在项目进行过程中，由于深度学习领域以及</w:t>
      </w:r>
      <w:r w:rsidRPr="00317CAC">
        <w:t>MATLAB</w:t>
      </w:r>
      <w:r w:rsidRPr="00317CAC">
        <w:t>软件得专业知识欠缺，项目进行到后期建立神经网络得时候葛老师带领我们从如何载入数据、数据转换、</w:t>
      </w:r>
      <w:r w:rsidRPr="00317CAC">
        <w:t>LSTM</w:t>
      </w:r>
      <w:r w:rsidRPr="00317CAC">
        <w:t>网络构架，可以说是手把手得教学教会了我们整个搭建神经网络的系统化搭建流程。每次数据增强和迭代实验卢老师总能耐心的</w:t>
      </w:r>
      <w:r w:rsidRPr="00317CAC">
        <w:lastRenderedPageBreak/>
        <w:t>为我们的分类方案提出中肯改进和建议，中期阶段卢老师不辞辛苦的带领我们去到实地进行现场得低应变实际检测教学。在项目最后的总结阶段，卢老师</w:t>
      </w:r>
      <w:r w:rsidR="00F437B9" w:rsidRPr="00317CAC">
        <w:t>、葛老师</w:t>
      </w:r>
      <w:r w:rsidRPr="00317CAC">
        <w:t>亲自执笔帮助我们修改论文，并在遭遇挫折时一再鼓励我们。</w:t>
      </w:r>
      <w:r w:rsidR="00F437B9" w:rsidRPr="00317CAC">
        <w:t>他们</w:t>
      </w:r>
      <w:r w:rsidRPr="00317CAC">
        <w:t>渊博的知识、严谨的学术态度以及创新的精神使我们受益匪浅。</w:t>
      </w:r>
    </w:p>
    <w:p w14:paraId="6165F620" w14:textId="77777777" w:rsidR="00AC218F" w:rsidRPr="00317CAC" w:rsidRDefault="00850CBA" w:rsidP="00104FB2">
      <w:pPr>
        <w:spacing w:line="300" w:lineRule="auto"/>
        <w:ind w:firstLineChars="200" w:firstLine="420"/>
        <w:pPrChange w:id="1068" w:author="1379323603@qq.com" w:date="2021-04-14T14:56:00Z">
          <w:pPr>
            <w:ind w:firstLine="420"/>
          </w:pPr>
        </w:pPrChange>
      </w:pPr>
      <w:r w:rsidRPr="00317CAC">
        <w:t>其次要感谢学校能够给予我们这个实践的平台，让我们本科生能够有机会亲身投入科研，为我们的学习生活添加新的色彩。</w:t>
      </w:r>
    </w:p>
    <w:p w14:paraId="1FA01440" w14:textId="77777777" w:rsidR="00AC218F" w:rsidRPr="00317CAC" w:rsidRDefault="00850CBA" w:rsidP="00104FB2">
      <w:pPr>
        <w:spacing w:line="300" w:lineRule="auto"/>
        <w:ind w:firstLineChars="200" w:firstLine="420"/>
        <w:pPrChange w:id="1069" w:author="1379323603@qq.com" w:date="2021-04-14T14:56:00Z">
          <w:pPr>
            <w:ind w:firstLine="420"/>
          </w:pPr>
        </w:pPrChange>
      </w:pPr>
      <w:r w:rsidRPr="00317CAC">
        <w:t>最后要感谢所有给予过帮助的老师、同学和朋友们。</w:t>
      </w:r>
      <w:commentRangeEnd w:id="1067"/>
      <w:r w:rsidR="00792D25">
        <w:rPr>
          <w:rStyle w:val="af2"/>
        </w:rPr>
        <w:commentReference w:id="1067"/>
      </w:r>
    </w:p>
    <w:p w14:paraId="5B35A0EF" w14:textId="77777777" w:rsidR="00AC218F" w:rsidRPr="00317CAC" w:rsidRDefault="00AC218F">
      <w:pPr>
        <w:widowControl/>
        <w:spacing w:line="300" w:lineRule="auto"/>
        <w:ind w:firstLineChars="200" w:firstLine="420"/>
        <w:jc w:val="left"/>
      </w:pPr>
    </w:p>
    <w:p w14:paraId="336BC7D1" w14:textId="77777777" w:rsidR="00AC218F" w:rsidRPr="00317CAC" w:rsidRDefault="00AC218F">
      <w:pPr>
        <w:widowControl/>
        <w:spacing w:line="300" w:lineRule="auto"/>
        <w:ind w:firstLineChars="200" w:firstLine="420"/>
        <w:jc w:val="left"/>
      </w:pPr>
    </w:p>
    <w:p w14:paraId="48DD7258" w14:textId="77777777" w:rsidR="00AC218F" w:rsidRPr="00317CAC" w:rsidRDefault="00AC218F">
      <w:pPr>
        <w:widowControl/>
        <w:spacing w:line="300" w:lineRule="auto"/>
        <w:jc w:val="left"/>
      </w:pPr>
    </w:p>
    <w:p w14:paraId="72787681" w14:textId="77777777" w:rsidR="00AC218F" w:rsidRPr="00317CAC" w:rsidRDefault="00AC218F">
      <w:pPr>
        <w:widowControl/>
        <w:spacing w:line="300" w:lineRule="auto"/>
        <w:jc w:val="left"/>
      </w:pPr>
    </w:p>
    <w:p w14:paraId="12671938" w14:textId="77777777" w:rsidR="00AC218F" w:rsidRPr="00317CAC" w:rsidRDefault="00AC218F">
      <w:pPr>
        <w:widowControl/>
        <w:spacing w:line="300" w:lineRule="auto"/>
        <w:jc w:val="left"/>
      </w:pPr>
    </w:p>
    <w:p w14:paraId="183F319E" w14:textId="77777777" w:rsidR="00AC218F" w:rsidRPr="00317CAC" w:rsidRDefault="00AC218F">
      <w:pPr>
        <w:widowControl/>
        <w:spacing w:line="300" w:lineRule="auto"/>
        <w:jc w:val="left"/>
      </w:pPr>
    </w:p>
    <w:p w14:paraId="4B5F3DAF" w14:textId="77777777" w:rsidR="00AC218F" w:rsidRPr="00317CAC" w:rsidRDefault="00AC218F">
      <w:pPr>
        <w:widowControl/>
        <w:spacing w:line="300" w:lineRule="auto"/>
        <w:jc w:val="left"/>
      </w:pPr>
    </w:p>
    <w:p w14:paraId="1FCE40C3" w14:textId="77777777" w:rsidR="00AC218F" w:rsidRPr="00317CAC" w:rsidRDefault="00AC218F">
      <w:pPr>
        <w:widowControl/>
        <w:spacing w:line="300" w:lineRule="auto"/>
        <w:jc w:val="left"/>
      </w:pPr>
    </w:p>
    <w:p w14:paraId="469738AE" w14:textId="77777777" w:rsidR="00AC218F" w:rsidRPr="00317CAC" w:rsidRDefault="00AC218F">
      <w:pPr>
        <w:widowControl/>
        <w:spacing w:line="300" w:lineRule="auto"/>
        <w:jc w:val="left"/>
      </w:pPr>
    </w:p>
    <w:p w14:paraId="32663BC3" w14:textId="77777777" w:rsidR="00AC218F" w:rsidRPr="00317CAC" w:rsidRDefault="00AC218F">
      <w:pPr>
        <w:widowControl/>
        <w:spacing w:line="300" w:lineRule="auto"/>
        <w:jc w:val="left"/>
      </w:pPr>
    </w:p>
    <w:p w14:paraId="170F656F" w14:textId="77777777" w:rsidR="00AC218F" w:rsidRPr="00317CAC" w:rsidRDefault="00AC218F">
      <w:pPr>
        <w:widowControl/>
        <w:spacing w:line="300" w:lineRule="auto"/>
        <w:jc w:val="left"/>
      </w:pPr>
    </w:p>
    <w:p w14:paraId="44B312A3" w14:textId="77777777" w:rsidR="00AC218F" w:rsidRPr="00317CAC" w:rsidRDefault="00AC218F">
      <w:pPr>
        <w:widowControl/>
        <w:spacing w:line="300" w:lineRule="auto"/>
        <w:jc w:val="left"/>
      </w:pPr>
    </w:p>
    <w:p w14:paraId="24DEE3B7" w14:textId="7821A3FB" w:rsidR="00AC218F" w:rsidRPr="00317CAC" w:rsidRDefault="00AC218F">
      <w:pPr>
        <w:widowControl/>
        <w:spacing w:line="300" w:lineRule="auto"/>
        <w:jc w:val="left"/>
      </w:pPr>
    </w:p>
    <w:p w14:paraId="3D9CCDDE" w14:textId="439296E3" w:rsidR="00775F06" w:rsidRPr="00317CAC" w:rsidRDefault="00775F06">
      <w:pPr>
        <w:widowControl/>
        <w:spacing w:line="300" w:lineRule="auto"/>
        <w:jc w:val="left"/>
      </w:pPr>
    </w:p>
    <w:p w14:paraId="69B3691D" w14:textId="770E8BCB" w:rsidR="00775F06" w:rsidRPr="00317CAC" w:rsidRDefault="00775F06">
      <w:pPr>
        <w:widowControl/>
        <w:spacing w:line="300" w:lineRule="auto"/>
        <w:jc w:val="left"/>
      </w:pPr>
    </w:p>
    <w:p w14:paraId="0415E87B" w14:textId="04282771" w:rsidR="00775F06" w:rsidRPr="00317CAC" w:rsidRDefault="00775F06">
      <w:pPr>
        <w:widowControl/>
        <w:spacing w:line="300" w:lineRule="auto"/>
        <w:jc w:val="left"/>
      </w:pPr>
    </w:p>
    <w:p w14:paraId="137DC151" w14:textId="20E1A630" w:rsidR="00775F06" w:rsidRPr="00317CAC" w:rsidRDefault="00775F06">
      <w:pPr>
        <w:widowControl/>
        <w:spacing w:line="300" w:lineRule="auto"/>
        <w:jc w:val="left"/>
      </w:pPr>
    </w:p>
    <w:p w14:paraId="0BB149C5" w14:textId="5D339803" w:rsidR="00775F06" w:rsidRPr="00317CAC" w:rsidRDefault="00775F06">
      <w:pPr>
        <w:widowControl/>
        <w:spacing w:line="300" w:lineRule="auto"/>
        <w:jc w:val="left"/>
      </w:pPr>
    </w:p>
    <w:p w14:paraId="1F5B9D48" w14:textId="5ADC9625" w:rsidR="00775F06" w:rsidRPr="00317CAC" w:rsidRDefault="00775F06">
      <w:pPr>
        <w:widowControl/>
        <w:spacing w:line="300" w:lineRule="auto"/>
        <w:jc w:val="left"/>
      </w:pPr>
    </w:p>
    <w:p w14:paraId="5B7901ED" w14:textId="0A5E0EF1" w:rsidR="00775F06" w:rsidRPr="00317CAC" w:rsidRDefault="00775F06">
      <w:pPr>
        <w:widowControl/>
        <w:spacing w:line="300" w:lineRule="auto"/>
        <w:jc w:val="left"/>
      </w:pPr>
    </w:p>
    <w:p w14:paraId="556FEA66" w14:textId="66584D18" w:rsidR="00775F06" w:rsidRDefault="00775F06">
      <w:pPr>
        <w:widowControl/>
        <w:spacing w:line="300" w:lineRule="auto"/>
        <w:jc w:val="left"/>
        <w:rPr>
          <w:ins w:id="1070" w:author="1379323603@qq.com" w:date="2021-04-14T14:57:00Z"/>
        </w:rPr>
      </w:pPr>
    </w:p>
    <w:p w14:paraId="6492851B" w14:textId="64095285" w:rsidR="00104FB2" w:rsidRDefault="00104FB2">
      <w:pPr>
        <w:widowControl/>
        <w:spacing w:line="300" w:lineRule="auto"/>
        <w:jc w:val="left"/>
        <w:rPr>
          <w:ins w:id="1071" w:author="1379323603@qq.com" w:date="2021-04-14T14:57:00Z"/>
        </w:rPr>
      </w:pPr>
    </w:p>
    <w:p w14:paraId="54AF9FDE" w14:textId="5A4FAB7D" w:rsidR="00104FB2" w:rsidRDefault="00104FB2">
      <w:pPr>
        <w:widowControl/>
        <w:spacing w:line="300" w:lineRule="auto"/>
        <w:jc w:val="left"/>
        <w:rPr>
          <w:ins w:id="1072" w:author="1379323603@qq.com" w:date="2021-04-14T14:57:00Z"/>
        </w:rPr>
      </w:pPr>
    </w:p>
    <w:p w14:paraId="3D72ADE1" w14:textId="1EA61F9E" w:rsidR="00104FB2" w:rsidRDefault="00104FB2">
      <w:pPr>
        <w:widowControl/>
        <w:spacing w:line="300" w:lineRule="auto"/>
        <w:jc w:val="left"/>
        <w:rPr>
          <w:ins w:id="1073" w:author="1379323603@qq.com" w:date="2021-04-14T14:57:00Z"/>
        </w:rPr>
      </w:pPr>
    </w:p>
    <w:p w14:paraId="6617B495" w14:textId="3DC44C31" w:rsidR="00104FB2" w:rsidRDefault="00104FB2">
      <w:pPr>
        <w:widowControl/>
        <w:spacing w:line="300" w:lineRule="auto"/>
        <w:jc w:val="left"/>
        <w:rPr>
          <w:ins w:id="1074" w:author="1379323603@qq.com" w:date="2021-04-14T14:57:00Z"/>
        </w:rPr>
      </w:pPr>
    </w:p>
    <w:p w14:paraId="2EABD3DC" w14:textId="381A60A2" w:rsidR="00104FB2" w:rsidRDefault="00104FB2">
      <w:pPr>
        <w:widowControl/>
        <w:spacing w:line="300" w:lineRule="auto"/>
        <w:jc w:val="left"/>
        <w:rPr>
          <w:ins w:id="1075" w:author="1379323603@qq.com" w:date="2021-04-14T14:57:00Z"/>
        </w:rPr>
      </w:pPr>
    </w:p>
    <w:p w14:paraId="66FA0137" w14:textId="77777777" w:rsidR="00104FB2" w:rsidRPr="00317CAC" w:rsidRDefault="00104FB2">
      <w:pPr>
        <w:widowControl/>
        <w:spacing w:line="300" w:lineRule="auto"/>
        <w:jc w:val="left"/>
        <w:rPr>
          <w:rFonts w:hint="eastAsia"/>
        </w:rPr>
      </w:pPr>
    </w:p>
    <w:p w14:paraId="15D2978F" w14:textId="77777777" w:rsidR="00AC218F" w:rsidRPr="00317CAC" w:rsidRDefault="00850CBA">
      <w:pPr>
        <w:pStyle w:val="1"/>
        <w:spacing w:line="300" w:lineRule="auto"/>
        <w:ind w:firstLineChars="200" w:firstLine="600"/>
        <w:jc w:val="center"/>
        <w:rPr>
          <w:rFonts w:eastAsia="楷体" w:cs="Times New Roman"/>
          <w:szCs w:val="28"/>
        </w:rPr>
        <w:pPrChange w:id="1076" w:author="Conqueror" w:date="2021-04-06T21:43:00Z">
          <w:pPr>
            <w:pStyle w:val="ad"/>
            <w:spacing w:line="300" w:lineRule="auto"/>
            <w:ind w:firstLineChars="200" w:firstLine="420"/>
            <w:jc w:val="center"/>
            <w:outlineLvl w:val="0"/>
          </w:pPr>
        </w:pPrChange>
      </w:pPr>
      <w:bookmarkStart w:id="1077" w:name="_Toc5546"/>
      <w:bookmarkStart w:id="1078" w:name="_Toc4878"/>
      <w:bookmarkStart w:id="1079" w:name="_Toc22556"/>
      <w:bookmarkStart w:id="1080" w:name="_Toc737"/>
      <w:bookmarkStart w:id="1081" w:name="_Toc21343"/>
      <w:bookmarkStart w:id="1082" w:name="_Toc1223"/>
      <w:bookmarkStart w:id="1083" w:name="_Toc12011"/>
      <w:bookmarkStart w:id="1084" w:name="_Toc12139"/>
      <w:bookmarkStart w:id="1085" w:name="_Toc27819"/>
      <w:bookmarkStart w:id="1086" w:name="_Toc23405"/>
      <w:bookmarkStart w:id="1087" w:name="_Toc6921"/>
      <w:bookmarkStart w:id="1088" w:name="_Toc11220"/>
      <w:bookmarkStart w:id="1089" w:name="_Toc12002"/>
      <w:bookmarkStart w:id="1090" w:name="_Toc69300508"/>
      <w:r w:rsidRPr="00317CAC">
        <w:rPr>
          <w:rFonts w:ascii="Times New Roman" w:hAnsi="Times New Roman" w:cs="Times New Roman" w:hint="eastAsia"/>
          <w:rPrChange w:id="1091" w:author="Conqueror" w:date="2021-04-06T21:43:00Z">
            <w:rPr>
              <w:rFonts w:hint="eastAsia"/>
              <w:b w:val="0"/>
              <w:bCs w:val="0"/>
            </w:rPr>
          </w:rPrChange>
        </w:rPr>
        <w:lastRenderedPageBreak/>
        <w:t>第三章项目团队总结</w:t>
      </w:r>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p>
    <w:p w14:paraId="4B0D05A4" w14:textId="21CF5021" w:rsidR="00AC218F" w:rsidRPr="00317CAC" w:rsidRDefault="00850CBA">
      <w:pPr>
        <w:spacing w:line="300" w:lineRule="auto"/>
        <w:ind w:firstLineChars="200" w:firstLine="420"/>
        <w:jc w:val="center"/>
        <w:outlineLvl w:val="0"/>
        <w:pPrChange w:id="1092" w:author="Conqueror" w:date="2021-04-06T22:00:00Z">
          <w:pPr>
            <w:pStyle w:val="ab"/>
            <w:spacing w:line="300" w:lineRule="auto"/>
            <w:ind w:firstLineChars="200" w:firstLine="643"/>
            <w:outlineLvl w:val="0"/>
          </w:pPr>
        </w:pPrChange>
      </w:pPr>
      <w:bookmarkStart w:id="1093" w:name="_Toc15389"/>
      <w:bookmarkStart w:id="1094" w:name="_Toc69297937"/>
      <w:bookmarkStart w:id="1095" w:name="_Toc69300509"/>
      <w:r w:rsidRPr="00317CAC">
        <w:t>个人总结</w:t>
      </w:r>
      <w:bookmarkEnd w:id="1093"/>
      <w:bookmarkEnd w:id="1094"/>
      <w:ins w:id="1096" w:author="DELL" w:date="2021-04-14T13:38:00Z">
        <w:r w:rsidR="00D5052B">
          <w:rPr>
            <w:rFonts w:hint="eastAsia"/>
          </w:rPr>
          <w:t>1</w:t>
        </w:r>
      </w:ins>
      <w:bookmarkEnd w:id="1095"/>
    </w:p>
    <w:p w14:paraId="4D9E435D" w14:textId="77777777" w:rsidR="00AC218F" w:rsidRPr="00317CAC" w:rsidRDefault="00850CBA">
      <w:pPr>
        <w:spacing w:line="300" w:lineRule="auto"/>
        <w:ind w:firstLineChars="200" w:firstLine="420"/>
        <w:jc w:val="right"/>
        <w:rPr>
          <w:b/>
          <w:bCs/>
          <w:rPrChange w:id="1097" w:author="Conqueror" w:date="2021-04-06T21:58:00Z">
            <w:rPr>
              <w:rFonts w:ascii="宋体" w:eastAsia="宋体" w:hAnsi="宋体"/>
              <w:b w:val="0"/>
              <w:bCs w:val="0"/>
              <w:sz w:val="24"/>
              <w:szCs w:val="24"/>
            </w:rPr>
          </w:rPrChange>
        </w:rPr>
        <w:pPrChange w:id="1098" w:author="Conqueror" w:date="2021-04-06T22:00:00Z">
          <w:pPr>
            <w:pStyle w:val="ab"/>
            <w:spacing w:line="300" w:lineRule="auto"/>
            <w:ind w:firstLineChars="200" w:firstLine="643"/>
            <w:jc w:val="right"/>
            <w:outlineLvl w:val="9"/>
          </w:pPr>
        </w:pPrChange>
      </w:pPr>
      <w:bookmarkStart w:id="1099" w:name="_Toc31182"/>
      <w:bookmarkStart w:id="1100" w:name="_Toc30695"/>
      <w:bookmarkStart w:id="1101" w:name="_Toc6365"/>
      <w:bookmarkStart w:id="1102" w:name="_Toc4172"/>
      <w:bookmarkStart w:id="1103" w:name="_Toc6207"/>
      <w:bookmarkStart w:id="1104" w:name="_Toc914"/>
      <w:bookmarkStart w:id="1105" w:name="_Toc7883"/>
      <w:r w:rsidRPr="00317CAC">
        <w:rPr>
          <w:rFonts w:hint="eastAsia"/>
          <w:rPrChange w:id="1106" w:author="Conqueror" w:date="2021-04-06T21:58:00Z">
            <w:rPr>
              <w:rFonts w:ascii="宋体" w:hAnsi="宋体" w:hint="eastAsia"/>
              <w:szCs w:val="21"/>
            </w:rPr>
          </w:rPrChange>
        </w:rPr>
        <w:t>——吴思旻</w:t>
      </w:r>
      <w:bookmarkEnd w:id="1099"/>
      <w:bookmarkEnd w:id="1100"/>
      <w:bookmarkEnd w:id="1101"/>
      <w:bookmarkEnd w:id="1102"/>
      <w:bookmarkEnd w:id="1103"/>
      <w:bookmarkEnd w:id="1104"/>
      <w:bookmarkEnd w:id="1105"/>
    </w:p>
    <w:p w14:paraId="4B8B1802" w14:textId="77777777" w:rsidR="00AC218F" w:rsidRPr="00317CAC" w:rsidRDefault="00850CBA">
      <w:pPr>
        <w:spacing w:line="300" w:lineRule="auto"/>
        <w:ind w:firstLineChars="200" w:firstLine="420"/>
      </w:pPr>
      <w:r w:rsidRPr="00317CAC">
        <w:t>岁月如歌，光阴似箭，一年期限的大学生创新创业训练计划项目也即将画上圆满的句号。大学生创新创业训练计划项目，旨在探索并建立以问题和课题为核心的教学模式，倡导以本科学生为主体的创新性实验改革，调动学生的主动性、积极性和创造性，激发学生的创新思维和创新意识，在校园内形成创新教育氛围，建设创新教育文化，全面提升学生的创新实验能力。在这一年中，我觉得收获了很多，不仅巩固和增长了这方面的知识，而且提升了独立思考、综合分析和解决实际水文地质问题的能力，培养了吃苦耐劳、团结合作、艰苦奋斗、科学严谨、实事求是以及热爱祖国的精神。</w:t>
      </w:r>
    </w:p>
    <w:p w14:paraId="3224DAAC" w14:textId="77777777" w:rsidR="00AC218F" w:rsidRPr="00317CAC" w:rsidRDefault="00850CBA">
      <w:pPr>
        <w:spacing w:line="300" w:lineRule="auto"/>
        <w:ind w:firstLineChars="200" w:firstLine="420"/>
      </w:pPr>
      <w:r w:rsidRPr="00317CAC">
        <w:t>在过去的一年中，从刚开始的对项目知识零基础到我们可以独立使用</w:t>
      </w:r>
      <w:proofErr w:type="gramStart"/>
      <w:r w:rsidRPr="00317CAC">
        <w:t>桩基动测仪</w:t>
      </w:r>
      <w:proofErr w:type="gramEnd"/>
      <w:r w:rsidRPr="00317CAC">
        <w:t>去检测桩基缺陷并分析低应变检测后的缺陷等级水平。自主学习</w:t>
      </w:r>
      <w:r w:rsidRPr="00317CAC">
        <w:t>MATLAB</w:t>
      </w:r>
      <w:r w:rsidRPr="00317CAC">
        <w:t>软件、</w:t>
      </w:r>
      <w:r w:rsidRPr="00317CAC">
        <w:t>Flac-3d</w:t>
      </w:r>
      <w:r w:rsidRPr="00317CAC">
        <w:t>软件、以及深度学习下神经网络的搭建方法等等，创新实验使我们每个人科研能力都得到了提升。立项之初，我们积极查阅大量相关资料，学习了低应变检测手段的国内外研究现状，学习过程中了解到低应变检测曲线和</w:t>
      </w:r>
      <w:proofErr w:type="gramStart"/>
      <w:r w:rsidRPr="00317CAC">
        <w:t>桩周土</w:t>
      </w:r>
      <w:proofErr w:type="gramEnd"/>
      <w:r w:rsidRPr="00317CAC">
        <w:t>、桩的混凝土强度指标、以及桩长等客观因素存在很大联系。检测曲线的判别是评估桩基础缺陷等级的重要依据。在实验过程中，我们边学习边实践，遇到问题小组会共同讨论寻找解决方法，实在弄不明白再寻求老师的帮助，求知路漫漫但培养了我们动手解决问题和学习新知识的能力，理论结合实际的学习方法让我们快速在项目中成长积极获取项目的养分。</w:t>
      </w:r>
    </w:p>
    <w:p w14:paraId="4AE5B912" w14:textId="77777777" w:rsidR="00AC218F" w:rsidRPr="00317CAC" w:rsidRDefault="00850CBA">
      <w:pPr>
        <w:spacing w:line="300" w:lineRule="auto"/>
        <w:ind w:firstLineChars="200" w:firstLine="420"/>
      </w:pPr>
      <w:r w:rsidRPr="00317CAC">
        <w:t>在项目进行过程中，由于不是科班出身，我们前期花了大量时间学习</w:t>
      </w:r>
      <w:r w:rsidRPr="00317CAC">
        <w:t>MATLAB</w:t>
      </w:r>
      <w:r w:rsidRPr="00317CAC">
        <w:t>、</w:t>
      </w:r>
      <w:r w:rsidRPr="00317CAC">
        <w:t>Flac-3D</w:t>
      </w:r>
    </w:p>
    <w:p w14:paraId="69F9D768" w14:textId="77777777" w:rsidR="00AC218F" w:rsidRPr="00317CAC" w:rsidRDefault="00850CBA">
      <w:pPr>
        <w:spacing w:line="300" w:lineRule="auto"/>
        <w:ind w:firstLineChars="200" w:firstLine="420"/>
      </w:pPr>
      <w:r w:rsidRPr="00317CAC">
        <w:t>、深度学习，通过上吴</w:t>
      </w:r>
      <w:proofErr w:type="gramStart"/>
      <w:r w:rsidRPr="00317CAC">
        <w:t>恩达的网课</w:t>
      </w:r>
      <w:proofErr w:type="gramEnd"/>
      <w:r w:rsidRPr="00317CAC">
        <w:t>与线下导师交流的方式不断进步与提高。中期为神经网络进行人工分类数据路径的过程很艰辛，数万条数据需要人工</w:t>
      </w:r>
      <w:proofErr w:type="gramStart"/>
      <w:r w:rsidRPr="00317CAC">
        <w:t>手动在</w:t>
      </w:r>
      <w:proofErr w:type="gramEnd"/>
      <w:r w:rsidRPr="00317CAC">
        <w:t>EXCLE</w:t>
      </w:r>
      <w:r w:rsidRPr="00317CAC">
        <w:t>中分类好项目路径、桩长、混凝土等级；这个过程如果是科班出身有较强代码能力的同学是可以通过编程来自动整理好数据的。但由于我们都是学勘查的同学，代码基础薄弱，对于实际解决问题只能依靠</w:t>
      </w:r>
      <w:proofErr w:type="gramStart"/>
      <w:r w:rsidRPr="00317CAC">
        <w:t>各队员共人</w:t>
      </w:r>
      <w:proofErr w:type="gramEnd"/>
      <w:r w:rsidRPr="00317CAC">
        <w:t>分工合作完成，路途坎坷曲折。面对一个我们完全不了解的全新邻域，感谢我的队友以及指导老师们在困难面前没有退缩大家共同奋力前行，攻克一个又一个难关，使得项目取得了较为突出的成果。这是大家在项目开始前所没有意料到的。也让我更加坚信了念念不忘必有回响这个道理，只要我们坚持没有困难是我们解决不了的。</w:t>
      </w:r>
    </w:p>
    <w:p w14:paraId="30C991E4" w14:textId="77777777" w:rsidR="00AC218F" w:rsidRPr="00317CAC" w:rsidRDefault="00850CBA">
      <w:pPr>
        <w:spacing w:line="300" w:lineRule="auto"/>
        <w:ind w:firstLineChars="200" w:firstLine="420"/>
      </w:pPr>
      <w:r w:rsidRPr="00317CAC">
        <w:t>实验的成果不仅是我们全组成员共同努力的结果，更离不开卢志堂导师和</w:t>
      </w:r>
      <w:proofErr w:type="gramStart"/>
      <w:r w:rsidRPr="00317CAC">
        <w:t>葛粲</w:t>
      </w:r>
      <w:proofErr w:type="gramEnd"/>
      <w:r w:rsidRPr="00317CAC">
        <w:t>导师的全力帮助。有了这段宝贵的亲身经历，使我对科研之路有了更深层次的认识。大学生的创新实验项目的更多强调的是以下几方面：</w:t>
      </w:r>
      <w:r w:rsidRPr="00317CAC">
        <w:t>1</w:t>
      </w:r>
      <w:r w:rsidRPr="00317CAC">
        <w:t>）自主性。这要求我们发挥我们的主观能动性，用我们所掌握的理论知识，按照我们自己所制定的方案和思路去解决我们所要解决的问题；</w:t>
      </w:r>
      <w:r w:rsidRPr="00317CAC">
        <w:t>2</w:t>
      </w:r>
      <w:r w:rsidRPr="00317CAC">
        <w:t>）探索性。科学源于探索，创新实验项目要求的是创新，这当然离不开探索，我们应当</w:t>
      </w:r>
      <w:proofErr w:type="gramStart"/>
      <w:r w:rsidRPr="00317CAC">
        <w:t>具用于</w:t>
      </w:r>
      <w:proofErr w:type="gramEnd"/>
      <w:r w:rsidRPr="00317CAC">
        <w:t>探索的精神，去发现新的问题以及新的解决的方法。</w:t>
      </w:r>
      <w:r w:rsidRPr="00317CAC">
        <w:t>3</w:t>
      </w:r>
      <w:r w:rsidRPr="00317CAC">
        <w:t>）实践性。我们所研究的理论最终都是要基于实践上，如果我们所研究的东西不具有实践性，解决实际生活的</w:t>
      </w:r>
      <w:proofErr w:type="gramStart"/>
      <w:r w:rsidRPr="00317CAC">
        <w:t>的</w:t>
      </w:r>
      <w:proofErr w:type="gramEnd"/>
      <w:r w:rsidRPr="00317CAC">
        <w:t>问题，那么我们</w:t>
      </w:r>
      <w:r w:rsidRPr="00317CAC">
        <w:lastRenderedPageBreak/>
        <w:t>所研究的东西纯属是在浪费时间。实践是理论的源泉，理论对实践有指导意义，我们的创新实验项目必然要基于实践上；</w:t>
      </w:r>
      <w:r w:rsidRPr="00317CAC">
        <w:t>4</w:t>
      </w:r>
      <w:r w:rsidRPr="00317CAC">
        <w:t>）协作性。协作是不可缺少的。合作共赢，国家方面强调的是国与国之间的合作共赢，而我们人与人之间的合作当然也是少不了的，毕竟我们个人的才智和能力都是有限的，不同人在不同的方面有着不同的优势，很多事情是需要我们大家一起相互帮助、协调合作才能解决。</w:t>
      </w:r>
    </w:p>
    <w:p w14:paraId="3FEE9AE4" w14:textId="77777777" w:rsidR="00AC218F" w:rsidRPr="00317CAC" w:rsidRDefault="00850CBA">
      <w:pPr>
        <w:spacing w:line="300" w:lineRule="auto"/>
        <w:ind w:firstLineChars="200" w:firstLine="420"/>
      </w:pPr>
      <w:r w:rsidRPr="00317CAC">
        <w:t>最后说说别的感受，最初接触</w:t>
      </w:r>
      <w:proofErr w:type="gramStart"/>
      <w:r w:rsidRPr="00317CAC">
        <w:t>大创是在</w:t>
      </w:r>
      <w:proofErr w:type="gramEnd"/>
      <w:r w:rsidRPr="00317CAC">
        <w:t>大二，从最初的激情无限到被困难</w:t>
      </w:r>
      <w:proofErr w:type="gramStart"/>
      <w:r w:rsidRPr="00317CAC">
        <w:t>绊足再</w:t>
      </w:r>
      <w:proofErr w:type="gramEnd"/>
      <w:r w:rsidRPr="00317CAC">
        <w:t>到最后的水到渠成，我对大创的感情经过一波三折之后，又从新回到了充满希望的状态。</w:t>
      </w:r>
    </w:p>
    <w:p w14:paraId="3FB8E61C" w14:textId="77777777" w:rsidR="00AC218F" w:rsidRPr="00317CAC" w:rsidRDefault="00850CBA">
      <w:pPr>
        <w:spacing w:line="300" w:lineRule="auto"/>
        <w:ind w:firstLineChars="200" w:firstLine="420"/>
      </w:pPr>
      <w:r w:rsidRPr="00317CAC">
        <w:t>这次活动让我收获最大的有两个方面：</w:t>
      </w:r>
    </w:p>
    <w:p w14:paraId="33608C60" w14:textId="77777777" w:rsidR="00AC218F" w:rsidRPr="00317CAC" w:rsidRDefault="00850CBA">
      <w:pPr>
        <w:jc w:val="left"/>
      </w:pPr>
      <w:bookmarkStart w:id="1107" w:name="_Toc15376"/>
      <w:bookmarkStart w:id="1108" w:name="_Toc4829"/>
      <w:bookmarkStart w:id="1109" w:name="_Toc23296"/>
      <w:bookmarkStart w:id="1110" w:name="_Toc3924"/>
      <w:bookmarkStart w:id="1111" w:name="_Toc6486"/>
      <w:bookmarkStart w:id="1112" w:name="_Toc24940"/>
      <w:bookmarkStart w:id="1113" w:name="_Toc6529"/>
      <w:bookmarkStart w:id="1114" w:name="_Toc11488"/>
      <w:bookmarkStart w:id="1115" w:name="_Toc6097"/>
      <w:r w:rsidRPr="00317CAC">
        <w:t>一、掌握了如何进行一次完整的工程试验的方法</w:t>
      </w:r>
      <w:ins w:id="1116" w:author="Conqueror" w:date="2021-04-06T21:56:00Z">
        <w:r w:rsidRPr="00317CAC">
          <w:t>。</w:t>
        </w:r>
      </w:ins>
      <w:bookmarkEnd w:id="1107"/>
      <w:bookmarkEnd w:id="1108"/>
      <w:bookmarkEnd w:id="1109"/>
      <w:bookmarkEnd w:id="1110"/>
      <w:bookmarkEnd w:id="1111"/>
      <w:bookmarkEnd w:id="1112"/>
      <w:bookmarkEnd w:id="1113"/>
      <w:bookmarkEnd w:id="1114"/>
      <w:bookmarkEnd w:id="1115"/>
    </w:p>
    <w:p w14:paraId="19F60E4D" w14:textId="77777777" w:rsidR="00AC218F" w:rsidRPr="00317CAC" w:rsidRDefault="00850CBA">
      <w:pPr>
        <w:jc w:val="left"/>
      </w:pPr>
      <w:bookmarkStart w:id="1117" w:name="_Toc6647"/>
      <w:bookmarkStart w:id="1118" w:name="_Toc5286"/>
      <w:bookmarkStart w:id="1119" w:name="_Toc19222"/>
      <w:bookmarkStart w:id="1120" w:name="_Toc22161"/>
      <w:bookmarkStart w:id="1121" w:name="_Toc10402"/>
      <w:bookmarkStart w:id="1122" w:name="_Toc22557"/>
      <w:bookmarkStart w:id="1123" w:name="_Toc20116"/>
      <w:bookmarkStart w:id="1124" w:name="_Toc30328"/>
      <w:bookmarkStart w:id="1125" w:name="_Toc25721"/>
      <w:r w:rsidRPr="00317CAC">
        <w:t>二、提高了自己的动手实践能力，知行合一。</w:t>
      </w:r>
      <w:bookmarkEnd w:id="1117"/>
      <w:bookmarkEnd w:id="1118"/>
      <w:bookmarkEnd w:id="1119"/>
      <w:bookmarkEnd w:id="1120"/>
      <w:bookmarkEnd w:id="1121"/>
      <w:bookmarkEnd w:id="1122"/>
      <w:bookmarkEnd w:id="1123"/>
      <w:bookmarkEnd w:id="1124"/>
      <w:bookmarkEnd w:id="1125"/>
    </w:p>
    <w:p w14:paraId="0F8F6822" w14:textId="77777777" w:rsidR="00AC218F" w:rsidRPr="00317CAC" w:rsidRDefault="00850CBA">
      <w:pPr>
        <w:spacing w:line="300" w:lineRule="auto"/>
        <w:ind w:firstLineChars="200" w:firstLine="420"/>
      </w:pPr>
      <w:r w:rsidRPr="00317CAC">
        <w:t>最后感谢学校能为我们提供发挥特长，积极创新的平台。身处这样的一个学术氛围良好的环境我是幸运的，在有活力的环境里成长才能使人汲取能量，互补互助。今后我要为建设科技型，创新型社会贡献自己的绵薄之力。</w:t>
      </w:r>
    </w:p>
    <w:p w14:paraId="0B9A90C2" w14:textId="77777777" w:rsidR="00AC218F" w:rsidRPr="00317CAC" w:rsidRDefault="00AC218F">
      <w:pPr>
        <w:spacing w:line="300" w:lineRule="auto"/>
        <w:ind w:firstLineChars="200" w:firstLine="420"/>
      </w:pPr>
    </w:p>
    <w:p w14:paraId="43B022FD" w14:textId="77777777" w:rsidR="00AC218F" w:rsidRPr="00317CAC" w:rsidRDefault="00AC218F">
      <w:pPr>
        <w:spacing w:line="300" w:lineRule="auto"/>
        <w:ind w:firstLineChars="200" w:firstLine="420"/>
      </w:pPr>
    </w:p>
    <w:p w14:paraId="573B2CCF" w14:textId="77777777" w:rsidR="00AC218F" w:rsidRPr="00317CAC" w:rsidRDefault="00AC218F">
      <w:pPr>
        <w:spacing w:line="300" w:lineRule="auto"/>
        <w:ind w:firstLineChars="200" w:firstLine="420"/>
      </w:pPr>
    </w:p>
    <w:p w14:paraId="1432E66E" w14:textId="014D6B5F" w:rsidR="00AC218F" w:rsidRPr="00317CAC" w:rsidRDefault="00850CBA">
      <w:pPr>
        <w:spacing w:line="300" w:lineRule="auto"/>
        <w:ind w:firstLineChars="200" w:firstLine="420"/>
        <w:jc w:val="center"/>
        <w:outlineLvl w:val="0"/>
      </w:pPr>
      <w:bookmarkStart w:id="1126" w:name="_Toc3624"/>
      <w:bookmarkStart w:id="1127" w:name="_Toc18877"/>
      <w:bookmarkStart w:id="1128" w:name="_Toc19012"/>
      <w:bookmarkStart w:id="1129" w:name="_Toc17739"/>
      <w:bookmarkStart w:id="1130" w:name="_Toc32247"/>
      <w:bookmarkStart w:id="1131" w:name="_Toc9853"/>
      <w:bookmarkStart w:id="1132" w:name="_Toc29480"/>
      <w:bookmarkStart w:id="1133" w:name="_Toc27025"/>
      <w:bookmarkStart w:id="1134" w:name="_Toc9864"/>
      <w:bookmarkStart w:id="1135" w:name="_Toc31638"/>
      <w:bookmarkStart w:id="1136" w:name="_Toc69297938"/>
      <w:bookmarkStart w:id="1137" w:name="_Toc69300510"/>
      <w:r w:rsidRPr="00317CAC">
        <w:t>个人总结</w:t>
      </w:r>
      <w:bookmarkEnd w:id="1126"/>
      <w:bookmarkEnd w:id="1127"/>
      <w:bookmarkEnd w:id="1128"/>
      <w:bookmarkEnd w:id="1129"/>
      <w:bookmarkEnd w:id="1130"/>
      <w:bookmarkEnd w:id="1131"/>
      <w:bookmarkEnd w:id="1132"/>
      <w:bookmarkEnd w:id="1133"/>
      <w:bookmarkEnd w:id="1134"/>
      <w:bookmarkEnd w:id="1135"/>
      <w:bookmarkEnd w:id="1136"/>
      <w:ins w:id="1138" w:author="DELL" w:date="2021-04-14T13:38:00Z">
        <w:r w:rsidR="00D5052B">
          <w:rPr>
            <w:rFonts w:hint="eastAsia"/>
          </w:rPr>
          <w:t>2</w:t>
        </w:r>
      </w:ins>
      <w:bookmarkEnd w:id="1137"/>
    </w:p>
    <w:p w14:paraId="7FBECCA5" w14:textId="77777777" w:rsidR="00AC218F" w:rsidRPr="00317CAC" w:rsidRDefault="00850CBA">
      <w:pPr>
        <w:spacing w:line="300" w:lineRule="auto"/>
        <w:ind w:firstLineChars="200" w:firstLine="482"/>
        <w:jc w:val="right"/>
        <w:rPr>
          <w:b/>
          <w:bCs/>
          <w:sz w:val="24"/>
          <w:szCs w:val="32"/>
        </w:rPr>
      </w:pPr>
      <w:r w:rsidRPr="00317CAC">
        <w:rPr>
          <w:b/>
          <w:bCs/>
          <w:sz w:val="24"/>
          <w:szCs w:val="32"/>
        </w:rPr>
        <w:softHyphen/>
      </w:r>
      <w:r w:rsidRPr="00317CAC">
        <w:t>——</w:t>
      </w:r>
      <w:r w:rsidRPr="00317CAC">
        <w:t>娄西宇</w:t>
      </w:r>
    </w:p>
    <w:p w14:paraId="55BDC91B" w14:textId="77777777" w:rsidR="00AC218F" w:rsidRPr="00317CAC" w:rsidRDefault="00850CBA">
      <w:pPr>
        <w:spacing w:line="300" w:lineRule="auto"/>
        <w:ind w:firstLineChars="200" w:firstLine="420"/>
      </w:pPr>
      <w:r w:rsidRPr="00317CAC">
        <w:t>时间飞逝，忙碌之间我们的大</w:t>
      </w:r>
      <w:proofErr w:type="gramStart"/>
      <w:r w:rsidRPr="00317CAC">
        <w:t>创项目</w:t>
      </w:r>
      <w:proofErr w:type="gramEnd"/>
      <w:r w:rsidRPr="00317CAC">
        <w:t>已经进行了一年了</w:t>
      </w:r>
      <w:r w:rsidRPr="00317CAC">
        <w:t>,</w:t>
      </w:r>
      <w:r w:rsidRPr="00317CAC">
        <w:t>我们小组以基于深度学习的桩基低应变检测为课题，通过对于数据的处理，以及通过机器学习来建立模型对于桩基的类型进行划分取得了一定的成果。从项目开始我们五个人面对从未接触过这个方面的知识时的迷茫，到在网上寻找文献并一起学习和出谋划策的</w:t>
      </w:r>
      <w:proofErr w:type="gramStart"/>
      <w:r w:rsidRPr="00317CAC">
        <w:t>写项目</w:t>
      </w:r>
      <w:proofErr w:type="gramEnd"/>
      <w:r w:rsidRPr="00317CAC">
        <w:t>策划书时的热血，再到一步又一步的进行项目，一点点接触我们未进入过的领域。这种辛苦与快乐</w:t>
      </w:r>
      <w:proofErr w:type="gramStart"/>
      <w:r w:rsidRPr="00317CAC">
        <w:t>是之前</w:t>
      </w:r>
      <w:proofErr w:type="gramEnd"/>
      <w:r w:rsidRPr="00317CAC">
        <w:t>的我未曾想到的，这其中的经验和成长也只有经历过的人才会拥有。这是一次难得的经历，一次让我们得到锻炼和成长的经历。</w:t>
      </w:r>
    </w:p>
    <w:p w14:paraId="6CD8F1B0" w14:textId="77777777" w:rsidR="00AC218F" w:rsidRPr="00317CAC" w:rsidRDefault="00850CBA">
      <w:pPr>
        <w:spacing w:line="300" w:lineRule="auto"/>
        <w:ind w:firstLineChars="200" w:firstLine="420"/>
      </w:pPr>
      <w:r w:rsidRPr="00317CAC">
        <w:t xml:space="preserve">　我们有着一个团结精神的小组，负责人是吴思旻，我们班长也参与其中，我们有很强的组织协调能力，参与人员也有一定的学术能力。并且拥有教学和科研都很出色的卢志堂老师和</w:t>
      </w:r>
      <w:proofErr w:type="gramStart"/>
      <w:r w:rsidRPr="00317CAC">
        <w:t>葛粲</w:t>
      </w:r>
      <w:proofErr w:type="gramEnd"/>
      <w:r w:rsidRPr="00317CAC">
        <w:t>两位老师为我们的导师。这些都为课题研究的进行和顺利完成奠定了良好的基础。</w:t>
      </w:r>
    </w:p>
    <w:p w14:paraId="59BCE7D2" w14:textId="77777777" w:rsidR="00AC218F" w:rsidRPr="00317CAC" w:rsidRDefault="00850CBA">
      <w:pPr>
        <w:spacing w:line="300" w:lineRule="auto"/>
        <w:ind w:firstLineChars="200" w:firstLine="420"/>
      </w:pPr>
      <w:r w:rsidRPr="00317CAC">
        <w:t>虽然因为</w:t>
      </w:r>
      <w:r w:rsidRPr="00317CAC">
        <w:t>2020</w:t>
      </w:r>
      <w:r w:rsidRPr="00317CAC">
        <w:t>年上半学期因为疫情的影响，我们无法前来学校进行学习和交流，但我们在网上进行了许多次交流和学习，并且通过购买相关书籍来了解和学习我们的大创项目，并且自学了</w:t>
      </w:r>
      <w:proofErr w:type="spellStart"/>
      <w:r w:rsidRPr="00317CAC">
        <w:t>matlab</w:t>
      </w:r>
      <w:proofErr w:type="spellEnd"/>
      <w:r w:rsidRPr="00317CAC">
        <w:t>软件，来对于接下来的大创工作的进行奠定基础。我们的导师们也十分关注我们的学习进程，在假期里每个星期都会询问我们学习进度，而且当大三上半学期，我们来到学校上课，我们几乎每个星期都会进行一次交流，开展大创的工作并且学习新的知识。虽然很辛苦，但是通过这样的学习我们也收获到了很多有用的知识和经验。</w:t>
      </w:r>
    </w:p>
    <w:p w14:paraId="3F1638EF" w14:textId="77777777" w:rsidR="00AC218F" w:rsidRPr="00317CAC" w:rsidRDefault="00850CBA">
      <w:pPr>
        <w:spacing w:line="300" w:lineRule="auto"/>
        <w:ind w:firstLineChars="200" w:firstLine="420"/>
      </w:pPr>
      <w:r w:rsidRPr="00317CAC">
        <w:t>大创的过程并非一直如我们所期待的那么顺利，我们在进行的过程中也遇到了很多的问题。我们的项目需要处理大量的数据，而且这些数据的各种参数也并不统一，所以一开始我</w:t>
      </w:r>
      <w:r w:rsidRPr="00317CAC">
        <w:lastRenderedPageBreak/>
        <w:t>们在处理时往往速度很慢而且难以做到统一，这让我们感到头痛，后来我们在导师的帮助下编写了一个可以用于数据处理的小程序，我们才克服这一困难。而且通过这个程序我也进一步的学习了</w:t>
      </w:r>
      <w:proofErr w:type="spellStart"/>
      <w:r w:rsidRPr="00317CAC">
        <w:t>matlab</w:t>
      </w:r>
      <w:proofErr w:type="spellEnd"/>
      <w:r w:rsidRPr="00317CAC">
        <w:t>的使用，发现这些软件不仅仅对我们这次大</w:t>
      </w:r>
      <w:proofErr w:type="gramStart"/>
      <w:r w:rsidRPr="00317CAC">
        <w:t>创有着</w:t>
      </w:r>
      <w:proofErr w:type="gramEnd"/>
      <w:r w:rsidRPr="00317CAC">
        <w:t>很大的作用，而且对于我们以后的学习和工作也会起到很大的作用。</w:t>
      </w:r>
    </w:p>
    <w:p w14:paraId="5292F3E7" w14:textId="77777777" w:rsidR="00AC218F" w:rsidRPr="00317CAC" w:rsidRDefault="00850CBA">
      <w:pPr>
        <w:spacing w:line="300" w:lineRule="auto"/>
        <w:ind w:firstLineChars="200" w:firstLine="420"/>
      </w:pPr>
      <w:r w:rsidRPr="00317CAC">
        <w:t>我们的大</w:t>
      </w:r>
      <w:proofErr w:type="gramStart"/>
      <w:r w:rsidRPr="00317CAC">
        <w:t>创虽然</w:t>
      </w:r>
      <w:proofErr w:type="gramEnd"/>
      <w:r w:rsidRPr="00317CAC">
        <w:t>是基于深度学习的项目，但我们也去实地进行了桩基低应变检测，我们在老师的指导下，通过测试装置进行了对于不同直径和不同长度的桩基进行了检测，拿到了我们想要的数据。这一经历不仅让我学习到了如何进行桩基的低应变检测和其流程，而且我还明白了要想做好一个科研项目不仅仅要将其主要的目标达到，而且还可以去扩展自己的知识面，这样才能在这一次项目中学习到更多的知识，可以扩展自己的知识面，从而更好的进行以后的项目。</w:t>
      </w:r>
    </w:p>
    <w:p w14:paraId="6AA3BEE8" w14:textId="77777777" w:rsidR="00AC218F" w:rsidRPr="00317CAC" w:rsidRDefault="00850CBA">
      <w:pPr>
        <w:spacing w:line="300" w:lineRule="auto"/>
        <w:ind w:firstLineChars="200" w:firstLine="420"/>
      </w:pPr>
      <w:r w:rsidRPr="00317CAC">
        <w:t>作为一名大学生，这是我第一次经历关于科研方向的项目，这次经历让我深深体会到了团队的重要性。一个团队的组建，并不是把一群人简单的组建在一起，一群人简单的放在一起那不是团队，那只能是一个群体，团队的核心是一个共同的目标，我们都是为了那个目标而奋斗，只有</w:t>
      </w:r>
      <w:proofErr w:type="gramStart"/>
      <w:r w:rsidRPr="00317CAC">
        <w:t>有</w:t>
      </w:r>
      <w:proofErr w:type="gramEnd"/>
      <w:r w:rsidRPr="00317CAC">
        <w:t>共同理想共同目标的人聚集在一起，才能激发活力，碰撞出思想的火花，这时候做事就更容易了。而我们团队就是这样的一个组合，不管是前期还是过程或是结题事，每个人都各司其职，项目过程进行的有条有理。一个省级的创新实验课题对我们这些第一次参与大创的学生来说是很有挑战性的，但是在学习与实验的过程中，我们收获到了很多，也感到十分的快乐。</w:t>
      </w:r>
    </w:p>
    <w:p w14:paraId="26DFA9E4" w14:textId="77777777" w:rsidR="00AC218F" w:rsidRPr="00317CAC" w:rsidRDefault="00850CBA">
      <w:pPr>
        <w:spacing w:line="300" w:lineRule="auto"/>
        <w:ind w:firstLineChars="200" w:firstLine="420"/>
      </w:pPr>
      <w:r w:rsidRPr="00317CAC">
        <w:t xml:space="preserve">  </w:t>
      </w:r>
      <w:r w:rsidRPr="00317CAC">
        <w:t>在这次大</w:t>
      </w:r>
      <w:proofErr w:type="gramStart"/>
      <w:r w:rsidRPr="00317CAC">
        <w:t>创项目</w:t>
      </w:r>
      <w:proofErr w:type="gramEnd"/>
      <w:r w:rsidRPr="00317CAC">
        <w:t>中我明白了我们每个人都是这个项目中不可或缺的一部分，我们必须通力合作才能保证项目的正常进行。组员之间的讨论十分的重要，讨论中，我们互相交流自己的项目学习心得，带给他人新的思路，并且我们有的过程中，处理数据时需要我们统一标准，如果有一个人所处理的标准与他人不同就需要重新进行处理，所以我们需要一起来对数据进行处理，这样才能保证准确度。而且讨论的同时我们也会分享自己认为不错的论文给他人，有时候会议还会有老师参与进来，每次开会讨论我都收获良多。这次大</w:t>
      </w:r>
      <w:proofErr w:type="gramStart"/>
      <w:r w:rsidRPr="00317CAC">
        <w:t>创经历</w:t>
      </w:r>
      <w:proofErr w:type="gramEnd"/>
      <w:r w:rsidRPr="00317CAC">
        <w:t>让我明白了在以后的工作中一个人是很难将一个项目做到很好，要去和组员进行交流合作，这样不仅仅会提高我们的工作效率，还会让项目做的更加好。</w:t>
      </w:r>
    </w:p>
    <w:p w14:paraId="6D8560F9" w14:textId="77777777" w:rsidR="00AC218F" w:rsidRPr="00317CAC" w:rsidRDefault="00850CBA">
      <w:pPr>
        <w:spacing w:line="300" w:lineRule="auto"/>
        <w:ind w:firstLineChars="200" w:firstLine="420"/>
      </w:pPr>
      <w:r w:rsidRPr="00317CAC">
        <w:t>通过这一年的创新创业训练项目的实施研究，我深深感受到指导老师和团队合作的重要和必要性，非常感谢卢志堂老师和</w:t>
      </w:r>
      <w:proofErr w:type="gramStart"/>
      <w:r w:rsidRPr="00317CAC">
        <w:t>葛粲</w:t>
      </w:r>
      <w:proofErr w:type="gramEnd"/>
      <w:r w:rsidRPr="00317CAC">
        <w:t>老师，感谢他们不计回报的付出，教给我们了很多知识与</w:t>
      </w:r>
      <w:proofErr w:type="gramStart"/>
      <w:r w:rsidRPr="00317CAC">
        <w:t>做项目</w:t>
      </w:r>
      <w:proofErr w:type="gramEnd"/>
      <w:r w:rsidRPr="00317CAC">
        <w:t>的经验，也感谢我的组员们和我共同完成这次大创和他们合作我感到十分的荣幸。通过这次大创我也从中获得了锻炼和成长，实验和讨论提高我的思维能力</w:t>
      </w:r>
      <w:r w:rsidRPr="00317CAC">
        <w:t>;</w:t>
      </w:r>
      <w:r w:rsidRPr="00317CAC">
        <w:t>团队合作培养了我的团队精神</w:t>
      </w:r>
      <w:r w:rsidRPr="00317CAC">
        <w:t>;</w:t>
      </w:r>
      <w:r w:rsidRPr="00317CAC">
        <w:t>不断的学习与尝试铸就了我的坚韧性。非常荣幸能够参加这次创新创业训练项目，这次经历使我终生受益。</w:t>
      </w:r>
    </w:p>
    <w:p w14:paraId="30E625CC" w14:textId="77777777" w:rsidR="00AC218F" w:rsidRPr="00741531" w:rsidRDefault="00AC218F">
      <w:pPr>
        <w:pPrChange w:id="1139" w:author="DELL" w:date="2021-04-14T13:38:00Z">
          <w:pPr>
            <w:spacing w:line="300" w:lineRule="auto"/>
          </w:pPr>
        </w:pPrChange>
      </w:pPr>
    </w:p>
    <w:p w14:paraId="036B2884" w14:textId="77777777" w:rsidR="0027308C" w:rsidRPr="00741531" w:rsidRDefault="0027308C">
      <w:pPr>
        <w:pPrChange w:id="1140" w:author="DELL" w:date="2021-04-14T13:38:00Z">
          <w:pPr>
            <w:spacing w:line="300" w:lineRule="auto"/>
            <w:ind w:firstLineChars="200" w:firstLine="420"/>
            <w:jc w:val="center"/>
            <w:outlineLvl w:val="0"/>
          </w:pPr>
        </w:pPrChange>
      </w:pPr>
      <w:bookmarkStart w:id="1141" w:name="_Toc21525"/>
      <w:bookmarkStart w:id="1142" w:name="_Toc9170"/>
      <w:bookmarkStart w:id="1143" w:name="_Toc17819"/>
      <w:bookmarkStart w:id="1144" w:name="_Toc14205"/>
      <w:bookmarkStart w:id="1145" w:name="_Toc891"/>
      <w:bookmarkStart w:id="1146" w:name="_Toc14964"/>
      <w:bookmarkStart w:id="1147" w:name="_Toc24500"/>
      <w:bookmarkStart w:id="1148" w:name="_Toc29055"/>
      <w:bookmarkStart w:id="1149" w:name="_Toc4413"/>
      <w:bookmarkStart w:id="1150" w:name="_Toc29237"/>
      <w:bookmarkStart w:id="1151" w:name="_Toc69297939"/>
    </w:p>
    <w:p w14:paraId="6A5DD592" w14:textId="04E1AE07" w:rsidR="0027308C" w:rsidRDefault="0027308C" w:rsidP="00741531">
      <w:pPr>
        <w:rPr>
          <w:ins w:id="1152" w:author="DELL" w:date="2021-04-14T13:38:00Z"/>
        </w:rPr>
      </w:pPr>
    </w:p>
    <w:p w14:paraId="60DDE9BB" w14:textId="77777777" w:rsidR="00741531" w:rsidRPr="00741531" w:rsidRDefault="00741531">
      <w:pPr>
        <w:pPrChange w:id="1153" w:author="DELL" w:date="2021-04-14T13:38:00Z">
          <w:pPr>
            <w:spacing w:line="300" w:lineRule="auto"/>
            <w:ind w:firstLineChars="200" w:firstLine="420"/>
            <w:jc w:val="center"/>
            <w:outlineLvl w:val="0"/>
          </w:pPr>
        </w:pPrChange>
      </w:pPr>
    </w:p>
    <w:p w14:paraId="0844C7F9" w14:textId="5AC23E7B" w:rsidR="00AC218F" w:rsidRPr="00317CAC" w:rsidRDefault="00850CBA">
      <w:pPr>
        <w:spacing w:line="300" w:lineRule="auto"/>
        <w:ind w:firstLineChars="200" w:firstLine="420"/>
        <w:jc w:val="center"/>
        <w:outlineLvl w:val="0"/>
      </w:pPr>
      <w:bookmarkStart w:id="1154" w:name="_Toc69300511"/>
      <w:r w:rsidRPr="00317CAC">
        <w:lastRenderedPageBreak/>
        <w:t>个人总结</w:t>
      </w:r>
      <w:bookmarkEnd w:id="1141"/>
      <w:bookmarkEnd w:id="1142"/>
      <w:bookmarkEnd w:id="1143"/>
      <w:bookmarkEnd w:id="1144"/>
      <w:bookmarkEnd w:id="1145"/>
      <w:bookmarkEnd w:id="1146"/>
      <w:bookmarkEnd w:id="1147"/>
      <w:bookmarkEnd w:id="1148"/>
      <w:bookmarkEnd w:id="1149"/>
      <w:bookmarkEnd w:id="1150"/>
      <w:bookmarkEnd w:id="1151"/>
      <w:ins w:id="1155" w:author="DELL" w:date="2021-04-14T13:38:00Z">
        <w:r w:rsidR="00D5052B">
          <w:rPr>
            <w:rFonts w:hint="eastAsia"/>
          </w:rPr>
          <w:t>3</w:t>
        </w:r>
      </w:ins>
      <w:bookmarkEnd w:id="1154"/>
    </w:p>
    <w:p w14:paraId="51B84C29" w14:textId="77777777" w:rsidR="00AC218F" w:rsidRPr="00317CAC" w:rsidRDefault="00850CBA">
      <w:pPr>
        <w:spacing w:line="300" w:lineRule="auto"/>
        <w:ind w:firstLineChars="200" w:firstLine="482"/>
        <w:jc w:val="right"/>
        <w:rPr>
          <w:sz w:val="24"/>
        </w:rPr>
      </w:pPr>
      <w:r w:rsidRPr="00317CAC">
        <w:rPr>
          <w:b/>
          <w:bCs/>
          <w:sz w:val="24"/>
        </w:rPr>
        <w:t xml:space="preserve">     </w:t>
      </w:r>
      <w:r w:rsidRPr="00317CAC">
        <w:rPr>
          <w:szCs w:val="21"/>
        </w:rPr>
        <w:t>——</w:t>
      </w:r>
      <w:r w:rsidRPr="00317CAC">
        <w:rPr>
          <w:szCs w:val="21"/>
        </w:rPr>
        <w:t>陈滋泉</w:t>
      </w:r>
    </w:p>
    <w:p w14:paraId="264E9D48" w14:textId="77777777" w:rsidR="00AC218F" w:rsidRPr="00317CAC" w:rsidRDefault="00850CBA">
      <w:pPr>
        <w:spacing w:line="300" w:lineRule="auto"/>
        <w:ind w:firstLineChars="200" w:firstLine="420"/>
      </w:pPr>
      <w:r w:rsidRPr="00317CAC">
        <w:t>时光荏苒，一年的时间就要过去了，我们小组的大</w:t>
      </w:r>
      <w:proofErr w:type="gramStart"/>
      <w:r w:rsidRPr="00317CAC">
        <w:t>创项目</w:t>
      </w:r>
      <w:proofErr w:type="gramEnd"/>
      <w:r w:rsidRPr="00317CAC">
        <w:t>也进入尾声，回想起在这一年间为大创付出的点点滴滴，感触良多。</w:t>
      </w:r>
    </w:p>
    <w:p w14:paraId="30F4AB93" w14:textId="77777777" w:rsidR="00AC218F" w:rsidRPr="00317CAC" w:rsidRDefault="00850CBA">
      <w:pPr>
        <w:spacing w:line="300" w:lineRule="auto"/>
        <w:ind w:firstLineChars="200" w:firstLine="420"/>
      </w:pPr>
      <w:r w:rsidRPr="00317CAC">
        <w:t>我们从刚开始的一无所知和一筹莫展，到现在的目标明确，方案清晰，渐入佳境，这</w:t>
      </w:r>
      <w:proofErr w:type="gramStart"/>
      <w:r w:rsidRPr="00317CAC">
        <w:t>其中觉得</w:t>
      </w:r>
      <w:proofErr w:type="gramEnd"/>
      <w:r w:rsidRPr="00317CAC">
        <w:t>发生在我们身上好多事情，也收获了好多。回想过去参加研究项目的过程，从开始的查阅相关参考文献了解所要做的实验别人所做的成果，到制定详细的研究方案和步骤，然后申请立项撰写项目申请书。立项通过后学习有关桩基检测的知识，学习</w:t>
      </w:r>
      <w:proofErr w:type="spellStart"/>
      <w:r w:rsidRPr="00317CAC">
        <w:t>matlab</w:t>
      </w:r>
      <w:proofErr w:type="spellEnd"/>
      <w:r w:rsidRPr="00317CAC">
        <w:t>语言，对几万条</w:t>
      </w:r>
      <w:proofErr w:type="gramStart"/>
      <w:r w:rsidRPr="00317CAC">
        <w:t>桩基时频曲线图</w:t>
      </w:r>
      <w:proofErr w:type="gramEnd"/>
      <w:r w:rsidRPr="00317CAC">
        <w:t>进行数据标定，对项目进行编程建模并训练，最终训练出了一个较好的模型。</w:t>
      </w:r>
      <w:proofErr w:type="gramStart"/>
      <w:r w:rsidRPr="00317CAC">
        <w:t>一</w:t>
      </w:r>
      <w:proofErr w:type="gramEnd"/>
      <w:r w:rsidRPr="00317CAC">
        <w:t>步步走来，这其中的辛苦和辛酸只有经历过的人才懂，其中的经验和成长也只有经历过的人才会分享和拥有。这是一次难得的经历，让我们得到锻炼和成长的经历。</w:t>
      </w:r>
    </w:p>
    <w:p w14:paraId="3566E6C4" w14:textId="77777777" w:rsidR="00AC218F" w:rsidRPr="00317CAC" w:rsidRDefault="00850CBA">
      <w:pPr>
        <w:spacing w:line="300" w:lineRule="auto"/>
        <w:ind w:firstLineChars="200" w:firstLine="420"/>
      </w:pPr>
      <w:r w:rsidRPr="00317CAC">
        <w:t>在研究方面</w:t>
      </w:r>
      <w:r w:rsidRPr="00317CAC">
        <w:t>,</w:t>
      </w:r>
      <w:r w:rsidRPr="00317CAC">
        <w:t>最深的体会就是要善于勤于思考</w:t>
      </w:r>
      <w:r w:rsidRPr="00317CAC">
        <w:t>,</w:t>
      </w:r>
      <w:r w:rsidRPr="00317CAC">
        <w:t>主动动手动脑。创新创业训练项目不是基础课上我们做的实验</w:t>
      </w:r>
      <w:r w:rsidRPr="00317CAC">
        <w:t>,</w:t>
      </w:r>
      <w:r w:rsidRPr="00317CAC">
        <w:t>只要按着老师讲的步骤做就行了。做的课题对于我们来说</w:t>
      </w:r>
      <w:r w:rsidRPr="00317CAC">
        <w:t>,</w:t>
      </w:r>
      <w:r w:rsidRPr="00317CAC">
        <w:t>可能是一个没有接触过的新领域</w:t>
      </w:r>
      <w:r w:rsidRPr="00317CAC">
        <w:t>,</w:t>
      </w:r>
      <w:r w:rsidRPr="00317CAC">
        <w:t>没有人告诉我们</w:t>
      </w:r>
      <w:proofErr w:type="gramStart"/>
      <w:r w:rsidRPr="00317CAC">
        <w:t>一</w:t>
      </w:r>
      <w:proofErr w:type="gramEnd"/>
      <w:r w:rsidRPr="00317CAC">
        <w:t>步步该怎么做。需要自己去找文献查资料</w:t>
      </w:r>
      <w:r w:rsidRPr="00317CAC">
        <w:t>,</w:t>
      </w:r>
      <w:r w:rsidRPr="00317CAC">
        <w:t>去弄明白实验的原理</w:t>
      </w:r>
      <w:r w:rsidRPr="00317CAC">
        <w:t>,</w:t>
      </w:r>
      <w:r w:rsidRPr="00317CAC">
        <w:t>然后确定要创新的方向，按照这个方向一点点努力</w:t>
      </w:r>
      <w:r w:rsidRPr="00317CAC">
        <w:t>,</w:t>
      </w:r>
      <w:r w:rsidRPr="00317CAC">
        <w:t>所以每一步都需要独立思考</w:t>
      </w:r>
      <w:r w:rsidRPr="00317CAC">
        <w:t>.</w:t>
      </w:r>
      <w:r w:rsidRPr="00317CAC">
        <w:t>其中会遇到很多困难</w:t>
      </w:r>
      <w:r w:rsidRPr="00317CAC">
        <w:t>,</w:t>
      </w:r>
      <w:r w:rsidRPr="00317CAC">
        <w:t>这个时候除了寻找帮助</w:t>
      </w:r>
      <w:r w:rsidRPr="00317CAC">
        <w:t>,</w:t>
      </w:r>
      <w:r w:rsidRPr="00317CAC">
        <w:t>最重要的还是自己思考。由于我们所选的题目是与</w:t>
      </w:r>
      <w:proofErr w:type="spellStart"/>
      <w:r w:rsidRPr="00317CAC">
        <w:t>matlab</w:t>
      </w:r>
      <w:proofErr w:type="spellEnd"/>
      <w:r w:rsidRPr="00317CAC">
        <w:t>编程方面相关性较大的，而我们又是注重于工科的专业，因此对于编程是基本没有任何基础，尽管大一学了</w:t>
      </w:r>
      <w:r w:rsidRPr="00317CAC">
        <w:t>c</w:t>
      </w:r>
      <w:r w:rsidRPr="00317CAC">
        <w:t>语言这一编程语言，但也是学得一知半解。但我们整个小组并不畏惧，在专业导师的指导下，我们在网上寻找课程资源，同时购买相关的学习书籍，一步一步的从零开始学习</w:t>
      </w:r>
      <w:proofErr w:type="spellStart"/>
      <w:r w:rsidRPr="00317CAC">
        <w:t>matlab</w:t>
      </w:r>
      <w:proofErr w:type="spellEnd"/>
      <w:r w:rsidRPr="00317CAC">
        <w:t>，每周我们小组成员都会向导师进行学习成果汇报，并互相交流学习心得。同时，对于桩基检测我们也还没学这门课程，也是在导师的带领下对桩基检测进行了一个系统的学习，掌握了基础分类的方法。可以说，我们的研究，是从零基础开始的，能有现在的成果，都是我们小组成员和导师共同努力的结果。</w:t>
      </w:r>
    </w:p>
    <w:p w14:paraId="47AFC82A" w14:textId="77777777" w:rsidR="00AC218F" w:rsidRPr="00317CAC" w:rsidRDefault="00850CBA">
      <w:pPr>
        <w:spacing w:line="300" w:lineRule="auto"/>
        <w:ind w:firstLineChars="200" w:firstLine="420"/>
      </w:pPr>
      <w:r w:rsidRPr="00317CAC">
        <w:t>在创新方面，由于我们这是一个创新创业项目，所以创新方面是必不可少的。我觉得，创新方面首先要明确一个方向和目标，方向和目标是贯穿整个项目的核心，只有明确方向，围绕这个方向努力下去，才可能有结果。创新点可以从很多方面着手，不一定要很高深很前沿的东西，只要不是照搬别人的东西在自己力所能及的范围内就好。有时候，思维可能会出现</w:t>
      </w:r>
      <w:r w:rsidRPr="00317CAC">
        <w:t>“</w:t>
      </w:r>
      <w:r w:rsidRPr="00317CAC">
        <w:t>停滞不前</w:t>
      </w:r>
      <w:r w:rsidRPr="00317CAC">
        <w:t>”</w:t>
      </w:r>
      <w:r w:rsidRPr="00317CAC">
        <w:t>的现象，这时候不要着急也不要想着放弃，要试着换一个角度思考，发散思维多方位思考，</w:t>
      </w:r>
      <w:proofErr w:type="gramStart"/>
      <w:r w:rsidRPr="00317CAC">
        <w:t>作出</w:t>
      </w:r>
      <w:proofErr w:type="gramEnd"/>
      <w:r w:rsidRPr="00317CAC">
        <w:t>大胆猜想，这时候你也许会有一种</w:t>
      </w:r>
      <w:r w:rsidRPr="00317CAC">
        <w:t>“</w:t>
      </w:r>
      <w:r w:rsidRPr="00317CAC">
        <w:t>柳暗花明又一村</w:t>
      </w:r>
      <w:r w:rsidRPr="00317CAC">
        <w:t>”</w:t>
      </w:r>
      <w:r w:rsidRPr="00317CAC">
        <w:t>的感觉。我们所做的项目名称叫做基于机器学习的桩基低应变检测大数据分析及智能评价方法，这方面其实也有人进行了研究，但并不是</w:t>
      </w:r>
      <w:proofErr w:type="gramStart"/>
      <w:r w:rsidRPr="00317CAC">
        <w:t>很</w:t>
      </w:r>
      <w:proofErr w:type="gramEnd"/>
      <w:r w:rsidRPr="00317CAC">
        <w:t>系统。至今为止，对与桩基的低应变检测，大多数还是靠技术人员去判断，这样就需要花费较多的人力物力财力。但如果有一个软件能够对输入的</w:t>
      </w:r>
      <w:proofErr w:type="gramStart"/>
      <w:r w:rsidRPr="00317CAC">
        <w:t>桩基时频曲线图</w:t>
      </w:r>
      <w:proofErr w:type="gramEnd"/>
      <w:r w:rsidRPr="00317CAC">
        <w:t>进行判断，那么桩基检测就会变得快起来，并且能够有很高的准确性，极大的降低了成本。因此，我们所研究的内容可以说是极具创新性的，</w:t>
      </w:r>
      <w:r w:rsidRPr="00317CAC">
        <w:t xml:space="preserve">  </w:t>
      </w:r>
      <w:r w:rsidRPr="00317CAC">
        <w:t xml:space="preserve">　</w:t>
      </w:r>
    </w:p>
    <w:p w14:paraId="3D9EE0BB" w14:textId="77777777" w:rsidR="00AC218F" w:rsidRPr="00317CAC" w:rsidRDefault="00850CBA">
      <w:pPr>
        <w:spacing w:line="300" w:lineRule="auto"/>
        <w:ind w:firstLineChars="200" w:firstLine="420"/>
      </w:pPr>
      <w:r w:rsidRPr="00317CAC">
        <w:t>在问题解决方面，我们在研究过程中也遇到了许多的问题。在数据标定时，由于未区分</w:t>
      </w:r>
      <w:r w:rsidRPr="00317CAC">
        <w:lastRenderedPageBreak/>
        <w:t>灌注桩与预制管桩，未区分铁锤敲击以及尼龙</w:t>
      </w:r>
      <w:proofErr w:type="gramStart"/>
      <w:r w:rsidRPr="00317CAC">
        <w:t>锤</w:t>
      </w:r>
      <w:proofErr w:type="gramEnd"/>
      <w:r w:rsidRPr="00317CAC">
        <w:t>敲击。导致在进行数据标定时，无法精确的区分类别，有时用铁锤敲击的一类</w:t>
      </w:r>
      <w:proofErr w:type="gramStart"/>
      <w:r w:rsidRPr="00317CAC">
        <w:t>桩由于时频</w:t>
      </w:r>
      <w:proofErr w:type="gramEnd"/>
      <w:r w:rsidRPr="00317CAC">
        <w:t>曲线图反复震荡容易就被误判为四类桩。这也导致了我们后续进行模型训练时准确率较低，在与导师商量后，我们确定了一套规范的确定</w:t>
      </w:r>
      <w:proofErr w:type="gramStart"/>
      <w:r w:rsidRPr="00317CAC">
        <w:t>桩基时频曲线图</w:t>
      </w:r>
      <w:proofErr w:type="gramEnd"/>
      <w:r w:rsidRPr="00317CAC">
        <w:t>分类的规范，重新进行了数据标定，最终将准确率大大的提高了，达到了预定的目标。对于模型建立，我们也是一路坎坷，由于不知道什么样的神经网络最适合我们的模型，我们只能够一个一个的尝试，这也花费了我们不少的时间，但皇天不负有心人，我们最终确定了长短期记忆网络为模型的神经网络，最终取得了较好的结果。</w:t>
      </w:r>
    </w:p>
    <w:p w14:paraId="132027E0" w14:textId="77777777" w:rsidR="00AC218F" w:rsidRPr="00317CAC" w:rsidRDefault="00850CBA">
      <w:pPr>
        <w:spacing w:line="300" w:lineRule="auto"/>
        <w:ind w:firstLineChars="200" w:firstLine="420"/>
      </w:pPr>
      <w:r w:rsidRPr="00317CAC">
        <w:t>其实这段时间对这个项目的付出和努力，让我们觉得收获最大，体会最多的应该是团队合作方面。一个人不管怎样都是需要团队协作才能把事情做得漂亮，也许一个人也能完成，但是可能要花上十倍百倍的时间，而且完成的可能也没有那么漂亮。</w:t>
      </w:r>
      <w:r w:rsidRPr="00317CAC">
        <w:t>“</w:t>
      </w:r>
      <w:r w:rsidRPr="00317CAC">
        <w:t>众人拾柴火焰高</w:t>
      </w:r>
      <w:r w:rsidRPr="00317CAC">
        <w:t>”</w:t>
      </w:r>
      <w:r w:rsidRPr="00317CAC">
        <w:t>这句话是有道理的。团队合作中需要我们成员间的不断磨合，学会倾听大家的意见和分享你的看法，做到尊重你得每一个组员，开心地交流与合作。就从我们对</w:t>
      </w:r>
      <w:proofErr w:type="gramStart"/>
      <w:r w:rsidRPr="00317CAC">
        <w:t>桩基时频曲线图</w:t>
      </w:r>
      <w:proofErr w:type="gramEnd"/>
      <w:r w:rsidRPr="00317CAC">
        <w:t>进行数据标定来说，由于标定的数量庞大，需要大家一起承担，同时由于认为判断的主观性较大，所以我们进行数据标定时，都是五个小组成员各自带着自己的电脑去到导师借来的会议室进行标定。在这样的环境下，我们大家有问题及时提出，互帮互助，虽然</w:t>
      </w:r>
      <w:proofErr w:type="gramStart"/>
      <w:r w:rsidRPr="00317CAC">
        <w:t>标数据</w:t>
      </w:r>
      <w:proofErr w:type="gramEnd"/>
      <w:r w:rsidRPr="00317CAC">
        <w:t>是枯燥的，但我们确体会到了团队协作的快乐。还有大家在进行</w:t>
      </w:r>
      <w:proofErr w:type="spellStart"/>
      <w:r w:rsidRPr="00317CAC">
        <w:t>matlab</w:t>
      </w:r>
      <w:proofErr w:type="spellEnd"/>
      <w:r w:rsidRPr="00317CAC">
        <w:t>学习汇报时，大家都提出了自己疑惑，小组成员如果有懂得，就会互相解答，不懂的就一起听导师讲。大家畅所欲言，将自己所学的知识又巩固了一遍，将学习当成了一种乐趣。</w:t>
      </w:r>
    </w:p>
    <w:p w14:paraId="53A669DB" w14:textId="77777777" w:rsidR="00AC218F" w:rsidRPr="00317CAC" w:rsidRDefault="00850CBA">
      <w:pPr>
        <w:spacing w:line="300" w:lineRule="auto"/>
        <w:ind w:firstLineChars="200" w:firstLine="420"/>
      </w:pPr>
      <w:r w:rsidRPr="00317CAC">
        <w:t>虽然大</w:t>
      </w:r>
      <w:proofErr w:type="gramStart"/>
      <w:r w:rsidRPr="00317CAC">
        <w:t>创即将</w:t>
      </w:r>
      <w:proofErr w:type="gramEnd"/>
      <w:r w:rsidRPr="00317CAC">
        <w:t>结束，但我们继续创新探索的精神并未结束，在之后的学习生活中，我们将会把这种精神延续下去，为国家的创新尽一份力，为实现中华民族的伟大复兴做出自己的贡献。</w:t>
      </w:r>
    </w:p>
    <w:p w14:paraId="3237DA37" w14:textId="77777777" w:rsidR="00AC218F" w:rsidRPr="00317CAC" w:rsidRDefault="00AC218F">
      <w:pPr>
        <w:spacing w:line="300" w:lineRule="auto"/>
        <w:ind w:firstLineChars="200" w:firstLine="420"/>
        <w:rPr>
          <w:szCs w:val="21"/>
        </w:rPr>
      </w:pPr>
    </w:p>
    <w:p w14:paraId="23BB39C9" w14:textId="77777777" w:rsidR="00AC218F" w:rsidRPr="00317CAC" w:rsidRDefault="00AC218F">
      <w:pPr>
        <w:spacing w:line="300" w:lineRule="auto"/>
        <w:ind w:firstLineChars="200" w:firstLine="420"/>
        <w:rPr>
          <w:szCs w:val="21"/>
        </w:rPr>
      </w:pPr>
    </w:p>
    <w:p w14:paraId="60A4AAA3" w14:textId="77777777" w:rsidR="00AC218F" w:rsidRPr="00317CAC" w:rsidRDefault="00AC218F">
      <w:pPr>
        <w:spacing w:line="300" w:lineRule="auto"/>
        <w:rPr>
          <w:sz w:val="24"/>
        </w:rPr>
      </w:pPr>
    </w:p>
    <w:p w14:paraId="28330828" w14:textId="1364A575" w:rsidR="00AC218F" w:rsidRPr="00317CAC" w:rsidRDefault="00850CBA">
      <w:pPr>
        <w:spacing w:line="300" w:lineRule="auto"/>
        <w:ind w:firstLineChars="200" w:firstLine="420"/>
        <w:jc w:val="center"/>
        <w:outlineLvl w:val="0"/>
      </w:pPr>
      <w:bookmarkStart w:id="1156" w:name="_Toc30270"/>
      <w:bookmarkStart w:id="1157" w:name="_Toc28537"/>
      <w:bookmarkStart w:id="1158" w:name="_Toc29542"/>
      <w:bookmarkStart w:id="1159" w:name="_Toc17072"/>
      <w:bookmarkStart w:id="1160" w:name="_Toc29912"/>
      <w:bookmarkStart w:id="1161" w:name="_Toc32249"/>
      <w:bookmarkStart w:id="1162" w:name="_Toc23082"/>
      <w:bookmarkStart w:id="1163" w:name="_Toc17987"/>
      <w:bookmarkStart w:id="1164" w:name="_Toc15395"/>
      <w:bookmarkStart w:id="1165" w:name="_Toc229"/>
      <w:bookmarkStart w:id="1166" w:name="_Toc69297940"/>
      <w:bookmarkStart w:id="1167" w:name="_Toc69300512"/>
      <w:r w:rsidRPr="00317CAC">
        <w:t>个人总结</w:t>
      </w:r>
      <w:bookmarkEnd w:id="1156"/>
      <w:bookmarkEnd w:id="1157"/>
      <w:bookmarkEnd w:id="1158"/>
      <w:bookmarkEnd w:id="1159"/>
      <w:bookmarkEnd w:id="1160"/>
      <w:bookmarkEnd w:id="1161"/>
      <w:bookmarkEnd w:id="1162"/>
      <w:bookmarkEnd w:id="1163"/>
      <w:bookmarkEnd w:id="1164"/>
      <w:bookmarkEnd w:id="1165"/>
      <w:bookmarkEnd w:id="1166"/>
      <w:ins w:id="1168" w:author="DELL" w:date="2021-04-14T13:38:00Z">
        <w:r w:rsidR="00D5052B">
          <w:rPr>
            <w:rFonts w:hint="eastAsia"/>
          </w:rPr>
          <w:t>4</w:t>
        </w:r>
      </w:ins>
      <w:bookmarkEnd w:id="1167"/>
    </w:p>
    <w:p w14:paraId="48CCB14F" w14:textId="77777777" w:rsidR="00AC218F" w:rsidRPr="00317CAC" w:rsidRDefault="00850CBA">
      <w:pPr>
        <w:spacing w:line="300" w:lineRule="auto"/>
        <w:ind w:firstLineChars="200" w:firstLine="420"/>
        <w:jc w:val="right"/>
        <w:rPr>
          <w:sz w:val="24"/>
          <w:szCs w:val="32"/>
        </w:rPr>
      </w:pPr>
      <w:r w:rsidRPr="00317CAC">
        <w:t xml:space="preserve">             ——</w:t>
      </w:r>
      <w:r w:rsidRPr="00317CAC">
        <w:t>高腾飞</w:t>
      </w:r>
    </w:p>
    <w:p w14:paraId="6FBB082D" w14:textId="77777777" w:rsidR="00AC218F" w:rsidRPr="00317CAC" w:rsidRDefault="00850CBA">
      <w:pPr>
        <w:spacing w:line="300" w:lineRule="auto"/>
        <w:ind w:firstLineChars="200" w:firstLine="420"/>
      </w:pPr>
      <w:r w:rsidRPr="00317CAC">
        <w:t>光阴似箭，当时在大二懵懵懂懂的我们来到了大三的下学期，大学的四年的学习生活不知不觉走过了四分之三的旅途，我们的大</w:t>
      </w:r>
      <w:proofErr w:type="gramStart"/>
      <w:r w:rsidRPr="00317CAC">
        <w:t>创项目</w:t>
      </w:r>
      <w:proofErr w:type="gramEnd"/>
      <w:r w:rsidRPr="00317CAC">
        <w:t>至今也已经历了时近一年时间，我们的大创团队由勘查</w:t>
      </w:r>
      <w:r w:rsidRPr="00317CAC">
        <w:t>18-1</w:t>
      </w:r>
      <w:r w:rsidRPr="00317CAC">
        <w:t>班的五个同学组成，我们以桩基的检测为课题，通过机器学习与深度学习的模拟实验为方法进行了人工智能在桩基检测方面的全新尝试，并通过一系列的学习与实验过程收获得了一系列的成果，回头展望这一年的研究探索的过程，从最开始的联系导师到老师分配相关课题并在短时间内在几乎没有任何了解的领域内写出一份项目立项申请书，再到后面立项成功后对于实验的开展，期间所经历的困难与挑战在我的人生经历中也是一种新的体验与尝试，如今项目已经到了最后的收尾阶段，心里对于这次科研经历剩下的只有无尽的感激与自豪，无疑是我人生中一次无比宝贵的锻炼机会与成长经历。</w:t>
      </w:r>
    </w:p>
    <w:p w14:paraId="75359670" w14:textId="77777777" w:rsidR="00AC218F" w:rsidRPr="00317CAC" w:rsidRDefault="00850CBA">
      <w:pPr>
        <w:spacing w:line="300" w:lineRule="auto"/>
        <w:ind w:firstLineChars="200" w:firstLine="420"/>
      </w:pPr>
      <w:r w:rsidRPr="00317CAC">
        <w:lastRenderedPageBreak/>
        <w:t xml:space="preserve">　　首先我们的团队是一个优秀的团队，由勘查</w:t>
      </w:r>
      <w:r w:rsidRPr="00317CAC">
        <w:t>18-1</w:t>
      </w:r>
      <w:r w:rsidRPr="00317CAC">
        <w:t>班的五位优秀负责的同学组成，其中负责人吴思旻担任了</w:t>
      </w:r>
      <w:proofErr w:type="gramStart"/>
      <w:r w:rsidRPr="00317CAC">
        <w:t>班级副</w:t>
      </w:r>
      <w:proofErr w:type="gramEnd"/>
      <w:r w:rsidRPr="00317CAC">
        <w:t>班长，有很强的组织协调能力，参与人员里也有像陈滋泉、杨明、娄西宇这样成绩拔尖具有一定的学术能力的同学。但关键的是我们的团队还拥有经验丰富的两位导师，卢志堂老师长期处在桩基检测技术研究的前沿领域而</w:t>
      </w:r>
      <w:proofErr w:type="gramStart"/>
      <w:r w:rsidRPr="00317CAC">
        <w:t>葛粲</w:t>
      </w:r>
      <w:proofErr w:type="gramEnd"/>
      <w:r w:rsidRPr="00317CAC">
        <w:t>老师在机器学习与深度学习等人工智能方面具有极强的科研能力，再加上两位老师耐心体贴、严谨认真的性格。这些都为我们课题的研究与顺利进行提供了良好的条件。</w:t>
      </w:r>
    </w:p>
    <w:p w14:paraId="23D93CB4" w14:textId="77777777" w:rsidR="00AC218F" w:rsidRPr="00317CAC" w:rsidRDefault="00850CBA">
      <w:pPr>
        <w:spacing w:line="300" w:lineRule="auto"/>
        <w:ind w:firstLineChars="200" w:firstLine="420"/>
      </w:pPr>
      <w:r w:rsidRPr="00317CAC">
        <w:t>在我看来，项目实施的前期准备是项目实施乃至整个项目的成功推进的最重要的一步。在决定项目申请之后，小组立即组织成员围绕着项目的实施召开了内部的讨论，全体成员再次明确项目的目标，围绕着既定的目标针对项目的实施过程进行了研究探讨，同时五位小组成员进行了明确的分工。其次，各成员依据各个分工职责着手工作，组长吴思旻负责总体统筹与和相关老师的沟通协商，确定项目研究时间安排的具体事宜。其他成员则分别负责科研经费的使用管理、项目内容学习实验等相关事宜的安排等。我们小组内的明确分工，使我们认识了项目的内容与精髓，明确了小组成员各自的责任，同时意识到组内成员之间互补互助，协同合作的必要性，充分调动起了小组内组员的积极性。</w:t>
      </w:r>
    </w:p>
    <w:p w14:paraId="5FFA7C29" w14:textId="77777777" w:rsidR="00AC218F" w:rsidRPr="00317CAC" w:rsidRDefault="00850CBA">
      <w:pPr>
        <w:spacing w:line="300" w:lineRule="auto"/>
        <w:ind w:firstLineChars="200" w:firstLine="420"/>
      </w:pPr>
      <w:r w:rsidRPr="00317CAC">
        <w:t>卢志堂老师与</w:t>
      </w:r>
      <w:proofErr w:type="gramStart"/>
      <w:r w:rsidRPr="00317CAC">
        <w:t>葛粲</w:t>
      </w:r>
      <w:proofErr w:type="gramEnd"/>
      <w:r w:rsidRPr="00317CAC">
        <w:t>老师对于这个项目的重视程度令人敬佩，疫情期间多次通过网络会议的形式为我们的小组成员进行方法的指导与思路的整理，团队成员则根据老师的讲解与队长分配的任务对自己负责模块的材料进行认真执行与反复的修改优化。在实施创新创业训练项目前，大家这方面的知识储备几乎为零，对创新创业训练项目简直一头雾水，但是这也阻止不了我们团队前进的步伐。在开始的阶段，由于疫情在家的原因团队之间的交流不像在学校里一样的方便，大家各方面的结果进展很慢。后来我们听取了老师的建议，一步一步脚印，首先通过对相关文献资料的查阅去将项目的原理搞清楚，再通过自己的总结与思考，在文献资料的基础上结合自己的理解将项目的内核搞清搞透。在遇到问题与困难时，要进行及的时交流与沟通这样才能达到事半功倍的效果。</w:t>
      </w:r>
    </w:p>
    <w:p w14:paraId="277A28A2" w14:textId="77777777" w:rsidR="00AC218F" w:rsidRPr="00317CAC" w:rsidRDefault="00850CBA">
      <w:pPr>
        <w:spacing w:line="300" w:lineRule="auto"/>
        <w:ind w:firstLineChars="200" w:firstLine="420"/>
      </w:pPr>
      <w:r w:rsidRPr="00317CAC">
        <w:t>在项目进行的过程中，我们也遇到了很大的挑战就是项目组的同学在掌握了相关桩基检测技术与要点的基础上缺少了计算机方面的基础知识，对于项目所强调的大数据与深度学习的了解更是非常有限的。这就要求我们要从头开始从零起步，大家并没有因此而灰心，而是抓紧暑假的时间通过视频课与相关书籍的自学去对这个全新的领域吹响了前进的号角，我则是借助《</w:t>
      </w:r>
      <w:proofErr w:type="spellStart"/>
      <w:r w:rsidRPr="00317CAC">
        <w:t>Matlab</w:t>
      </w:r>
      <w:proofErr w:type="spellEnd"/>
      <w:r w:rsidRPr="00317CAC">
        <w:t>从零到精通》这本教材与北京理工大学关于深度学习</w:t>
      </w:r>
      <w:proofErr w:type="gramStart"/>
      <w:r w:rsidRPr="00317CAC">
        <w:t>的慕课进行</w:t>
      </w:r>
      <w:proofErr w:type="gramEnd"/>
      <w:r w:rsidRPr="00317CAC">
        <w:t>了系统全面的学习，在学习的过程中不仅仅是对理论知识的掌握更应该将重点放在知识的实践与应用上去。在掌握了相关知识后团队成员立即投入到了数据处理的环节中去，面对数以万记的检测数据，我们没有退缩而是脚踏实地的通过分工与相关软件的编辑去</w:t>
      </w:r>
      <w:proofErr w:type="gramStart"/>
      <w:r w:rsidRPr="00317CAC">
        <w:t>挨个的</w:t>
      </w:r>
      <w:proofErr w:type="gramEnd"/>
      <w:r w:rsidRPr="00317CAC">
        <w:t>将其进行准确的读取与分类。在完成了数据处理后对于相关程序的编写与调试也是困难重重，在葛老师的悉心指导下我们编辑出了几版神经网络，神经网络的搭建需要不断的进行完善，在团队的努力下我们的样本分析准确性也是从一开始的</w:t>
      </w:r>
      <w:r w:rsidRPr="00317CAC">
        <w:t>20%</w:t>
      </w:r>
      <w:r w:rsidRPr="00317CAC">
        <w:t>出头达到了</w:t>
      </w:r>
      <w:r w:rsidRPr="00317CAC">
        <w:t>90%</w:t>
      </w:r>
      <w:r w:rsidRPr="00317CAC">
        <w:t>左右。</w:t>
      </w:r>
    </w:p>
    <w:p w14:paraId="14758C5F" w14:textId="77777777" w:rsidR="00AC218F" w:rsidRPr="00317CAC" w:rsidRDefault="00850CBA">
      <w:pPr>
        <w:spacing w:line="300" w:lineRule="auto"/>
        <w:ind w:firstLineChars="200" w:firstLine="420"/>
      </w:pPr>
      <w:r w:rsidRPr="00317CAC">
        <w:t>我们的团队在项目的进行中也是从最初的期待与信心十足到经历困难一头雾水再到最</w:t>
      </w:r>
      <w:r w:rsidRPr="00317CAC">
        <w:lastRenderedPageBreak/>
        <w:t>后的水到渠成，这次项目的</w:t>
      </w:r>
      <w:proofErr w:type="gramStart"/>
      <w:r w:rsidRPr="00317CAC">
        <w:t>锻炼让</w:t>
      </w:r>
      <w:proofErr w:type="gramEnd"/>
      <w:r w:rsidRPr="00317CAC">
        <w:t>我收获最大的主要有两个方面：一、深深体会到了团队合作与分工协作的重要性，众人拾柴火焰高就是一样的道理；二、提升了自身的创新意识与实践精神，没有人是天生就饱腹诗书，也没有人在任何领域所取得的成就是简单的，面对任何新的挑战与问题要大胆想，认真做就一定能有收获有进步；</w:t>
      </w:r>
    </w:p>
    <w:p w14:paraId="7C96D0DB" w14:textId="77777777" w:rsidR="00AC218F" w:rsidRPr="00317CAC" w:rsidRDefault="00850CBA">
      <w:pPr>
        <w:spacing w:line="300" w:lineRule="auto"/>
        <w:ind w:firstLineChars="200" w:firstLine="420"/>
      </w:pPr>
      <w:r w:rsidRPr="00317CAC">
        <w:t>通过参与这为期一年的创新创业训练项目的锻炼，我深深感受到指导老师和团队合作的重要性和必要性，非常感谢卢志堂老师与</w:t>
      </w:r>
      <w:proofErr w:type="gramStart"/>
      <w:r w:rsidRPr="00317CAC">
        <w:t>葛粲</w:t>
      </w:r>
      <w:proofErr w:type="gramEnd"/>
      <w:r w:rsidRPr="00317CAC">
        <w:t>老师对我们团队的指导与培养，他们不计回报的付出让我们从中获得了锻炼和成长，提高了自身独立思考的能力与意识，培养了学习的毅力与面对困难的坚韧性，这次创新创业训练项目一定会使我终生受益，是我大学学习生活中难以忘却的宝贵经历。</w:t>
      </w:r>
    </w:p>
    <w:p w14:paraId="40D7522D" w14:textId="77777777" w:rsidR="00AC218F" w:rsidRPr="00317CAC" w:rsidRDefault="00AC218F">
      <w:pPr>
        <w:spacing w:line="300" w:lineRule="auto"/>
        <w:ind w:firstLineChars="200" w:firstLine="420"/>
      </w:pPr>
    </w:p>
    <w:p w14:paraId="1F78627D" w14:textId="77777777" w:rsidR="00AC218F" w:rsidRPr="00317CAC" w:rsidRDefault="00AC218F">
      <w:pPr>
        <w:spacing w:line="300" w:lineRule="auto"/>
        <w:ind w:firstLineChars="200" w:firstLine="420"/>
      </w:pPr>
    </w:p>
    <w:p w14:paraId="68671C97" w14:textId="77777777" w:rsidR="00AC218F" w:rsidRPr="00317CAC" w:rsidRDefault="00AC218F">
      <w:pPr>
        <w:spacing w:line="300" w:lineRule="auto"/>
        <w:ind w:firstLineChars="200" w:firstLine="562"/>
        <w:rPr>
          <w:rFonts w:eastAsiaTheme="majorEastAsia"/>
          <w:b/>
          <w:bCs/>
          <w:sz w:val="28"/>
          <w:szCs w:val="28"/>
        </w:rPr>
      </w:pPr>
    </w:p>
    <w:p w14:paraId="56C0BC1F" w14:textId="5D4665EB" w:rsidR="00AC218F" w:rsidRPr="00317CAC" w:rsidRDefault="00850CBA">
      <w:pPr>
        <w:spacing w:line="300" w:lineRule="auto"/>
        <w:ind w:firstLineChars="200" w:firstLine="420"/>
        <w:jc w:val="center"/>
        <w:outlineLvl w:val="0"/>
      </w:pPr>
      <w:bookmarkStart w:id="1169" w:name="_Toc24997"/>
      <w:bookmarkStart w:id="1170" w:name="_Toc27905"/>
      <w:bookmarkStart w:id="1171" w:name="_Toc11075"/>
      <w:bookmarkStart w:id="1172" w:name="_Toc25838"/>
      <w:bookmarkStart w:id="1173" w:name="_Toc9140"/>
      <w:bookmarkStart w:id="1174" w:name="_Toc32541"/>
      <w:bookmarkStart w:id="1175" w:name="_Toc32167"/>
      <w:bookmarkStart w:id="1176" w:name="_Toc4921"/>
      <w:bookmarkStart w:id="1177" w:name="_Toc10063"/>
      <w:bookmarkStart w:id="1178" w:name="_Toc18914"/>
      <w:bookmarkStart w:id="1179" w:name="_Toc69297941"/>
      <w:bookmarkStart w:id="1180" w:name="_Toc69300513"/>
      <w:r w:rsidRPr="00317CAC">
        <w:t>个人总结</w:t>
      </w:r>
      <w:bookmarkEnd w:id="1169"/>
      <w:bookmarkEnd w:id="1170"/>
      <w:bookmarkEnd w:id="1171"/>
      <w:bookmarkEnd w:id="1172"/>
      <w:bookmarkEnd w:id="1173"/>
      <w:bookmarkEnd w:id="1174"/>
      <w:bookmarkEnd w:id="1175"/>
      <w:bookmarkEnd w:id="1176"/>
      <w:bookmarkEnd w:id="1177"/>
      <w:bookmarkEnd w:id="1178"/>
      <w:bookmarkEnd w:id="1179"/>
      <w:ins w:id="1181" w:author="DELL" w:date="2021-04-14T13:38:00Z">
        <w:r w:rsidR="00D5052B">
          <w:rPr>
            <w:rFonts w:hint="eastAsia"/>
          </w:rPr>
          <w:t>5</w:t>
        </w:r>
      </w:ins>
      <w:bookmarkEnd w:id="1180"/>
    </w:p>
    <w:p w14:paraId="3AFDE759" w14:textId="77777777" w:rsidR="00AC218F" w:rsidRPr="00317CAC" w:rsidRDefault="00850CBA">
      <w:pPr>
        <w:spacing w:line="300" w:lineRule="auto"/>
        <w:ind w:firstLineChars="200" w:firstLine="420"/>
        <w:jc w:val="right"/>
      </w:pPr>
      <w:r w:rsidRPr="00317CAC">
        <w:t xml:space="preserve">             ——</w:t>
      </w:r>
      <w:r w:rsidRPr="00317CAC">
        <w:t>杨明</w:t>
      </w:r>
    </w:p>
    <w:p w14:paraId="39A1255D" w14:textId="77777777" w:rsidR="00AC218F" w:rsidRPr="00317CAC" w:rsidRDefault="00850CBA">
      <w:pPr>
        <w:spacing w:line="300" w:lineRule="auto"/>
        <w:ind w:firstLineChars="200" w:firstLine="420"/>
        <w:jc w:val="left"/>
      </w:pPr>
      <w:r w:rsidRPr="00317CAC">
        <w:t xml:space="preserve"> </w:t>
      </w:r>
      <w:r w:rsidRPr="00317CAC">
        <w:t>自大学生创新创业项目立项以来，已经过去一年多的时间，在这期间我们觉得遇到很多难题，也收获很多感动与成就感。回想过去最开始参加研究项目过程，从开始的课题思考到申请立项撰写项目申请书，到查阅相关文献资料，确定研究目的和寻找创新点，并制定详细的实施方案和步骤。立项以来，小组成员和老师都对项目投入了极大的热情。我们在指导老师的引领下，端正研究态度</w:t>
      </w:r>
      <w:r w:rsidRPr="00317CAC">
        <w:t>,</w:t>
      </w:r>
      <w:r w:rsidRPr="00317CAC">
        <w:t>积极调整与完善研究计划，在研究主题确定、研究问题落实、研究方法设计、数据分析、神经网络搭建等主要环节上都投入了大量的时间、精力与热情，师生之间保持了良好的沟通机制，经常就相关问题进行</w:t>
      </w:r>
      <w:proofErr w:type="gramStart"/>
      <w:r w:rsidRPr="00317CAC">
        <w:t>广深入</w:t>
      </w:r>
      <w:proofErr w:type="gramEnd"/>
      <w:r w:rsidRPr="00317CAC">
        <w:t>的探讨。</w:t>
      </w:r>
      <w:proofErr w:type="gramStart"/>
      <w:r w:rsidRPr="00317CAC">
        <w:t>一</w:t>
      </w:r>
      <w:proofErr w:type="gramEnd"/>
      <w:r w:rsidRPr="00317CAC">
        <w:t>步步走来，这其中的辛苦和考验只有经历过的人才会明白其中的意义，其中的经验和成长也只有经历过的人才会分享和拥有。这是一次难得的经历，一次让我们得到锻炼和成长的经历。</w:t>
      </w:r>
    </w:p>
    <w:p w14:paraId="76232711" w14:textId="77777777" w:rsidR="00AC218F" w:rsidRPr="00317CAC" w:rsidRDefault="00850CBA">
      <w:pPr>
        <w:spacing w:line="300" w:lineRule="auto"/>
        <w:ind w:firstLineChars="200" w:firstLine="420"/>
        <w:jc w:val="left"/>
      </w:pPr>
      <w:r w:rsidRPr="00317CAC">
        <w:t>过去一年里，从刚开始不了解</w:t>
      </w:r>
      <w:proofErr w:type="spellStart"/>
      <w:r w:rsidRPr="00317CAC">
        <w:t>matlab</w:t>
      </w:r>
      <w:proofErr w:type="spellEnd"/>
      <w:r w:rsidRPr="00317CAC">
        <w:t>和</w:t>
      </w:r>
      <w:r w:rsidRPr="00317CAC">
        <w:t>flac3D</w:t>
      </w:r>
      <w:r w:rsidRPr="00317CAC">
        <w:t>的知识、如何对桩基的低应变反射波数据进行分析，到我们独立查阅文献，自主分析数据，构思模型并编写代码。搭建神经网络和进行</w:t>
      </w:r>
      <w:r w:rsidRPr="00317CAC">
        <w:t>flac3D</w:t>
      </w:r>
      <w:r w:rsidRPr="00317CAC">
        <w:t>内置建模并动力分析使我们每个人科研能力得到了提升。立项之初，我们积极查阅了大量相关资料，并购买了深度学习的教材，学习了</w:t>
      </w:r>
      <w:proofErr w:type="spellStart"/>
      <w:r w:rsidRPr="00317CAC">
        <w:t>matlab</w:t>
      </w:r>
      <w:proofErr w:type="spellEnd"/>
      <w:r w:rsidRPr="00317CAC">
        <w:t>的基本知识和神经网络的运行原理。除此之外我们弄明白了缺陷桩与完整桩基的低应变反射波的区别和各种缺陷对波形的影响。在对上万条数据进行分类标定的时候，我们边学习边思考，当遇到难以辨别的波形图，小组成员们就共同讨论如何对其进行分类并探讨导致波形异常的原因，实在弄不明白再向老师提问，这样虽然很忙碌但培养了我们组内沟通协作的能力，合作讨论的方也让我们良好地完成了数据标定。</w:t>
      </w:r>
    </w:p>
    <w:p w14:paraId="3D9E9F8D" w14:textId="77777777" w:rsidR="00AC218F" w:rsidRPr="00317CAC" w:rsidRDefault="00850CBA">
      <w:pPr>
        <w:spacing w:line="300" w:lineRule="auto"/>
        <w:ind w:firstLineChars="200" w:firstLine="420"/>
        <w:jc w:val="left"/>
      </w:pPr>
      <w:r w:rsidRPr="00317CAC">
        <w:t>在完成数据标定之后，我们参照教材搭建了一套</w:t>
      </w:r>
      <w:proofErr w:type="gramStart"/>
      <w:r w:rsidRPr="00317CAC">
        <w:t>卷积神经网络卷积神经网络</w:t>
      </w:r>
      <w:proofErr w:type="gramEnd"/>
      <w:r w:rsidRPr="00317CAC">
        <w:t>，它可以用来处理数字图像信息。后来在与老师们商量和讨论过后并在葛老师的帮助下完成了一套</w:t>
      </w:r>
      <w:r w:rsidRPr="00317CAC">
        <w:t>LSTM</w:t>
      </w:r>
      <w:r w:rsidRPr="00317CAC">
        <w:t>神经网络。刚开始由于数据样本偏差过大导致神经网络的训练效果不理想，后来我们</w:t>
      </w:r>
      <w:r w:rsidRPr="00317CAC">
        <w:lastRenderedPageBreak/>
        <w:t>分析了原因，发现管桩的低应变反射波曲线与实心桩的反射波曲线存在差异。之后我们重新制定了分类规则，再对原先处理好的数据进行一次分类。此外我们与擅长</w:t>
      </w:r>
      <w:proofErr w:type="spellStart"/>
      <w:r w:rsidRPr="00317CAC">
        <w:t>matlab</w:t>
      </w:r>
      <w:proofErr w:type="spellEnd"/>
      <w:r w:rsidRPr="00317CAC">
        <w:t>的</w:t>
      </w:r>
      <w:proofErr w:type="gramStart"/>
      <w:r w:rsidRPr="00317CAC">
        <w:t>葛</w:t>
      </w:r>
      <w:proofErr w:type="gramEnd"/>
      <w:r w:rsidRPr="00317CAC">
        <w:t>导师进行了商量与研究，最终重新做出一套可用于波形图像自动分类的程序。它将单道数据提取出来训练，这样每条样本可裂变成</w:t>
      </w:r>
      <w:r w:rsidRPr="00317CAC">
        <w:t>3</w:t>
      </w:r>
      <w:r w:rsidRPr="00317CAC">
        <w:t>到</w:t>
      </w:r>
      <w:r w:rsidRPr="00317CAC">
        <w:t>4</w:t>
      </w:r>
      <w:r w:rsidRPr="00317CAC">
        <w:t>条数据。对每类标签的数据都抽取</w:t>
      </w:r>
      <w:r w:rsidRPr="00317CAC">
        <w:t>5400</w:t>
      </w:r>
      <w:r w:rsidRPr="00317CAC">
        <w:t>道进行训练，以避免样本不均匀带来的偏差。再经过神经网络训练后，最终训练集准确性达到</w:t>
      </w:r>
      <w:r w:rsidRPr="00317CAC">
        <w:t>86%</w:t>
      </w:r>
      <w:r w:rsidRPr="00317CAC">
        <w:t>验证集准确性达到</w:t>
      </w:r>
      <w:r w:rsidRPr="00317CAC">
        <w:t>88.8%</w:t>
      </w:r>
      <w:r w:rsidRPr="00317CAC">
        <w:t>，效果良好。在这个过程中让我印象最深的就是在第一次训练神经网络模型之后效果不理想，我们推测是样本偏差太大造成的，但后来又发现我们的波形数据大多数是管桩的，就必须得按照新的判别标准来分类。发现问题的原因给我们柳暗花明又一村的感觉，并在与葛老师交流过后，做出一套可用于桩基自动分类的程序。在对每一行代码都深入分析习过后，自己的编程代码能力也得到提升。</w:t>
      </w:r>
    </w:p>
    <w:p w14:paraId="095BBF1D" w14:textId="77777777" w:rsidR="00AC218F" w:rsidRPr="00317CAC" w:rsidRDefault="00850CBA">
      <w:pPr>
        <w:spacing w:line="300" w:lineRule="auto"/>
        <w:ind w:firstLineChars="200" w:firstLine="420"/>
        <w:jc w:val="left"/>
      </w:pPr>
      <w:r w:rsidRPr="00317CAC">
        <w:t>项目取得成果离不开大家的努力付出，更离不开卢志堂导师和</w:t>
      </w:r>
      <w:proofErr w:type="gramStart"/>
      <w:r w:rsidRPr="00317CAC">
        <w:t>葛粲</w:t>
      </w:r>
      <w:proofErr w:type="gramEnd"/>
      <w:r w:rsidRPr="00317CAC">
        <w:t>导师的指导与帮助。同时，我的综合能力得到了极大的提升。其实这段时间对这个项目的付出和努力，让我们觉得收获最大，体会最多的应该是团队合作方面。一个人不管怎样都是需要团队协作才能把事情做得漂亮，也许一个人也能完成，但是可能要花上十倍百倍的时间，而且完成的可能也没有那么漂亮。众人拾柴火焰高这句话是有道理的。团队合作中需要我们成员间的不断磨合，学会倾听大家的意见和分享你的看法，做到尊重你得每一个组员，开心地交流与合作。开始我们都在自己忙自己的，每个人都有自己的想法，但又没有及时说出来，一点也没有团队合作的氛围。直到一段时间后，我们开会讨论交流才发现我们前段时间都在各忙各的，都没有办法交流到一起，整个项目也是毫无进展。这时我们才意识到我们的团队合作，人员分配方面出了问题。所以我们及时调整，做到及时交流，每一个人有想法都可以及时的提出来我们大家一起讨论交流，这样做之后，真的事半功倍，并且在</w:t>
      </w:r>
      <w:proofErr w:type="gramStart"/>
      <w:r w:rsidRPr="00317CAC">
        <w:t>做项目</w:t>
      </w:r>
      <w:proofErr w:type="gramEnd"/>
      <w:r w:rsidRPr="00317CAC">
        <w:t>的过程中也感到很开心很快乐。在项目研究过程中，我深深感受到团队合作的重要性和必要性，同时也学到了很多东西，在一定程度上提高了自己的学习和创新能力。很感谢这个项目给我的锻炼与成长的机会。</w:t>
      </w:r>
    </w:p>
    <w:p w14:paraId="1FBF7BAD" w14:textId="77777777" w:rsidR="00AC218F" w:rsidRPr="00317CAC" w:rsidRDefault="00850CBA">
      <w:pPr>
        <w:spacing w:line="300" w:lineRule="auto"/>
        <w:ind w:firstLineChars="200" w:firstLine="420"/>
        <w:jc w:val="left"/>
      </w:pPr>
      <w:r w:rsidRPr="00317CAC">
        <w:t>经过这次创新项目的实践，我收获颇丰，对</w:t>
      </w:r>
      <w:r w:rsidRPr="00317CAC">
        <w:t>“</w:t>
      </w:r>
      <w:r w:rsidRPr="00317CAC">
        <w:t>深度学习</w:t>
      </w:r>
      <w:r w:rsidRPr="00317CAC">
        <w:t>”</w:t>
      </w:r>
      <w:r w:rsidRPr="00317CAC">
        <w:t>这一概念有了更深入的理解，自己对</w:t>
      </w:r>
      <w:proofErr w:type="spellStart"/>
      <w:r w:rsidRPr="00317CAC">
        <w:t>matlab</w:t>
      </w:r>
      <w:proofErr w:type="spellEnd"/>
      <w:r w:rsidRPr="00317CAC">
        <w:t>和</w:t>
      </w:r>
      <w:r w:rsidRPr="00317CAC">
        <w:t>flac3D</w:t>
      </w:r>
      <w:r w:rsidRPr="00317CAC">
        <w:t>的编程能力都有所提升。对于创新这个概念我也有了更深入的理解，创新点可以从很多方面着手，不一定要很高深很前沿的东西，我们首先要明确一个方向和目标，方向和目标是贯穿整个项目的核心，只要方向明确，围绕这个方向进行下去才可能有结果。路漫漫其修远兮，吾将上下而求索，在</w:t>
      </w:r>
      <w:r w:rsidRPr="00317CAC">
        <w:t>“</w:t>
      </w:r>
      <w:r w:rsidRPr="00317CAC">
        <w:t>深度学习</w:t>
      </w:r>
      <w:r w:rsidRPr="00317CAC">
        <w:t>”</w:t>
      </w:r>
      <w:r w:rsidRPr="00317CAC">
        <w:t>这一知识领域里面还有很多知识等待我们去探索，我也将继续保持对</w:t>
      </w:r>
      <w:proofErr w:type="spellStart"/>
      <w:r w:rsidRPr="00317CAC">
        <w:t>matlab</w:t>
      </w:r>
      <w:proofErr w:type="spellEnd"/>
      <w:r w:rsidRPr="00317CAC">
        <w:t>知识的学习，向老师们交流提问，不断提高自己的编写代码能力，将来与自己的专业知识结合起来，发挥更大的作用。在这里我真诚的感谢指导老师，感谢团队，感谢学校。在这里我们每个人都不计回报的付出，结束之时我们每个人都有了不同的提高，共同的学习目标培养了我们的团队精神</w:t>
      </w:r>
      <w:r w:rsidRPr="00317CAC">
        <w:t>;</w:t>
      </w:r>
      <w:r w:rsidRPr="00317CAC">
        <w:t>学习的毅力铸就了我们执行的坚韧性，争取将来能在更大的舞台发挥才干。</w:t>
      </w:r>
    </w:p>
    <w:p w14:paraId="0FF861E9" w14:textId="226F2CA3" w:rsidR="00AC218F" w:rsidRPr="00317CAC" w:rsidRDefault="00AC218F">
      <w:pPr>
        <w:spacing w:line="300" w:lineRule="auto"/>
        <w:ind w:firstLineChars="200" w:firstLine="420"/>
      </w:pPr>
    </w:p>
    <w:p w14:paraId="70D3D2A3" w14:textId="0944B8D8" w:rsidR="00A85F03" w:rsidRPr="00317CAC" w:rsidRDefault="00A85F03">
      <w:pPr>
        <w:spacing w:line="300" w:lineRule="auto"/>
        <w:ind w:firstLineChars="200" w:firstLine="420"/>
      </w:pPr>
    </w:p>
    <w:p w14:paraId="5F4D31BA" w14:textId="0E8ACDCD" w:rsidR="009814E9" w:rsidRPr="00317CAC" w:rsidRDefault="00A85F03" w:rsidP="009814E9">
      <w:pPr>
        <w:pStyle w:val="1"/>
        <w:jc w:val="center"/>
        <w:rPr>
          <w:rFonts w:ascii="Times New Roman" w:hAnsi="Times New Roman" w:cs="Times New Roman"/>
        </w:rPr>
      </w:pPr>
      <w:bookmarkStart w:id="1182" w:name="_Toc69300514"/>
      <w:r w:rsidRPr="00317CAC">
        <w:rPr>
          <w:rFonts w:ascii="Times New Roman" w:hAnsi="Times New Roman" w:cs="Times New Roman"/>
        </w:rPr>
        <w:lastRenderedPageBreak/>
        <w:t>第四章</w:t>
      </w:r>
      <w:r w:rsidRPr="00317CAC">
        <w:rPr>
          <w:rFonts w:ascii="Times New Roman" w:hAnsi="Times New Roman" w:cs="Times New Roman"/>
        </w:rPr>
        <w:t xml:space="preserve"> </w:t>
      </w:r>
      <w:r w:rsidRPr="00317CAC">
        <w:rPr>
          <w:rFonts w:ascii="Times New Roman" w:hAnsi="Times New Roman" w:cs="Times New Roman"/>
        </w:rPr>
        <w:t>论文</w:t>
      </w:r>
      <w:bookmarkEnd w:id="1182"/>
    </w:p>
    <w:p w14:paraId="7E05E698" w14:textId="77777777" w:rsidR="009814E9" w:rsidRPr="0076578D" w:rsidRDefault="009814E9">
      <w:pPr>
        <w:pPrChange w:id="1183" w:author="DELL" w:date="2021-04-14T13:38:00Z">
          <w:pPr>
            <w:spacing w:line="300" w:lineRule="auto"/>
            <w:ind w:firstLineChars="200" w:firstLine="420"/>
            <w:jc w:val="center"/>
            <w:outlineLvl w:val="0"/>
          </w:pPr>
        </w:pPrChange>
      </w:pPr>
    </w:p>
    <w:p w14:paraId="4A1E85A6" w14:textId="77777777" w:rsidR="005F028B" w:rsidRPr="00317CAC" w:rsidRDefault="005F028B" w:rsidP="005F028B">
      <w:bookmarkStart w:id="1184" w:name="_Hlk68970583"/>
      <w:bookmarkEnd w:id="1184"/>
      <w:commentRangeStart w:id="1185"/>
      <w:r w:rsidRPr="00317CAC">
        <w:rPr>
          <w:rFonts w:eastAsia="黑体"/>
          <w:sz w:val="44"/>
          <w:szCs w:val="44"/>
        </w:rPr>
        <w:t>基于人工神经网络的</w:t>
      </w:r>
      <w:proofErr w:type="gramStart"/>
      <w:r w:rsidRPr="00317CAC">
        <w:rPr>
          <w:rFonts w:eastAsia="黑体"/>
          <w:sz w:val="44"/>
          <w:szCs w:val="44"/>
        </w:rPr>
        <w:t>基桩低应变</w:t>
      </w:r>
      <w:proofErr w:type="gramEnd"/>
      <w:r w:rsidRPr="00317CAC">
        <w:rPr>
          <w:rFonts w:eastAsia="黑体"/>
          <w:sz w:val="44"/>
          <w:szCs w:val="44"/>
        </w:rPr>
        <w:t>智能检测</w:t>
      </w:r>
      <w:commentRangeEnd w:id="1185"/>
      <w:r w:rsidR="00840396">
        <w:rPr>
          <w:rStyle w:val="af2"/>
        </w:rPr>
        <w:commentReference w:id="1185"/>
      </w:r>
    </w:p>
    <w:p w14:paraId="0FFA1A22" w14:textId="245562BF" w:rsidR="005F028B" w:rsidRPr="003677EB" w:rsidRDefault="005F028B">
      <w:pPr>
        <w:jc w:val="center"/>
        <w:rPr>
          <w:rFonts w:ascii="华文楷体" w:eastAsia="华文楷体" w:hAnsi="华文楷体"/>
          <w:b/>
          <w:bCs/>
          <w:rPrChange w:id="1186" w:author="DELL" w:date="2021-04-14T13:41:00Z">
            <w:rPr>
              <w:b w:val="0"/>
              <w:bCs w:val="0"/>
              <w:vertAlign w:val="superscript"/>
            </w:rPr>
          </w:rPrChange>
        </w:rPr>
        <w:pPrChange w:id="1187" w:author="DELL" w:date="2021-04-14T13:40:00Z">
          <w:pPr>
            <w:pStyle w:val="ab"/>
          </w:pPr>
        </w:pPrChange>
      </w:pPr>
      <w:bookmarkStart w:id="1188" w:name="_Toc69297943"/>
      <w:r w:rsidRPr="003677EB">
        <w:rPr>
          <w:rFonts w:ascii="华文楷体" w:eastAsia="华文楷体" w:hAnsi="华文楷体" w:hint="eastAsia"/>
          <w:rPrChange w:id="1189" w:author="DELL" w:date="2021-04-14T13:41:00Z">
            <w:rPr>
              <w:rFonts w:hint="eastAsia"/>
            </w:rPr>
          </w:rPrChange>
        </w:rPr>
        <w:t>吴思旻</w:t>
      </w:r>
      <w:del w:id="1190" w:author="DELL" w:date="2021-04-14T13:41:00Z">
        <w:r w:rsidRPr="001F12C6" w:rsidDel="00322D51">
          <w:rPr>
            <w:rFonts w:ascii="华文楷体" w:eastAsia="华文楷体" w:hAnsi="华文楷体"/>
            <w:rPrChange w:id="1191" w:author="DELL" w:date="2021-04-14T13:41:00Z">
              <w:rPr>
                <w:b w:val="0"/>
                <w:bCs w:val="0"/>
                <w:vertAlign w:val="superscript"/>
              </w:rPr>
            </w:rPrChange>
          </w:rPr>
          <w:delText>1</w:delText>
        </w:r>
        <w:r w:rsidR="001F12C6" w:rsidRPr="001F12C6" w:rsidDel="001F12C6">
          <w:rPr>
            <w:rFonts w:ascii="华文楷体" w:eastAsia="华文楷体" w:hAnsi="华文楷体"/>
            <w:rPrChange w:id="1192" w:author="DELL" w:date="2021-04-14T13:41:00Z">
              <w:rPr/>
            </w:rPrChange>
          </w:rPr>
          <w:delText>,</w:delText>
        </w:r>
      </w:del>
      <w:ins w:id="1193" w:author="DELL" w:date="2021-04-14T13:41:00Z">
        <w:r w:rsidR="001F12C6" w:rsidRPr="001F12C6">
          <w:rPr>
            <w:rFonts w:ascii="华文楷体" w:eastAsia="华文楷体" w:hAnsi="华文楷体" w:hint="eastAsia"/>
            <w:rPrChange w:id="1194" w:author="DELL" w:date="2021-04-14T13:41:00Z">
              <w:rPr>
                <w:rFonts w:ascii="华文楷体" w:eastAsia="华文楷体" w:hAnsi="华文楷体" w:hint="eastAsia"/>
                <w:vertAlign w:val="superscript"/>
              </w:rPr>
            </w:rPrChange>
          </w:rPr>
          <w:t>，</w:t>
        </w:r>
      </w:ins>
      <w:r w:rsidRPr="003677EB">
        <w:rPr>
          <w:rFonts w:ascii="华文楷体" w:eastAsia="华文楷体" w:hAnsi="华文楷体" w:hint="eastAsia"/>
          <w:rPrChange w:id="1195" w:author="DELL" w:date="2021-04-14T13:41:00Z">
            <w:rPr>
              <w:rFonts w:hint="eastAsia"/>
            </w:rPr>
          </w:rPrChange>
        </w:rPr>
        <w:t>高腾飞</w:t>
      </w:r>
      <w:del w:id="1196" w:author="DELL" w:date="2021-04-14T13:41:00Z">
        <w:r w:rsidRPr="003677EB" w:rsidDel="00322D51">
          <w:rPr>
            <w:rFonts w:ascii="华文楷体" w:eastAsia="华文楷体" w:hAnsi="华文楷体"/>
            <w:vertAlign w:val="superscript"/>
            <w:rPrChange w:id="1197" w:author="DELL" w:date="2021-04-14T13:41:00Z">
              <w:rPr>
                <w:b w:val="0"/>
                <w:bCs w:val="0"/>
                <w:vertAlign w:val="superscript"/>
              </w:rPr>
            </w:rPrChange>
          </w:rPr>
          <w:delText>2</w:delText>
        </w:r>
      </w:del>
      <w:ins w:id="1198" w:author="DELL" w:date="2021-04-14T13:41:00Z">
        <w:r w:rsidR="006A0A02" w:rsidRPr="00F90718">
          <w:rPr>
            <w:rFonts w:ascii="华文楷体" w:eastAsia="华文楷体" w:hAnsi="华文楷体" w:hint="eastAsia"/>
          </w:rPr>
          <w:t>，</w:t>
        </w:r>
      </w:ins>
      <w:del w:id="1199" w:author="DELL" w:date="2021-04-14T13:41:00Z">
        <w:r w:rsidRPr="003677EB" w:rsidDel="006A0A02">
          <w:rPr>
            <w:rFonts w:ascii="华文楷体" w:eastAsia="华文楷体" w:hAnsi="华文楷体"/>
            <w:rPrChange w:id="1200" w:author="DELL" w:date="2021-04-14T13:41:00Z">
              <w:rPr/>
            </w:rPrChange>
          </w:rPr>
          <w:delText>,</w:delText>
        </w:r>
      </w:del>
      <w:r w:rsidRPr="003677EB">
        <w:rPr>
          <w:rFonts w:ascii="华文楷体" w:eastAsia="华文楷体" w:hAnsi="华文楷体" w:hint="eastAsia"/>
          <w:rPrChange w:id="1201" w:author="DELL" w:date="2021-04-14T13:41:00Z">
            <w:rPr>
              <w:rFonts w:hint="eastAsia"/>
            </w:rPr>
          </w:rPrChange>
        </w:rPr>
        <w:t>杨明</w:t>
      </w:r>
      <w:del w:id="1202" w:author="DELL" w:date="2021-04-14T13:41:00Z">
        <w:r w:rsidRPr="003677EB" w:rsidDel="00322D51">
          <w:rPr>
            <w:rFonts w:ascii="华文楷体" w:eastAsia="华文楷体" w:hAnsi="华文楷体"/>
            <w:vertAlign w:val="superscript"/>
            <w:rPrChange w:id="1203" w:author="DELL" w:date="2021-04-14T13:41:00Z">
              <w:rPr>
                <w:b w:val="0"/>
                <w:bCs w:val="0"/>
                <w:vertAlign w:val="superscript"/>
              </w:rPr>
            </w:rPrChange>
          </w:rPr>
          <w:delText>1</w:delText>
        </w:r>
      </w:del>
      <w:ins w:id="1204" w:author="DELL" w:date="2021-04-14T13:41:00Z">
        <w:r w:rsidR="006A0A02" w:rsidRPr="00F90718">
          <w:rPr>
            <w:rFonts w:ascii="华文楷体" w:eastAsia="华文楷体" w:hAnsi="华文楷体" w:hint="eastAsia"/>
          </w:rPr>
          <w:t>，</w:t>
        </w:r>
      </w:ins>
      <w:del w:id="1205" w:author="DELL" w:date="2021-04-14T13:41:00Z">
        <w:r w:rsidRPr="003677EB" w:rsidDel="006A0A02">
          <w:rPr>
            <w:rFonts w:ascii="华文楷体" w:eastAsia="华文楷体" w:hAnsi="华文楷体"/>
            <w:rPrChange w:id="1206" w:author="DELL" w:date="2021-04-14T13:41:00Z">
              <w:rPr/>
            </w:rPrChange>
          </w:rPr>
          <w:delText>,</w:delText>
        </w:r>
      </w:del>
      <w:r w:rsidRPr="003677EB">
        <w:rPr>
          <w:rFonts w:ascii="华文楷体" w:eastAsia="华文楷体" w:hAnsi="华文楷体" w:hint="eastAsia"/>
          <w:rPrChange w:id="1207" w:author="DELL" w:date="2021-04-14T13:41:00Z">
            <w:rPr>
              <w:rFonts w:hint="eastAsia"/>
            </w:rPr>
          </w:rPrChange>
        </w:rPr>
        <w:t>娄西宇</w:t>
      </w:r>
      <w:del w:id="1208" w:author="DELL" w:date="2021-04-14T13:41:00Z">
        <w:r w:rsidRPr="003677EB" w:rsidDel="00322D51">
          <w:rPr>
            <w:rFonts w:ascii="华文楷体" w:eastAsia="华文楷体" w:hAnsi="华文楷体"/>
            <w:vertAlign w:val="superscript"/>
            <w:rPrChange w:id="1209" w:author="DELL" w:date="2021-04-14T13:41:00Z">
              <w:rPr>
                <w:b w:val="0"/>
                <w:bCs w:val="0"/>
                <w:vertAlign w:val="superscript"/>
              </w:rPr>
            </w:rPrChange>
          </w:rPr>
          <w:delText>2</w:delText>
        </w:r>
      </w:del>
      <w:ins w:id="1210" w:author="DELL" w:date="2021-04-14T13:41:00Z">
        <w:r w:rsidR="006A0A02" w:rsidRPr="00F90718">
          <w:rPr>
            <w:rFonts w:ascii="华文楷体" w:eastAsia="华文楷体" w:hAnsi="华文楷体" w:hint="eastAsia"/>
          </w:rPr>
          <w:t>，</w:t>
        </w:r>
      </w:ins>
      <w:del w:id="1211" w:author="DELL" w:date="2021-04-14T13:41:00Z">
        <w:r w:rsidRPr="003677EB" w:rsidDel="006A0A02">
          <w:rPr>
            <w:rFonts w:ascii="华文楷体" w:eastAsia="华文楷体" w:hAnsi="华文楷体" w:hint="eastAsia"/>
            <w:rPrChange w:id="1212" w:author="DELL" w:date="2021-04-14T13:41:00Z">
              <w:rPr>
                <w:rFonts w:hint="eastAsia"/>
              </w:rPr>
            </w:rPrChange>
          </w:rPr>
          <w:delText>，</w:delText>
        </w:r>
      </w:del>
      <w:proofErr w:type="gramStart"/>
      <w:r w:rsidRPr="003677EB">
        <w:rPr>
          <w:rFonts w:ascii="华文楷体" w:eastAsia="华文楷体" w:hAnsi="华文楷体" w:hint="eastAsia"/>
          <w:rPrChange w:id="1213" w:author="DELL" w:date="2021-04-14T13:41:00Z">
            <w:rPr>
              <w:rFonts w:hint="eastAsia"/>
            </w:rPr>
          </w:rPrChange>
        </w:rPr>
        <w:t>陈滋泉</w:t>
      </w:r>
      <w:proofErr w:type="gramEnd"/>
      <w:del w:id="1214" w:author="DELL" w:date="2021-04-14T13:41:00Z">
        <w:r w:rsidRPr="003677EB" w:rsidDel="00322D51">
          <w:rPr>
            <w:rFonts w:ascii="华文楷体" w:eastAsia="华文楷体" w:hAnsi="华文楷体"/>
            <w:vertAlign w:val="superscript"/>
            <w:rPrChange w:id="1215" w:author="DELL" w:date="2021-04-14T13:41:00Z">
              <w:rPr>
                <w:b w:val="0"/>
                <w:bCs w:val="0"/>
                <w:vertAlign w:val="superscript"/>
              </w:rPr>
            </w:rPrChange>
          </w:rPr>
          <w:delText>1</w:delText>
        </w:r>
      </w:del>
      <w:ins w:id="1216" w:author="DELL" w:date="2021-04-14T13:41:00Z">
        <w:r w:rsidR="006A0A02" w:rsidRPr="00F90718">
          <w:rPr>
            <w:rFonts w:ascii="华文楷体" w:eastAsia="华文楷体" w:hAnsi="华文楷体" w:hint="eastAsia"/>
          </w:rPr>
          <w:t>，</w:t>
        </w:r>
      </w:ins>
      <w:del w:id="1217" w:author="DELL" w:date="2021-04-14T13:41:00Z">
        <w:r w:rsidRPr="003677EB" w:rsidDel="006A0A02">
          <w:rPr>
            <w:rFonts w:ascii="华文楷体" w:eastAsia="华文楷体" w:hAnsi="华文楷体" w:hint="eastAsia"/>
            <w:rPrChange w:id="1218" w:author="DELL" w:date="2021-04-14T13:41:00Z">
              <w:rPr>
                <w:rFonts w:hint="eastAsia"/>
              </w:rPr>
            </w:rPrChange>
          </w:rPr>
          <w:delText>，</w:delText>
        </w:r>
      </w:del>
      <w:proofErr w:type="gramStart"/>
      <w:r w:rsidRPr="003677EB">
        <w:rPr>
          <w:rFonts w:ascii="华文楷体" w:eastAsia="华文楷体" w:hAnsi="华文楷体" w:hint="eastAsia"/>
          <w:rPrChange w:id="1219" w:author="DELL" w:date="2021-04-14T13:41:00Z">
            <w:rPr>
              <w:rFonts w:hint="eastAsia"/>
            </w:rPr>
          </w:rPrChange>
        </w:rPr>
        <w:t>葛粲</w:t>
      </w:r>
      <w:proofErr w:type="gramEnd"/>
      <w:del w:id="1220" w:author="DELL" w:date="2021-04-14T13:41:00Z">
        <w:r w:rsidRPr="003677EB" w:rsidDel="00322D51">
          <w:rPr>
            <w:rFonts w:ascii="华文楷体" w:eastAsia="华文楷体" w:hAnsi="华文楷体"/>
            <w:rPrChange w:id="1221" w:author="DELL" w:date="2021-04-14T13:41:00Z">
              <w:rPr>
                <w:b w:val="0"/>
                <w:bCs w:val="0"/>
                <w:vertAlign w:val="superscript"/>
              </w:rPr>
            </w:rPrChange>
          </w:rPr>
          <w:delText>1</w:delText>
        </w:r>
      </w:del>
      <w:ins w:id="1222" w:author="DELL" w:date="2021-04-14T13:41:00Z">
        <w:r w:rsidR="006A0A02" w:rsidRPr="00F90718">
          <w:rPr>
            <w:rFonts w:ascii="华文楷体" w:eastAsia="华文楷体" w:hAnsi="华文楷体" w:hint="eastAsia"/>
          </w:rPr>
          <w:t>，</w:t>
        </w:r>
      </w:ins>
      <w:del w:id="1223" w:author="DELL" w:date="2021-04-14T13:41:00Z">
        <w:r w:rsidRPr="003677EB" w:rsidDel="006A0A02">
          <w:rPr>
            <w:rFonts w:ascii="华文楷体" w:eastAsia="华文楷体" w:hAnsi="华文楷体" w:hint="eastAsia"/>
            <w:rPrChange w:id="1224" w:author="DELL" w:date="2021-04-14T13:41:00Z">
              <w:rPr>
                <w:rFonts w:hint="eastAsia"/>
              </w:rPr>
            </w:rPrChange>
          </w:rPr>
          <w:delText>，</w:delText>
        </w:r>
      </w:del>
      <w:r w:rsidRPr="003677EB">
        <w:rPr>
          <w:rFonts w:ascii="华文楷体" w:eastAsia="华文楷体" w:hAnsi="华文楷体" w:hint="eastAsia"/>
          <w:rPrChange w:id="1225" w:author="DELL" w:date="2021-04-14T13:41:00Z">
            <w:rPr>
              <w:rFonts w:hint="eastAsia"/>
            </w:rPr>
          </w:rPrChange>
        </w:rPr>
        <w:t>卢志堂</w:t>
      </w:r>
      <w:del w:id="1226" w:author="DELL" w:date="2021-04-14T13:41:00Z">
        <w:r w:rsidRPr="003677EB" w:rsidDel="00322D51">
          <w:rPr>
            <w:rFonts w:ascii="华文楷体" w:eastAsia="华文楷体" w:hAnsi="华文楷体"/>
            <w:rPrChange w:id="1227" w:author="DELL" w:date="2021-04-14T13:41:00Z">
              <w:rPr>
                <w:b w:val="0"/>
                <w:bCs w:val="0"/>
                <w:vertAlign w:val="superscript"/>
              </w:rPr>
            </w:rPrChange>
          </w:rPr>
          <w:delText>1</w:delText>
        </w:r>
      </w:del>
      <w:bookmarkEnd w:id="1188"/>
    </w:p>
    <w:p w14:paraId="08C94240" w14:textId="77777777" w:rsidR="005F028B" w:rsidRPr="00317CAC" w:rsidRDefault="005F028B" w:rsidP="005F028B">
      <w:pPr>
        <w:ind w:firstLineChars="100" w:firstLine="150"/>
        <w:jc w:val="center"/>
        <w:rPr>
          <w:sz w:val="24"/>
        </w:rPr>
      </w:pPr>
      <w:r w:rsidRPr="00317CAC">
        <w:rPr>
          <w:sz w:val="15"/>
        </w:rPr>
        <w:t>（</w:t>
      </w:r>
      <w:r w:rsidRPr="00317CAC">
        <w:rPr>
          <w:sz w:val="15"/>
        </w:rPr>
        <w:t>1.</w:t>
      </w:r>
      <w:r w:rsidRPr="00317CAC">
        <w:rPr>
          <w:sz w:val="15"/>
        </w:rPr>
        <w:t>合肥工业大学</w:t>
      </w:r>
      <w:r w:rsidRPr="00317CAC">
        <w:rPr>
          <w:sz w:val="15"/>
        </w:rPr>
        <w:t xml:space="preserve"> </w:t>
      </w:r>
      <w:r w:rsidRPr="00317CAC">
        <w:rPr>
          <w:sz w:val="15"/>
        </w:rPr>
        <w:t>资源与环境工程学院，安徽</w:t>
      </w:r>
      <w:r w:rsidRPr="00317CAC">
        <w:rPr>
          <w:sz w:val="15"/>
        </w:rPr>
        <w:t xml:space="preserve"> </w:t>
      </w:r>
      <w:r w:rsidRPr="00317CAC">
        <w:rPr>
          <w:sz w:val="15"/>
        </w:rPr>
        <w:t>合肥</w:t>
      </w:r>
      <w:r w:rsidRPr="00317CAC">
        <w:rPr>
          <w:sz w:val="15"/>
        </w:rPr>
        <w:t xml:space="preserve">  </w:t>
      </w:r>
      <w:commentRangeStart w:id="1228"/>
      <w:commentRangeStart w:id="1229"/>
      <w:commentRangeStart w:id="1230"/>
      <w:r w:rsidRPr="00317CAC">
        <w:rPr>
          <w:sz w:val="15"/>
        </w:rPr>
        <w:t>XXXXXX</w:t>
      </w:r>
      <w:commentRangeEnd w:id="1228"/>
      <w:r w:rsidR="00593613">
        <w:rPr>
          <w:rStyle w:val="af2"/>
        </w:rPr>
        <w:commentReference w:id="1228"/>
      </w:r>
      <w:commentRangeEnd w:id="1229"/>
      <w:r w:rsidR="00360BF0">
        <w:rPr>
          <w:rStyle w:val="af2"/>
        </w:rPr>
        <w:commentReference w:id="1229"/>
      </w:r>
      <w:commentRangeEnd w:id="1230"/>
      <w:r w:rsidR="00360BF0">
        <w:rPr>
          <w:rStyle w:val="af2"/>
        </w:rPr>
        <w:commentReference w:id="1230"/>
      </w:r>
      <w:r w:rsidRPr="00317CAC">
        <w:rPr>
          <w:sz w:val="15"/>
        </w:rPr>
        <w:t>）</w:t>
      </w:r>
    </w:p>
    <w:p w14:paraId="2BFF580F" w14:textId="77777777" w:rsidR="005F028B" w:rsidRPr="00317CAC" w:rsidRDefault="005F028B" w:rsidP="005F028B">
      <w:pPr>
        <w:snapToGrid w:val="0"/>
        <w:rPr>
          <w:rFonts w:eastAsia="楷体"/>
          <w:szCs w:val="21"/>
        </w:rPr>
      </w:pPr>
      <w:r w:rsidRPr="00317CAC">
        <w:rPr>
          <w:rFonts w:eastAsia="楷体"/>
          <w:b/>
          <w:szCs w:val="21"/>
        </w:rPr>
        <w:t>摘</w:t>
      </w:r>
      <w:r w:rsidRPr="00317CAC">
        <w:rPr>
          <w:rFonts w:eastAsia="楷体"/>
          <w:b/>
          <w:szCs w:val="21"/>
        </w:rPr>
        <w:t xml:space="preserve">  </w:t>
      </w:r>
      <w:r w:rsidRPr="00317CAC">
        <w:rPr>
          <w:rFonts w:eastAsia="楷体"/>
          <w:b/>
          <w:szCs w:val="21"/>
        </w:rPr>
        <w:t>要：</w:t>
      </w:r>
      <w:r w:rsidRPr="00317CAC">
        <w:rPr>
          <w:rFonts w:eastAsia="楷体"/>
          <w:b/>
          <w:szCs w:val="21"/>
        </w:rPr>
        <w:t xml:space="preserve"> </w:t>
      </w:r>
      <w:r w:rsidRPr="00317CAC">
        <w:rPr>
          <w:rFonts w:eastAsia="楷体"/>
          <w:bCs/>
          <w:szCs w:val="21"/>
        </w:rPr>
        <w:t>桩基础的低应变检测技术主要依赖于传统检测人员的经验判别和结果解释，有时对于同一检测数据，实际工程中受到主观因素和实际条件的影响，出现了不少错判和误判。</w:t>
      </w:r>
      <w:r w:rsidRPr="00317CAC">
        <w:rPr>
          <w:rFonts w:eastAsia="楷体"/>
          <w:szCs w:val="21"/>
        </w:rPr>
        <w:t>本文提出了一种基于桩基低应变检测波形数据的人工网络自动判别方法，拟建立多层</w:t>
      </w:r>
      <w:r w:rsidRPr="00317CAC">
        <w:rPr>
          <w:rFonts w:eastAsia="楷体"/>
          <w:szCs w:val="21"/>
        </w:rPr>
        <w:t>LSTM</w:t>
      </w:r>
      <w:r w:rsidRPr="00317CAC">
        <w:rPr>
          <w:rFonts w:eastAsia="楷体"/>
          <w:szCs w:val="21"/>
        </w:rPr>
        <w:t>神经网络通过对已知的样本学习，可实现对未学习（低应变桩基检测数据）进行精确识别，从而实现桩身完整性智能辨别功能。最后通过测试样本集对训练集的精确度验证来</w:t>
      </w:r>
      <w:proofErr w:type="gramStart"/>
      <w:r w:rsidRPr="00317CAC">
        <w:rPr>
          <w:rFonts w:eastAsia="楷体"/>
          <w:szCs w:val="21"/>
        </w:rPr>
        <w:t>评估此</w:t>
      </w:r>
      <w:proofErr w:type="gramEnd"/>
      <w:r w:rsidRPr="00317CAC">
        <w:rPr>
          <w:rFonts w:eastAsia="楷体"/>
          <w:szCs w:val="21"/>
        </w:rPr>
        <w:t>方法可行性。</w:t>
      </w:r>
    </w:p>
    <w:p w14:paraId="7DE203DF" w14:textId="1E062C09" w:rsidR="005F028B" w:rsidRPr="00317CAC" w:rsidRDefault="005F028B" w:rsidP="005F028B">
      <w:pPr>
        <w:snapToGrid w:val="0"/>
        <w:rPr>
          <w:rFonts w:eastAsia="楷体"/>
          <w:szCs w:val="21"/>
        </w:rPr>
      </w:pPr>
      <w:r w:rsidRPr="00317CAC">
        <w:rPr>
          <w:rFonts w:eastAsia="楷体"/>
          <w:b/>
          <w:szCs w:val="21"/>
        </w:rPr>
        <w:t>关键词</w:t>
      </w:r>
      <w:r w:rsidRPr="00317CAC">
        <w:rPr>
          <w:rFonts w:eastAsia="楷体"/>
          <w:szCs w:val="21"/>
        </w:rPr>
        <w:t>；桩基检测</w:t>
      </w:r>
      <w:del w:id="1231" w:author="DELL" w:date="2021-04-14T13:41:00Z">
        <w:r w:rsidRPr="00317CAC" w:rsidDel="00C66875">
          <w:rPr>
            <w:rFonts w:eastAsia="楷体" w:hint="eastAsia"/>
            <w:szCs w:val="21"/>
          </w:rPr>
          <w:delText>;</w:delText>
        </w:r>
      </w:del>
      <w:ins w:id="1232" w:author="DELL" w:date="2021-04-14T13:41:00Z">
        <w:r w:rsidR="00C66875">
          <w:rPr>
            <w:rFonts w:eastAsia="楷体" w:hint="eastAsia"/>
            <w:szCs w:val="21"/>
          </w:rPr>
          <w:t>；</w:t>
        </w:r>
      </w:ins>
      <w:r w:rsidRPr="00317CAC">
        <w:rPr>
          <w:rFonts w:eastAsia="楷体"/>
          <w:szCs w:val="21"/>
        </w:rPr>
        <w:t>神经网络</w:t>
      </w:r>
      <w:del w:id="1233" w:author="DELL" w:date="2021-04-14T13:41:00Z">
        <w:r w:rsidRPr="00317CAC" w:rsidDel="00C66875">
          <w:rPr>
            <w:rFonts w:eastAsia="楷体" w:hint="eastAsia"/>
            <w:szCs w:val="21"/>
          </w:rPr>
          <w:delText>;</w:delText>
        </w:r>
      </w:del>
      <w:ins w:id="1234" w:author="DELL" w:date="2021-04-14T13:41:00Z">
        <w:r w:rsidR="00C66875">
          <w:rPr>
            <w:rFonts w:eastAsia="楷体" w:hint="eastAsia"/>
            <w:szCs w:val="21"/>
          </w:rPr>
          <w:t>；</w:t>
        </w:r>
      </w:ins>
      <w:r w:rsidRPr="00317CAC">
        <w:rPr>
          <w:rFonts w:eastAsia="楷体"/>
          <w:szCs w:val="21"/>
        </w:rPr>
        <w:t>低应变检测</w:t>
      </w:r>
      <w:del w:id="1235" w:author="DELL" w:date="2021-04-14T13:42:00Z">
        <w:r w:rsidRPr="00317CAC" w:rsidDel="00C66875">
          <w:rPr>
            <w:rFonts w:eastAsia="楷体" w:hint="eastAsia"/>
            <w:szCs w:val="21"/>
          </w:rPr>
          <w:delText>;</w:delText>
        </w:r>
      </w:del>
      <w:ins w:id="1236" w:author="DELL" w:date="2021-04-14T13:42:00Z">
        <w:r w:rsidR="00C66875">
          <w:rPr>
            <w:rFonts w:eastAsia="楷体" w:hint="eastAsia"/>
            <w:szCs w:val="21"/>
          </w:rPr>
          <w:t>；</w:t>
        </w:r>
      </w:ins>
      <w:r w:rsidRPr="00317CAC">
        <w:rPr>
          <w:rFonts w:eastAsia="楷体"/>
          <w:szCs w:val="21"/>
        </w:rPr>
        <w:t>LSTM</w:t>
      </w:r>
    </w:p>
    <w:p w14:paraId="62BB8CB4" w14:textId="77777777" w:rsidR="005F028B" w:rsidRPr="00317CAC" w:rsidRDefault="005F028B" w:rsidP="005F028B">
      <w:pPr>
        <w:rPr>
          <w:sz w:val="18"/>
          <w:szCs w:val="18"/>
        </w:rPr>
      </w:pPr>
      <w:r w:rsidRPr="00317CAC">
        <w:rPr>
          <w:rFonts w:eastAsia="楷体"/>
          <w:b/>
          <w:szCs w:val="21"/>
        </w:rPr>
        <w:t>中国分类号：</w:t>
      </w:r>
      <w:proofErr w:type="spellStart"/>
      <w:r w:rsidRPr="00317CAC">
        <w:rPr>
          <w:szCs w:val="21"/>
        </w:rPr>
        <w:t>xxxxx</w:t>
      </w:r>
      <w:proofErr w:type="spellEnd"/>
      <w:r w:rsidRPr="00317CAC">
        <w:rPr>
          <w:szCs w:val="21"/>
        </w:rPr>
        <w:t xml:space="preserve"> </w:t>
      </w:r>
      <w:r w:rsidRPr="00317CAC">
        <w:rPr>
          <w:b/>
          <w:sz w:val="18"/>
          <w:szCs w:val="18"/>
        </w:rPr>
        <w:t xml:space="preserve">         </w:t>
      </w:r>
      <w:r w:rsidRPr="00317CAC">
        <w:rPr>
          <w:rFonts w:eastAsia="楷体"/>
          <w:b/>
          <w:szCs w:val="21"/>
        </w:rPr>
        <w:t>文献标识码：</w:t>
      </w:r>
      <w:r w:rsidRPr="00317CAC">
        <w:rPr>
          <w:b/>
          <w:sz w:val="18"/>
          <w:szCs w:val="18"/>
        </w:rPr>
        <w:t xml:space="preserve"> </w:t>
      </w:r>
      <w:proofErr w:type="spellStart"/>
      <w:r w:rsidRPr="00317CAC">
        <w:rPr>
          <w:szCs w:val="21"/>
        </w:rPr>
        <w:t>xxxxx</w:t>
      </w:r>
      <w:proofErr w:type="spellEnd"/>
    </w:p>
    <w:p w14:paraId="5011B79F" w14:textId="77777777" w:rsidR="005F028B" w:rsidRPr="00317CAC" w:rsidRDefault="005F028B" w:rsidP="005F028B"/>
    <w:p w14:paraId="52BE2D9F" w14:textId="4B8B3C3B" w:rsidR="005F028B" w:rsidRPr="00317CAC" w:rsidRDefault="001474A8" w:rsidP="005F028B">
      <w:pPr>
        <w:ind w:firstLineChars="100" w:firstLine="440"/>
        <w:jc w:val="center"/>
        <w:rPr>
          <w:rStyle w:val="ts-alignment-element"/>
          <w:sz w:val="44"/>
          <w:szCs w:val="44"/>
          <w:lang w:val="en" w:eastAsia="zh-Hans"/>
        </w:rPr>
      </w:pPr>
      <w:ins w:id="1237" w:author="DELL" w:date="2021-04-14T13:37:00Z">
        <w:r w:rsidRPr="001474A8">
          <w:rPr>
            <w:rStyle w:val="ts-alignment-element"/>
            <w:sz w:val="44"/>
            <w:szCs w:val="44"/>
            <w:lang w:val="en"/>
          </w:rPr>
          <w:t>Low strain intelligent testing of piles based on artificial neural network</w:t>
        </w:r>
      </w:ins>
      <w:del w:id="1238" w:author="DELL" w:date="2021-04-14T13:37:00Z">
        <w:r w:rsidR="005F028B" w:rsidRPr="00317CAC" w:rsidDel="001474A8">
          <w:rPr>
            <w:rStyle w:val="ts-alignment-element"/>
            <w:sz w:val="44"/>
            <w:szCs w:val="44"/>
            <w:lang w:val="en"/>
          </w:rPr>
          <w:delText>Intelligent detection of base piles with low strain based on artificial neural networks</w:delText>
        </w:r>
      </w:del>
      <w:r w:rsidR="005F028B" w:rsidRPr="00317CAC">
        <w:rPr>
          <w:rStyle w:val="ts-alignment-element"/>
          <w:sz w:val="44"/>
          <w:szCs w:val="44"/>
          <w:lang w:val="en"/>
        </w:rPr>
        <w:t xml:space="preserve"> </w:t>
      </w:r>
    </w:p>
    <w:p w14:paraId="64E904F3" w14:textId="22056C4E" w:rsidR="005F028B" w:rsidRPr="00731843" w:rsidRDefault="005F028B">
      <w:pPr>
        <w:jc w:val="center"/>
        <w:rPr>
          <w:b/>
          <w:bCs/>
          <w:rPrChange w:id="1239" w:author="DELL" w:date="2021-04-14T13:42:00Z">
            <w:rPr>
              <w:b w:val="0"/>
              <w:bCs w:val="0"/>
              <w:vertAlign w:val="superscript"/>
            </w:rPr>
          </w:rPrChange>
        </w:rPr>
        <w:pPrChange w:id="1240" w:author="DELL" w:date="2021-04-14T13:42:00Z">
          <w:pPr>
            <w:pStyle w:val="ab"/>
          </w:pPr>
        </w:pPrChange>
      </w:pPr>
      <w:bookmarkStart w:id="1241" w:name="_Toc69297944"/>
      <w:proofErr w:type="spellStart"/>
      <w:r w:rsidRPr="00731843">
        <w:t>Simin</w:t>
      </w:r>
      <w:proofErr w:type="spellEnd"/>
      <w:r w:rsidRPr="00731843">
        <w:rPr>
          <w:rPrChange w:id="1242" w:author="DELL" w:date="2021-04-14T13:42:00Z">
            <w:rPr>
              <w:b w:val="0"/>
              <w:bCs w:val="0"/>
              <w:vertAlign w:val="superscript"/>
            </w:rPr>
          </w:rPrChange>
        </w:rPr>
        <w:t xml:space="preserve"> </w:t>
      </w:r>
      <w:r w:rsidRPr="00731843">
        <w:t>Wu</w:t>
      </w:r>
      <w:del w:id="1243" w:author="DELL" w:date="2021-04-14T13:42:00Z">
        <w:r w:rsidRPr="00731843" w:rsidDel="00731843">
          <w:rPr>
            <w:rPrChange w:id="1244" w:author="DELL" w:date="2021-04-14T13:42:00Z">
              <w:rPr>
                <w:b w:val="0"/>
                <w:bCs w:val="0"/>
                <w:vertAlign w:val="superscript"/>
              </w:rPr>
            </w:rPrChange>
          </w:rPr>
          <w:delText>1</w:delText>
        </w:r>
      </w:del>
      <w:r w:rsidRPr="00731843">
        <w:t>,</w:t>
      </w:r>
      <w:ins w:id="1245" w:author="DELL" w:date="2021-04-14T13:42:00Z">
        <w:r w:rsidR="00731843">
          <w:t xml:space="preserve"> </w:t>
        </w:r>
      </w:ins>
      <w:r w:rsidRPr="00731843">
        <w:t>Ming Yang</w:t>
      </w:r>
      <w:del w:id="1246" w:author="DELL" w:date="2021-04-14T13:42:00Z">
        <w:r w:rsidRPr="00731843" w:rsidDel="00731843">
          <w:rPr>
            <w:rPrChange w:id="1247" w:author="DELL" w:date="2021-04-14T13:42:00Z">
              <w:rPr>
                <w:b w:val="0"/>
                <w:bCs w:val="0"/>
                <w:vertAlign w:val="superscript"/>
              </w:rPr>
            </w:rPrChange>
          </w:rPr>
          <w:delText>1</w:delText>
        </w:r>
      </w:del>
      <w:r w:rsidRPr="00731843">
        <w:t xml:space="preserve">, </w:t>
      </w:r>
      <w:proofErr w:type="spellStart"/>
      <w:r w:rsidRPr="00731843">
        <w:t>Ziquan</w:t>
      </w:r>
      <w:proofErr w:type="spellEnd"/>
      <w:r w:rsidRPr="00731843">
        <w:t xml:space="preserve"> Chen</w:t>
      </w:r>
      <w:del w:id="1248" w:author="DELL" w:date="2021-04-14T13:42:00Z">
        <w:r w:rsidRPr="00731843" w:rsidDel="00731843">
          <w:rPr>
            <w:rPrChange w:id="1249" w:author="DELL" w:date="2021-04-14T13:42:00Z">
              <w:rPr>
                <w:b w:val="0"/>
                <w:bCs w:val="0"/>
                <w:vertAlign w:val="superscript"/>
              </w:rPr>
            </w:rPrChange>
          </w:rPr>
          <w:delText>1</w:delText>
        </w:r>
      </w:del>
      <w:r w:rsidRPr="00731843">
        <w:t>,</w:t>
      </w:r>
      <w:ins w:id="1250" w:author="DELL" w:date="2021-04-14T13:42:00Z">
        <w:r w:rsidR="00731843">
          <w:t xml:space="preserve"> </w:t>
        </w:r>
      </w:ins>
      <w:r w:rsidRPr="00731843">
        <w:t>Can Ge</w:t>
      </w:r>
      <w:del w:id="1251" w:author="DELL" w:date="2021-04-14T13:42:00Z">
        <w:r w:rsidRPr="00731843" w:rsidDel="00731843">
          <w:rPr>
            <w:rPrChange w:id="1252" w:author="DELL" w:date="2021-04-14T13:42:00Z">
              <w:rPr>
                <w:b w:val="0"/>
                <w:bCs w:val="0"/>
                <w:vertAlign w:val="superscript"/>
              </w:rPr>
            </w:rPrChange>
          </w:rPr>
          <w:delText>1</w:delText>
        </w:r>
      </w:del>
      <w:r w:rsidRPr="00731843">
        <w:t>,</w:t>
      </w:r>
      <w:ins w:id="1253" w:author="DELL" w:date="2021-04-14T13:42:00Z">
        <w:r w:rsidR="00731843">
          <w:t xml:space="preserve"> </w:t>
        </w:r>
      </w:ins>
      <w:proofErr w:type="spellStart"/>
      <w:r w:rsidRPr="00731843">
        <w:t>Zhi</w:t>
      </w:r>
      <w:proofErr w:type="spellEnd"/>
      <w:r w:rsidRPr="00731843">
        <w:t xml:space="preserve"> </w:t>
      </w:r>
      <w:proofErr w:type="spellStart"/>
      <w:r w:rsidRPr="00731843">
        <w:t>Taanglu</w:t>
      </w:r>
      <w:proofErr w:type="spellEnd"/>
      <w:del w:id="1254" w:author="DELL" w:date="2021-04-14T13:42:00Z">
        <w:r w:rsidRPr="00731843" w:rsidDel="00731843">
          <w:rPr>
            <w:rPrChange w:id="1255" w:author="DELL" w:date="2021-04-14T13:42:00Z">
              <w:rPr>
                <w:b w:val="0"/>
                <w:bCs w:val="0"/>
                <w:vertAlign w:val="superscript"/>
              </w:rPr>
            </w:rPrChange>
          </w:rPr>
          <w:delText>1</w:delText>
        </w:r>
      </w:del>
      <w:r w:rsidRPr="00731843">
        <w:t>,</w:t>
      </w:r>
      <w:ins w:id="1256" w:author="DELL" w:date="2021-04-14T13:42:00Z">
        <w:r w:rsidR="00731843">
          <w:t xml:space="preserve"> </w:t>
        </w:r>
      </w:ins>
      <w:proofErr w:type="spellStart"/>
      <w:r w:rsidRPr="00731843">
        <w:t>Tengfei</w:t>
      </w:r>
      <w:proofErr w:type="spellEnd"/>
      <w:r w:rsidRPr="00731843">
        <w:t xml:space="preserve"> Gao</w:t>
      </w:r>
      <w:del w:id="1257" w:author="DELL" w:date="2021-04-14T13:42:00Z">
        <w:r w:rsidRPr="00731843" w:rsidDel="00731843">
          <w:rPr>
            <w:rPrChange w:id="1258" w:author="DELL" w:date="2021-04-14T13:42:00Z">
              <w:rPr>
                <w:b w:val="0"/>
                <w:bCs w:val="0"/>
                <w:vertAlign w:val="superscript"/>
              </w:rPr>
            </w:rPrChange>
          </w:rPr>
          <w:delText>2</w:delText>
        </w:r>
      </w:del>
      <w:r w:rsidRPr="00731843">
        <w:t>,</w:t>
      </w:r>
      <w:ins w:id="1259" w:author="DELL" w:date="2021-04-14T13:42:00Z">
        <w:r w:rsidR="00731843">
          <w:t xml:space="preserve"> </w:t>
        </w:r>
      </w:ins>
      <w:r w:rsidRPr="00731843">
        <w:t>Xiyu Lou</w:t>
      </w:r>
      <w:del w:id="1260" w:author="DELL" w:date="2021-04-14T13:42:00Z">
        <w:r w:rsidRPr="00731843" w:rsidDel="007A49DE">
          <w:rPr>
            <w:rPrChange w:id="1261" w:author="DELL" w:date="2021-04-14T13:42:00Z">
              <w:rPr>
                <w:b w:val="0"/>
                <w:bCs w:val="0"/>
                <w:vertAlign w:val="superscript"/>
              </w:rPr>
            </w:rPrChange>
          </w:rPr>
          <w:delText>1</w:delText>
        </w:r>
      </w:del>
      <w:bookmarkEnd w:id="1241"/>
    </w:p>
    <w:p w14:paraId="5A6FD676" w14:textId="77777777" w:rsidR="005F028B" w:rsidRPr="00317CAC" w:rsidRDefault="005F028B" w:rsidP="005F028B">
      <w:pPr>
        <w:pStyle w:val="af5"/>
        <w:numPr>
          <w:ilvl w:val="0"/>
          <w:numId w:val="3"/>
        </w:numPr>
        <w:snapToGrid w:val="0"/>
        <w:spacing w:line="240" w:lineRule="auto"/>
        <w:ind w:firstLineChars="0"/>
        <w:jc w:val="center"/>
        <w:rPr>
          <w:rFonts w:cs="Times New Roman"/>
          <w:sz w:val="18"/>
        </w:rPr>
      </w:pPr>
      <w:r w:rsidRPr="00317CAC">
        <w:rPr>
          <w:rFonts w:cs="Times New Roman"/>
          <w:i/>
          <w:iCs/>
          <w:sz w:val="18"/>
        </w:rPr>
        <w:t>School of Resources and Environmental Engineering</w:t>
      </w:r>
      <w:r w:rsidRPr="00317CAC">
        <w:rPr>
          <w:rFonts w:cs="Times New Roman"/>
          <w:sz w:val="18"/>
          <w:lang w:val="en-GB"/>
        </w:rPr>
        <w:t xml:space="preserve">, </w:t>
      </w:r>
      <w:r w:rsidRPr="00317CAC">
        <w:rPr>
          <w:rFonts w:cs="Times New Roman"/>
          <w:i/>
          <w:iCs/>
          <w:sz w:val="18"/>
        </w:rPr>
        <w:t>Hefei University of Technology</w:t>
      </w:r>
      <w:r w:rsidRPr="00317CAC">
        <w:rPr>
          <w:rFonts w:cs="Times New Roman"/>
          <w:sz w:val="18"/>
          <w:lang w:val="en-GB"/>
        </w:rPr>
        <w:t>，</w:t>
      </w:r>
      <w:r w:rsidRPr="00317CAC">
        <w:rPr>
          <w:rFonts w:cs="Times New Roman"/>
          <w:i/>
          <w:iCs/>
          <w:sz w:val="18"/>
        </w:rPr>
        <w:t xml:space="preserve">Hefei </w:t>
      </w:r>
      <w:commentRangeStart w:id="1262"/>
      <w:proofErr w:type="spellStart"/>
      <w:r w:rsidRPr="00317CAC">
        <w:rPr>
          <w:rFonts w:cs="Times New Roman"/>
          <w:sz w:val="18"/>
        </w:rPr>
        <w:t>xxxxx</w:t>
      </w:r>
      <w:commentRangeEnd w:id="1262"/>
      <w:proofErr w:type="spellEnd"/>
      <w:r w:rsidR="00420194">
        <w:rPr>
          <w:rStyle w:val="af2"/>
          <w:rFonts w:cs="Times New Roman"/>
        </w:rPr>
        <w:commentReference w:id="1262"/>
      </w:r>
      <w:r w:rsidRPr="00317CAC">
        <w:rPr>
          <w:rFonts w:cs="Times New Roman"/>
          <w:sz w:val="18"/>
          <w:lang w:val="en-GB"/>
        </w:rPr>
        <w:t xml:space="preserve">, </w:t>
      </w:r>
      <w:r w:rsidRPr="00317CAC">
        <w:rPr>
          <w:rFonts w:cs="Times New Roman"/>
          <w:i/>
          <w:iCs/>
          <w:sz w:val="18"/>
        </w:rPr>
        <w:t>China</w:t>
      </w:r>
      <w:r w:rsidRPr="00317CAC">
        <w:rPr>
          <w:rFonts w:cs="Times New Roman"/>
          <w:sz w:val="18"/>
        </w:rPr>
        <w:t>)</w:t>
      </w:r>
    </w:p>
    <w:p w14:paraId="0F835432" w14:textId="77777777" w:rsidR="005F028B" w:rsidRPr="00317CAC" w:rsidRDefault="005F028B" w:rsidP="005F028B"/>
    <w:p w14:paraId="3C41C826" w14:textId="77777777" w:rsidR="005F028B" w:rsidRPr="00317CAC" w:rsidRDefault="005F028B" w:rsidP="005F028B">
      <w:pPr>
        <w:widowControl/>
        <w:shd w:val="clear" w:color="auto" w:fill="FFFFFF"/>
        <w:jc w:val="left"/>
        <w:rPr>
          <w:kern w:val="0"/>
          <w:szCs w:val="21"/>
          <w:lang w:val="en" w:eastAsia="zh-Hans"/>
        </w:rPr>
      </w:pPr>
      <w:r w:rsidRPr="00317CAC">
        <w:rPr>
          <w:b/>
          <w:bCs/>
          <w:kern w:val="0"/>
          <w:szCs w:val="21"/>
          <w:lang w:val="en" w:eastAsia="zh-Hans"/>
        </w:rPr>
        <w:t xml:space="preserve">Abstract: </w:t>
      </w:r>
      <w:r w:rsidRPr="00317CAC">
        <w:rPr>
          <w:kern w:val="0"/>
          <w:szCs w:val="21"/>
          <w:lang w:val="en" w:eastAsia="zh-Hans"/>
        </w:rPr>
        <w:t xml:space="preserve">The low strain detection technology of pile foundation mainly depends on the experience judgment and result interpretation of traditional detectors, and sometimes many misjudgments and misjudgments occur in the actual project due to subjective factors and actual conditions for the same test data. In this paper, an artificial network automatic discrimination method based on pile-based low strain detection waveform data is proposed, and it is proposed to establish a multi-layer LSTM neural network to realize the accurate identification of unlearned (low strain pile base detection data) by learning known samples, so as to realize the intelligent identification function of pile integrity. Finally, the feasibility of this method is evaluated by verifying the accuracy of the training set by testing the sample set. </w:t>
      </w:r>
    </w:p>
    <w:p w14:paraId="42A8264E" w14:textId="77777777" w:rsidR="005F028B" w:rsidRPr="00317CAC" w:rsidRDefault="005F028B" w:rsidP="005F028B">
      <w:pPr>
        <w:widowControl/>
        <w:shd w:val="clear" w:color="auto" w:fill="FFFFFF"/>
        <w:jc w:val="left"/>
        <w:rPr>
          <w:b/>
          <w:bCs/>
          <w:kern w:val="0"/>
          <w:szCs w:val="21"/>
          <w:lang w:val="en" w:eastAsia="zh-Hans"/>
        </w:rPr>
      </w:pPr>
      <w:r w:rsidRPr="00317CAC">
        <w:rPr>
          <w:b/>
          <w:bCs/>
          <w:kern w:val="0"/>
          <w:szCs w:val="21"/>
          <w:lang w:val="en" w:eastAsia="zh-Hans"/>
        </w:rPr>
        <w:t xml:space="preserve">Keywords: </w:t>
      </w:r>
      <w:r w:rsidRPr="00317CAC">
        <w:rPr>
          <w:kern w:val="0"/>
          <w:szCs w:val="21"/>
          <w:lang w:val="en" w:eastAsia="zh-Hans"/>
        </w:rPr>
        <w:t>Pile-based detection; neural network; low strain detection; LSTM</w:t>
      </w:r>
    </w:p>
    <w:p w14:paraId="47D269A2" w14:textId="77777777" w:rsidR="005F028B" w:rsidRPr="00317CAC" w:rsidRDefault="005F028B" w:rsidP="005F028B">
      <w:pPr>
        <w:rPr>
          <w:lang w:val="en"/>
        </w:rPr>
      </w:pPr>
    </w:p>
    <w:p w14:paraId="6E2B49E2" w14:textId="77777777" w:rsidR="005F028B" w:rsidRPr="00317CAC" w:rsidRDefault="005F028B" w:rsidP="005F028B"/>
    <w:p w14:paraId="0DBE61BC" w14:textId="77777777" w:rsidR="005F028B" w:rsidRPr="00317CAC" w:rsidRDefault="005F028B" w:rsidP="005F028B">
      <w:pPr>
        <w:rPr>
          <w:rFonts w:eastAsia="黑体"/>
          <w:b/>
          <w:bCs/>
          <w:sz w:val="28"/>
          <w:szCs w:val="32"/>
        </w:rPr>
      </w:pPr>
      <w:r w:rsidRPr="00317CAC">
        <w:rPr>
          <w:rFonts w:eastAsia="黑体"/>
          <w:b/>
          <w:bCs/>
          <w:sz w:val="28"/>
          <w:szCs w:val="32"/>
        </w:rPr>
        <w:t>1</w:t>
      </w:r>
      <w:r w:rsidRPr="00317CAC">
        <w:rPr>
          <w:rFonts w:eastAsia="黑体"/>
          <w:b/>
          <w:bCs/>
          <w:sz w:val="28"/>
          <w:szCs w:val="32"/>
        </w:rPr>
        <w:t>引言</w:t>
      </w:r>
    </w:p>
    <w:p w14:paraId="5BB81BDF" w14:textId="77777777" w:rsidR="005F028B" w:rsidRPr="00317CAC" w:rsidRDefault="005F028B" w:rsidP="005F028B">
      <w:pPr>
        <w:rPr>
          <w:rFonts w:eastAsia="黑体"/>
        </w:rPr>
      </w:pPr>
      <w:r w:rsidRPr="00317CAC">
        <w:rPr>
          <w:rFonts w:eastAsia="黑体"/>
        </w:rPr>
        <w:t>1.1</w:t>
      </w:r>
      <w:r w:rsidRPr="00317CAC">
        <w:rPr>
          <w:rFonts w:eastAsia="黑体"/>
        </w:rPr>
        <w:t>研究背景及意义</w:t>
      </w:r>
    </w:p>
    <w:p w14:paraId="41122B27" w14:textId="77777777" w:rsidR="005F028B" w:rsidRPr="00EE7171" w:rsidRDefault="005F028B">
      <w:pPr>
        <w:spacing w:line="360" w:lineRule="auto"/>
        <w:ind w:firstLineChars="200" w:firstLine="420"/>
        <w:pPrChange w:id="1263" w:author="DELL" w:date="2021-04-14T13:40:00Z">
          <w:pPr>
            <w:spacing w:line="360" w:lineRule="auto"/>
            <w:ind w:firstLineChars="200" w:firstLine="420"/>
            <w:outlineLvl w:val="1"/>
          </w:pPr>
        </w:pPrChange>
      </w:pPr>
      <w:bookmarkStart w:id="1264" w:name="_Toc69297945"/>
      <w:r w:rsidRPr="00EE7171">
        <w:t>桩基础作为一种基础形式</w:t>
      </w:r>
      <w:r w:rsidRPr="00EE7171">
        <w:t>,</w:t>
      </w:r>
      <w:r w:rsidRPr="00EE7171">
        <w:t>已经越来越广泛地应用在包括高层、超高层及大型桥梁等工程建设中。它属于隐蔽性工程中起着将结构上部荷载传递到较深和较好地层中的作用</w:t>
      </w:r>
      <w:r w:rsidRPr="00EE7171">
        <w:t>,</w:t>
      </w:r>
      <w:r w:rsidRPr="00EE7171">
        <w:t>是构筑物的重要组成部分</w:t>
      </w:r>
      <w:r w:rsidRPr="00EE7171">
        <w:t>,</w:t>
      </w:r>
      <w:r w:rsidRPr="00EE7171">
        <w:t>对工程结构质量起着极其重要的作用。基桩特别是混凝土</w:t>
      </w:r>
      <w:proofErr w:type="gramStart"/>
      <w:r w:rsidRPr="00EE7171">
        <w:t>灌注桩在施工</w:t>
      </w:r>
      <w:proofErr w:type="gramEnd"/>
      <w:r w:rsidRPr="00EE7171">
        <w:t>过程中由于施工工艺、地质条件变化、施工队伍对质量控制不当等问题造成</w:t>
      </w:r>
      <w:proofErr w:type="gramStart"/>
      <w:r w:rsidRPr="00EE7171">
        <w:t>工程桩缩径</w:t>
      </w:r>
      <w:proofErr w:type="gramEnd"/>
      <w:r w:rsidRPr="00EE7171">
        <w:t>、离析、扩径等缺陷。缺陷的存在必然给桩基承载力带来不同程度的影响</w:t>
      </w:r>
      <w:r w:rsidRPr="00EE7171">
        <w:t>,</w:t>
      </w:r>
      <w:r w:rsidRPr="00EE7171">
        <w:t>严重者甚至使单桩</w:t>
      </w:r>
      <w:r w:rsidRPr="00EE7171">
        <w:lastRenderedPageBreak/>
        <w:t>承载力丧失。所以</w:t>
      </w:r>
      <w:r w:rsidRPr="00EE7171">
        <w:t>,</w:t>
      </w:r>
      <w:r w:rsidRPr="00EE7171">
        <w:t>如果不能准确的判断出缺陷的类型、测出缺陷的位置及程度、釆取补救措施</w:t>
      </w:r>
      <w:r w:rsidRPr="00EE7171">
        <w:t>,</w:t>
      </w:r>
      <w:r w:rsidRPr="00EE7171">
        <w:t>必然给建筑物造成事故隐患。因此</w:t>
      </w:r>
      <w:r w:rsidRPr="00EE7171">
        <w:t>,</w:t>
      </w:r>
      <w:r w:rsidRPr="00EE7171">
        <w:t>为贯彻建设工程</w:t>
      </w:r>
      <w:r w:rsidRPr="00EE7171">
        <w:t>"</w:t>
      </w:r>
      <w:r w:rsidRPr="00EE7171">
        <w:t>百年大计、质量第一</w:t>
      </w:r>
      <w:r w:rsidRPr="00EE7171">
        <w:t>"</w:t>
      </w:r>
      <w:r w:rsidRPr="00EE7171">
        <w:t>的原则确保</w:t>
      </w:r>
      <w:proofErr w:type="gramStart"/>
      <w:r w:rsidRPr="00EE7171">
        <w:t>基桩低应变</w:t>
      </w:r>
      <w:proofErr w:type="gramEnd"/>
      <w:r w:rsidRPr="00EE7171">
        <w:t>动力检测的质量对桩身的质量完整性检测对建筑质量有着至关重要的作用。我国近年来建筑土木行业飞速发展施工了数以千万计的预应力混凝土管桩，所做的预应力混凝土管桩质量检测也非常多，积累了大量的预应力混凝土管桩施工资料和试桩资料。</w:t>
      </w:r>
      <w:bookmarkEnd w:id="1264"/>
    </w:p>
    <w:p w14:paraId="710E5BA5" w14:textId="77777777" w:rsidR="005F028B" w:rsidRPr="00EE7171" w:rsidRDefault="005F028B">
      <w:pPr>
        <w:spacing w:line="360" w:lineRule="auto"/>
        <w:ind w:firstLineChars="200" w:firstLine="420"/>
        <w:pPrChange w:id="1265" w:author="DELL" w:date="2021-04-14T13:40:00Z">
          <w:pPr>
            <w:spacing w:line="360" w:lineRule="auto"/>
            <w:ind w:firstLineChars="200" w:firstLine="420"/>
            <w:outlineLvl w:val="1"/>
          </w:pPr>
        </w:pPrChange>
      </w:pPr>
      <w:bookmarkStart w:id="1266" w:name="_Toc69297946"/>
      <w:r w:rsidRPr="00EE7171">
        <w:t>人工神经网络是一种模拟人的神经结构及信息处理过程的人为结构</w:t>
      </w:r>
      <w:r w:rsidRPr="00EE7171">
        <w:t>,</w:t>
      </w:r>
      <w:r w:rsidRPr="00EE7171">
        <w:t>它具有极强的非线性大规模并行处理能力</w:t>
      </w:r>
      <w:r w:rsidRPr="00EE7171">
        <w:t>,</w:t>
      </w:r>
      <w:r w:rsidRPr="00EE7171">
        <w:t>具有良好的自适应性、自组织性及很强的学习、联想、容错和抗干扰能力</w:t>
      </w:r>
      <w:r w:rsidRPr="00EE7171">
        <w:t>,</w:t>
      </w:r>
      <w:r w:rsidRPr="00EE7171">
        <w:t>可灵活方便地对多成因的复杂未知系统进行建模、识别、诊断与评估。这恰好弥补了低应变反射波法检测桩身完整性中产生的缺陷</w:t>
      </w:r>
      <w:r w:rsidRPr="00EE7171">
        <w:t>,</w:t>
      </w:r>
      <w:r w:rsidRPr="00EE7171">
        <w:t>如应力波衰减、反射与透射等带来的诸多难以解决的工程技术问题。虽然深度学习目前还处于发展阶段，还存在许多理论和实践方面的问题需要解决。但是在这个大数据时代，合理利用神经网络将让各种新模型和新理论的验证周期会大大缩短。</w:t>
      </w:r>
      <w:bookmarkEnd w:id="1266"/>
    </w:p>
    <w:p w14:paraId="4EDEB909" w14:textId="77777777" w:rsidR="005F028B" w:rsidRPr="00285ED6" w:rsidRDefault="005F028B" w:rsidP="00285ED6">
      <w:pPr>
        <w:rPr>
          <w:rFonts w:eastAsiaTheme="minorEastAsia"/>
          <w:rPrChange w:id="1267" w:author="DELL" w:date="2021-04-14T13:39:00Z">
            <w:rPr/>
          </w:rPrChange>
        </w:rPr>
      </w:pPr>
    </w:p>
    <w:p w14:paraId="516D5DEB" w14:textId="77777777" w:rsidR="005F028B" w:rsidRPr="00317CAC" w:rsidRDefault="005F028B" w:rsidP="005F028B">
      <w:pPr>
        <w:spacing w:line="360" w:lineRule="auto"/>
        <w:rPr>
          <w:rFonts w:eastAsia="黑体"/>
        </w:rPr>
      </w:pPr>
      <w:r w:rsidRPr="00317CAC">
        <w:rPr>
          <w:rFonts w:eastAsia="黑体"/>
        </w:rPr>
        <w:t xml:space="preserve">1.2 </w:t>
      </w:r>
      <w:r w:rsidRPr="00317CAC">
        <w:rPr>
          <w:rFonts w:eastAsia="黑体"/>
        </w:rPr>
        <w:t>基于</w:t>
      </w:r>
      <w:r w:rsidRPr="00317CAC">
        <w:rPr>
          <w:rFonts w:eastAsia="黑体"/>
        </w:rPr>
        <w:t>LSTM</w:t>
      </w:r>
      <w:r w:rsidRPr="00317CAC">
        <w:rPr>
          <w:rFonts w:eastAsia="黑体"/>
        </w:rPr>
        <w:t>的神经网络简介</w:t>
      </w:r>
    </w:p>
    <w:p w14:paraId="6BB8DD6E" w14:textId="4D9C3623" w:rsidR="005F028B" w:rsidRPr="00317CAC" w:rsidRDefault="005F028B" w:rsidP="005F028B">
      <w:pPr>
        <w:spacing w:line="360" w:lineRule="auto"/>
        <w:ind w:firstLineChars="200" w:firstLine="420"/>
      </w:pPr>
      <w:r w:rsidRPr="00317CAC">
        <w:t>人工神经网络</w:t>
      </w:r>
      <w:r w:rsidRPr="00317CAC">
        <w:t>(</w:t>
      </w:r>
      <w:ins w:id="1268" w:author="DELL" w:date="2021-04-14T13:39:00Z">
        <w:r w:rsidR="00285ED6" w:rsidRPr="00285ED6">
          <w:t>artificial neural network</w:t>
        </w:r>
      </w:ins>
      <w:del w:id="1269" w:author="DELL" w:date="2021-04-14T13:39:00Z">
        <w:r w:rsidRPr="00317CAC" w:rsidDel="00285ED6">
          <w:delText>ArtlfiilNuerlNtework</w:delText>
        </w:r>
        <w:r w:rsidRPr="00317CAC" w:rsidDel="00285ED6">
          <w:delText>一</w:delText>
        </w:r>
      </w:del>
      <w:ins w:id="1270" w:author="DELL" w:date="2021-04-14T13:39:00Z">
        <w:r w:rsidR="00285ED6">
          <w:rPr>
            <w:rFonts w:hint="eastAsia"/>
          </w:rPr>
          <w:t>——</w:t>
        </w:r>
      </w:ins>
      <w:r w:rsidRPr="00317CAC">
        <w:t>ANN)</w:t>
      </w:r>
      <w:r w:rsidRPr="00317CAC">
        <w:t>是人工智能的一个分支</w:t>
      </w:r>
      <w:del w:id="1271" w:author="DELL" w:date="2021-04-14T13:40:00Z">
        <w:r w:rsidRPr="00317CAC" w:rsidDel="00E254C4">
          <w:rPr>
            <w:rFonts w:hint="eastAsia"/>
          </w:rPr>
          <w:delText>,</w:delText>
        </w:r>
      </w:del>
      <w:ins w:id="1272" w:author="DELL" w:date="2021-04-14T13:40:00Z">
        <w:r w:rsidR="00E254C4">
          <w:rPr>
            <w:rFonts w:hint="eastAsia"/>
          </w:rPr>
          <w:t>，</w:t>
        </w:r>
      </w:ins>
      <w:r w:rsidRPr="00317CAC">
        <w:t>但它的原理不同于基于知识的专家系统。有关神经网络技术的理论、方法近年来得到了广泛的研究和应用，每年都有大量的学术论文、研究报告及论著发表</w:t>
      </w:r>
      <w:r w:rsidRPr="00317CAC">
        <w:t>,</w:t>
      </w:r>
      <w:r w:rsidRPr="00317CAC">
        <w:t>可以说是一门发展得较为成熟的学科。在这里，结合本文的主题</w:t>
      </w:r>
      <w:r w:rsidRPr="00317CAC">
        <w:t>(</w:t>
      </w:r>
      <w:r w:rsidRPr="00317CAC">
        <w:t>桩身缺陷诊断</w:t>
      </w:r>
      <w:r w:rsidRPr="00317CAC">
        <w:t>)</w:t>
      </w:r>
      <w:r w:rsidRPr="00317CAC">
        <w:t>，本文主要讨论神经网络技术在故障诊断领域中的应用。基本思路是将一定数量的数据样本对</w:t>
      </w:r>
      <w:r w:rsidRPr="00317CAC">
        <w:t xml:space="preserve">( </w:t>
      </w:r>
      <w:r w:rsidRPr="00317CAC">
        <w:t>输入和期望输出</w:t>
      </w:r>
      <w:r w:rsidRPr="00317CAC">
        <w:t xml:space="preserve">) </w:t>
      </w:r>
      <w:r w:rsidRPr="00317CAC">
        <w:t>输入网络，先由网络对</w:t>
      </w:r>
      <w:proofErr w:type="gramStart"/>
      <w:r w:rsidRPr="00317CAC">
        <w:t>初始权</w:t>
      </w:r>
      <w:proofErr w:type="gramEnd"/>
      <w:r w:rsidRPr="00317CAC">
        <w:t>值和阈值进行系统的随机生成，然后将训练样本中的数据送至网络的输入层，经过神经网络的隐含层和输入层学习计算后，输出层就会输出相应的预测值。</w:t>
      </w:r>
    </w:p>
    <w:p w14:paraId="2E13B5BB" w14:textId="77777777" w:rsidR="005F028B" w:rsidRPr="00317CAC" w:rsidRDefault="005F028B" w:rsidP="005F028B">
      <w:pPr>
        <w:spacing w:line="360" w:lineRule="auto"/>
        <w:ind w:firstLineChars="200" w:firstLine="420"/>
      </w:pPr>
      <w:r w:rsidRPr="00317CAC">
        <w:t xml:space="preserve">LSTM </w:t>
      </w:r>
      <w:r w:rsidRPr="00317CAC">
        <w:t>模型是对循环神经网络（</w:t>
      </w:r>
      <w:r w:rsidRPr="00317CAC">
        <w:t>Recurrent Neural Network</w:t>
      </w:r>
      <w:r w:rsidRPr="00317CAC">
        <w:t>，</w:t>
      </w:r>
      <w:r w:rsidRPr="00317CAC">
        <w:t>RNN</w:t>
      </w:r>
      <w:r w:rsidRPr="00317CAC">
        <w:t>）模型的改进，也是深度学习方法的卓越代表之一</w:t>
      </w:r>
      <w:r w:rsidRPr="00317CAC">
        <w:t xml:space="preserve">RNN </w:t>
      </w:r>
      <w:r w:rsidRPr="00317CAC">
        <w:t>模型在普通多层</w:t>
      </w:r>
      <w:r w:rsidRPr="00317CAC">
        <w:t xml:space="preserve"> BP </w:t>
      </w:r>
      <w:r w:rsidRPr="00317CAC">
        <w:t>神经网络基础上，增加了隐藏层各单元间的横向联系，通过一个权重矩阵，可以将上一个时间序列神经元的值传递至当前神经元，从而使神经网络具备了记忆功能。</w:t>
      </w:r>
      <w:r w:rsidRPr="00317CAC">
        <w:t xml:space="preserve">LSTM </w:t>
      </w:r>
      <w:r w:rsidRPr="00317CAC">
        <w:t>模型在</w:t>
      </w:r>
      <w:r w:rsidRPr="00317CAC">
        <w:t xml:space="preserve"> RNN </w:t>
      </w:r>
      <w:r w:rsidRPr="00317CAC">
        <w:t>模型隐藏层各神经元中增加记忆单元，从而使时间序列上的记忆信息可控，每次在隐藏层各单元间传递时通过几个可控门，可以控制之前信息和当前信息的记忆和遗忘程度，从而使</w:t>
      </w:r>
      <w:r w:rsidRPr="00317CAC">
        <w:t xml:space="preserve"> </w:t>
      </w:r>
      <w:proofErr w:type="spellStart"/>
      <w:r w:rsidRPr="00317CAC">
        <w:t>RNN</w:t>
      </w:r>
      <w:proofErr w:type="spellEnd"/>
      <w:r w:rsidRPr="00317CAC">
        <w:t xml:space="preserve"> </w:t>
      </w:r>
      <w:r w:rsidRPr="00317CAC">
        <w:t>模型具备了长期记忆功能。与传统的机器学习方法相比，深度学习方法能够更好地从既有数据中提取出各类指标之间的复杂关系，对各种形式的信息和数据都具有较好的适用性。不仅如此，深度学习方法能够提取并充分利用更抽象、更复杂的数据特征，从而使得预测结果更加准确可靠。作为新一代的</w:t>
      </w:r>
      <w:r w:rsidRPr="00317CAC">
        <w:lastRenderedPageBreak/>
        <w:t>深度学习方法，</w:t>
      </w:r>
      <w:r w:rsidRPr="00317CAC">
        <w:t xml:space="preserve">LSTM </w:t>
      </w:r>
      <w:r w:rsidRPr="00317CAC">
        <w:t>模型与</w:t>
      </w:r>
      <w:r w:rsidRPr="00317CAC">
        <w:t xml:space="preserve"> AN</w:t>
      </w:r>
      <w:r w:rsidRPr="00317CAC">
        <w:t>（</w:t>
      </w:r>
      <w:r w:rsidRPr="00317CAC">
        <w:t>Artificial  Neural  Network</w:t>
      </w:r>
      <w:r w:rsidRPr="00317CAC">
        <w:t>）、</w:t>
      </w:r>
      <w:r w:rsidRPr="00317CAC">
        <w:t xml:space="preserve">RNN </w:t>
      </w:r>
      <w:r w:rsidRPr="00317CAC">
        <w:t>等神经网络模型相比具有明显优势。</w:t>
      </w:r>
    </w:p>
    <w:p w14:paraId="452F88A5" w14:textId="77777777" w:rsidR="005F028B" w:rsidRPr="00317CAC" w:rsidRDefault="005F028B" w:rsidP="005F028B">
      <w:pPr>
        <w:spacing w:line="360" w:lineRule="auto"/>
        <w:ind w:firstLineChars="200" w:firstLine="420"/>
      </w:pPr>
    </w:p>
    <w:p w14:paraId="4B9A073E" w14:textId="77777777" w:rsidR="005F028B" w:rsidRPr="00317CAC" w:rsidRDefault="005F028B" w:rsidP="005F028B">
      <w:pPr>
        <w:spacing w:line="360" w:lineRule="auto"/>
        <w:rPr>
          <w:rFonts w:eastAsia="黑体"/>
        </w:rPr>
      </w:pPr>
      <w:r w:rsidRPr="00317CAC">
        <w:rPr>
          <w:rFonts w:eastAsia="黑体"/>
        </w:rPr>
        <w:t xml:space="preserve">1.3 </w:t>
      </w:r>
      <w:r w:rsidRPr="00317CAC">
        <w:rPr>
          <w:rFonts w:eastAsia="黑体"/>
        </w:rPr>
        <w:t>研究内容</w:t>
      </w:r>
    </w:p>
    <w:p w14:paraId="6F14C58A" w14:textId="77777777" w:rsidR="005F028B" w:rsidRPr="00317CAC" w:rsidRDefault="005F028B" w:rsidP="005F028B">
      <w:pPr>
        <w:spacing w:line="360" w:lineRule="auto"/>
        <w:ind w:firstLineChars="200" w:firstLine="420"/>
      </w:pPr>
      <w:r w:rsidRPr="00317CAC">
        <w:t xml:space="preserve">  </w:t>
      </w:r>
      <w:r w:rsidRPr="00317CAC">
        <w:t>本团队拟通过建立相关模型与实际试验的开展共同研究。具体内容包括：</w:t>
      </w:r>
    </w:p>
    <w:p w14:paraId="0AEB2E2E" w14:textId="77777777" w:rsidR="005F028B" w:rsidRPr="00317CAC" w:rsidRDefault="005F028B" w:rsidP="005F028B">
      <w:pPr>
        <w:spacing w:line="360" w:lineRule="auto"/>
        <w:ind w:firstLineChars="200" w:firstLine="420"/>
      </w:pPr>
      <w:r w:rsidRPr="00317CAC">
        <w:t>（</w:t>
      </w:r>
      <w:r w:rsidRPr="00317CAC">
        <w:t>1</w:t>
      </w:r>
      <w:r w:rsidRPr="00317CAC">
        <w:t>）对已有的大量桩基低应变检测数据（</w:t>
      </w:r>
      <w:r w:rsidRPr="00317CAC">
        <w:t>3</w:t>
      </w:r>
      <w:r w:rsidRPr="00317CAC">
        <w:t>万余条）进行前期人工判别整合分类缺陷等级。</w:t>
      </w:r>
    </w:p>
    <w:p w14:paraId="7B5755AD" w14:textId="77777777" w:rsidR="005F028B" w:rsidRPr="00317CAC" w:rsidRDefault="005F028B" w:rsidP="005F028B">
      <w:pPr>
        <w:spacing w:line="360" w:lineRule="auto"/>
        <w:ind w:firstLineChars="200" w:firstLine="420"/>
      </w:pPr>
      <w:r w:rsidRPr="00317CAC">
        <w:t>（</w:t>
      </w:r>
      <w:r w:rsidRPr="00317CAC">
        <w:t>2</w:t>
      </w:r>
      <w:r w:rsidRPr="00317CAC">
        <w:t>）拟</w:t>
      </w:r>
      <w:proofErr w:type="gramStart"/>
      <w:r w:rsidRPr="00317CAC">
        <w:t>拟</w:t>
      </w:r>
      <w:proofErr w:type="gramEnd"/>
      <w:r w:rsidRPr="00317CAC">
        <w:t>搭建出一个可根据数据路径进行多批量人工判别</w:t>
      </w:r>
      <w:r w:rsidRPr="00317CAC">
        <w:t xml:space="preserve"> </w:t>
      </w:r>
      <w:r w:rsidRPr="00317CAC">
        <w:t>数据的</w:t>
      </w:r>
      <w:r w:rsidRPr="00317CAC">
        <w:t>app</w:t>
      </w:r>
      <w:r w:rsidRPr="00317CAC">
        <w:t>，为后期神经网络训练做准备。</w:t>
      </w:r>
    </w:p>
    <w:p w14:paraId="607ECC2D" w14:textId="77777777" w:rsidR="005F028B" w:rsidRPr="00317CAC" w:rsidRDefault="005F028B" w:rsidP="005F028B">
      <w:pPr>
        <w:spacing w:line="360" w:lineRule="auto"/>
        <w:ind w:firstLineChars="200" w:firstLine="420"/>
      </w:pPr>
      <w:r w:rsidRPr="00317CAC">
        <w:t>（</w:t>
      </w:r>
      <w:r w:rsidRPr="00317CAC">
        <w:t>3</w:t>
      </w:r>
      <w:r w:rsidRPr="00317CAC">
        <w:t>）拟利用</w:t>
      </w:r>
      <w:r w:rsidRPr="00317CAC">
        <w:t>LSTM</w:t>
      </w:r>
      <w:r w:rsidRPr="00317CAC">
        <w:t>神经网络搭建一个对桩基础低应变检测缺陷等级自动分类的模型，并用测试集评估训练集的可行性。</w:t>
      </w:r>
    </w:p>
    <w:p w14:paraId="7B6BBDC6" w14:textId="77777777" w:rsidR="005F028B" w:rsidRPr="00317CAC" w:rsidRDefault="005F028B" w:rsidP="005F028B">
      <w:pPr>
        <w:spacing w:line="360" w:lineRule="auto"/>
      </w:pPr>
    </w:p>
    <w:p w14:paraId="6F5C568E" w14:textId="77777777" w:rsidR="005F028B" w:rsidRPr="00317CAC" w:rsidRDefault="005F028B" w:rsidP="005F028B">
      <w:pPr>
        <w:spacing w:line="360" w:lineRule="auto"/>
        <w:rPr>
          <w:rFonts w:eastAsia="黑体"/>
          <w:sz w:val="28"/>
          <w:szCs w:val="32"/>
        </w:rPr>
      </w:pPr>
      <w:r w:rsidRPr="00317CAC">
        <w:rPr>
          <w:rFonts w:eastAsia="黑体"/>
          <w:sz w:val="28"/>
          <w:szCs w:val="32"/>
        </w:rPr>
        <w:t>2</w:t>
      </w:r>
      <w:r w:rsidRPr="00317CAC">
        <w:rPr>
          <w:rFonts w:eastAsia="黑体"/>
          <w:sz w:val="28"/>
          <w:szCs w:val="32"/>
        </w:rPr>
        <w:t>实验研究方案</w:t>
      </w:r>
    </w:p>
    <w:p w14:paraId="447168B7" w14:textId="77777777" w:rsidR="005F028B" w:rsidRPr="00317CAC" w:rsidRDefault="005F028B" w:rsidP="005F028B">
      <w:pPr>
        <w:spacing w:line="360" w:lineRule="auto"/>
        <w:ind w:firstLineChars="200" w:firstLine="420"/>
        <w:rPr>
          <w:rFonts w:eastAsia="黑体"/>
        </w:rPr>
      </w:pPr>
      <w:r w:rsidRPr="00317CAC">
        <w:rPr>
          <w:rFonts w:eastAsia="黑体"/>
        </w:rPr>
        <w:t>2.1</w:t>
      </w:r>
      <w:r w:rsidRPr="00317CAC">
        <w:rPr>
          <w:rFonts w:eastAsia="黑体"/>
        </w:rPr>
        <w:t>设计思路</w:t>
      </w:r>
    </w:p>
    <w:p w14:paraId="4DCB1A4F" w14:textId="77777777" w:rsidR="005F028B" w:rsidRPr="00317CAC" w:rsidRDefault="005F028B" w:rsidP="005F028B">
      <w:pPr>
        <w:spacing w:line="360" w:lineRule="auto"/>
        <w:ind w:firstLineChars="200" w:firstLine="420"/>
      </w:pPr>
      <w:r w:rsidRPr="00317CAC">
        <w:t xml:space="preserve"> </w:t>
      </w:r>
      <w:r w:rsidRPr="00317CAC">
        <w:t>基于</w:t>
      </w:r>
      <w:r w:rsidRPr="00317CAC">
        <w:t>LSTM</w:t>
      </w:r>
      <w:r w:rsidRPr="00317CAC">
        <w:t>神经网络的上述特点发，本文提出了一种桩基检测数据的处理新方法</w:t>
      </w:r>
      <w:r w:rsidRPr="00317CAC">
        <w:t>——</w:t>
      </w:r>
      <w:r w:rsidRPr="00317CAC">
        <w:t>桩基识别的人工网络方法，流程为：波动曲线检测、数据转换、</w:t>
      </w:r>
      <w:r w:rsidRPr="00317CAC">
        <w:t>LSTM</w:t>
      </w:r>
      <w:r w:rsidRPr="00317CAC">
        <w:t>神经网络训练、判别类型、数据增强、测试集得验证。利用对应于某一缺陷的已知频谱响应来训练设计好的神经网络</w:t>
      </w:r>
      <w:r w:rsidRPr="00317CAC">
        <w:t xml:space="preserve">, </w:t>
      </w:r>
      <w:r w:rsidRPr="00317CAC">
        <w:t>通过训练后的网络就可以在自动处理数据的基础上对桩基中的缺陷进行识别</w:t>
      </w:r>
      <w:r w:rsidRPr="00317CAC">
        <w:t xml:space="preserve">, </w:t>
      </w:r>
      <w:r w:rsidRPr="00317CAC">
        <w:t>而不需要检测人员参与。</w:t>
      </w:r>
    </w:p>
    <w:p w14:paraId="03BD1CC6" w14:textId="77777777" w:rsidR="005F028B" w:rsidRPr="00317CAC" w:rsidRDefault="005F028B" w:rsidP="005F028B">
      <w:pPr>
        <w:spacing w:line="360" w:lineRule="auto"/>
        <w:ind w:firstLineChars="200" w:firstLine="420"/>
      </w:pPr>
    </w:p>
    <w:p w14:paraId="090583C4" w14:textId="77777777" w:rsidR="005F028B" w:rsidRPr="00317CAC" w:rsidRDefault="005F028B" w:rsidP="005F028B">
      <w:pPr>
        <w:spacing w:line="360" w:lineRule="auto"/>
        <w:ind w:firstLineChars="200" w:firstLine="420"/>
        <w:rPr>
          <w:rFonts w:eastAsia="黑体"/>
        </w:rPr>
      </w:pPr>
      <w:r w:rsidRPr="00317CAC">
        <w:rPr>
          <w:rFonts w:eastAsia="黑体"/>
        </w:rPr>
        <w:t>2.2</w:t>
      </w:r>
      <w:r w:rsidRPr="00317CAC">
        <w:rPr>
          <w:rFonts w:eastAsia="黑体"/>
        </w:rPr>
        <w:t>反射波完整性分类</w:t>
      </w:r>
    </w:p>
    <w:p w14:paraId="339CB3A5" w14:textId="77777777" w:rsidR="005F028B" w:rsidRPr="00317CAC" w:rsidRDefault="005F028B" w:rsidP="005F028B">
      <w:pPr>
        <w:spacing w:line="360" w:lineRule="auto"/>
        <w:ind w:firstLineChars="200" w:firstLine="420"/>
      </w:pPr>
      <w:r w:rsidRPr="00317CAC">
        <w:t>低应变反射波法是</w:t>
      </w:r>
      <w:proofErr w:type="gramStart"/>
      <w:r w:rsidRPr="00317CAC">
        <w:t>通过桩顶激振</w:t>
      </w:r>
      <w:proofErr w:type="gramEnd"/>
      <w:r w:rsidRPr="00317CAC">
        <w:t>、小锤敲击或水中放电等方法</w:t>
      </w:r>
      <w:r w:rsidRPr="00317CAC">
        <w:t>,</w:t>
      </w:r>
      <w:r w:rsidRPr="00317CAC">
        <w:t>给</w:t>
      </w:r>
      <w:proofErr w:type="gramStart"/>
      <w:r w:rsidRPr="00317CAC">
        <w:t>桩作用</w:t>
      </w:r>
      <w:proofErr w:type="gramEnd"/>
      <w:r w:rsidRPr="00317CAC">
        <w:t>较小能量。作用在桩顶上的动荷载远小于桩的使用荷载</w:t>
      </w:r>
      <w:r w:rsidRPr="00317CAC">
        <w:t>,</w:t>
      </w:r>
      <w:r w:rsidRPr="00317CAC">
        <w:t>不足以使</w:t>
      </w:r>
      <w:proofErr w:type="gramStart"/>
      <w:r w:rsidRPr="00317CAC">
        <w:t>桩产生贯入度</w:t>
      </w:r>
      <w:proofErr w:type="gramEnd"/>
      <w:r w:rsidRPr="00317CAC">
        <w:t>,</w:t>
      </w:r>
      <w:proofErr w:type="gramStart"/>
      <w:r w:rsidRPr="00317CAC">
        <w:t>也就是说桩土之间</w:t>
      </w:r>
      <w:proofErr w:type="gramEnd"/>
      <w:r w:rsidRPr="00317CAC">
        <w:t>不产生相对位移</w:t>
      </w:r>
      <w:r w:rsidRPr="00317CAC">
        <w:t>,</w:t>
      </w:r>
      <w:r w:rsidRPr="00317CAC">
        <w:t>只产生弹性变形。低应变反射波法是通过应力波沿桩身传播和反射原理进行桩的检验，其具有仪器设备轻便</w:t>
      </w:r>
      <w:r w:rsidRPr="00317CAC">
        <w:t>,</w:t>
      </w:r>
      <w:r w:rsidRPr="00317CAC">
        <w:t>检测速度快</w:t>
      </w:r>
      <w:r w:rsidRPr="00317CAC">
        <w:t>,</w:t>
      </w:r>
      <w:r w:rsidRPr="00317CAC">
        <w:t>费用低</w:t>
      </w:r>
      <w:r w:rsidRPr="00317CAC">
        <w:t>,</w:t>
      </w:r>
      <w:proofErr w:type="gramStart"/>
      <w:r w:rsidRPr="00317CAC">
        <w:t>检测面</w:t>
      </w:r>
      <w:proofErr w:type="gramEnd"/>
      <w:r w:rsidRPr="00317CAC">
        <w:t>广、无损等优点</w:t>
      </w:r>
      <w:r w:rsidRPr="00317CAC">
        <w:t>,</w:t>
      </w:r>
      <w:r w:rsidRPr="00317CAC">
        <w:t>而且其数学物理假设比较完善</w:t>
      </w:r>
      <w:r w:rsidRPr="00317CAC">
        <w:t>,</w:t>
      </w:r>
      <w:r w:rsidRPr="00317CAC">
        <w:t>理论模型比较成熟。目前</w:t>
      </w:r>
      <w:r w:rsidRPr="00317CAC">
        <w:t>,</w:t>
      </w:r>
      <w:r w:rsidRPr="00317CAC">
        <w:t>低应变反射波法在桩基础的完整性检测中被广泛应用，本文的理论研究与数据采集亦是基于此种方法。</w:t>
      </w:r>
    </w:p>
    <w:p w14:paraId="1DA498AF" w14:textId="77777777" w:rsidR="005F028B" w:rsidRPr="00317CAC" w:rsidRDefault="005F028B" w:rsidP="005F028B">
      <w:pPr>
        <w:spacing w:line="360" w:lineRule="auto"/>
        <w:ind w:firstLineChars="200" w:firstLine="420"/>
      </w:pPr>
      <w:r w:rsidRPr="00317CAC">
        <w:t>本团队实地开展桩基础缺陷检测实验，依据相应的判别标准如图前期测得了</w:t>
      </w:r>
      <w:proofErr w:type="gramStart"/>
      <w:r w:rsidRPr="00317CAC">
        <w:t>一些列低</w:t>
      </w:r>
      <w:proofErr w:type="gramEnd"/>
      <w:r w:rsidRPr="00317CAC">
        <w:t>应变检测数据，旨在理论与实际相结合为后续检测曲线识别开展提供可靠数据支撑。</w:t>
      </w:r>
    </w:p>
    <w:p w14:paraId="4E823FF3" w14:textId="77777777" w:rsidR="005F028B" w:rsidRPr="00317CAC" w:rsidRDefault="005F028B" w:rsidP="005F028B">
      <w:pPr>
        <w:spacing w:line="360" w:lineRule="auto"/>
        <w:ind w:firstLineChars="200" w:firstLine="420"/>
      </w:pPr>
      <w:r w:rsidRPr="00317CAC">
        <w:lastRenderedPageBreak/>
        <w:t>依据《建筑基桩检测技术规范》</w:t>
      </w:r>
      <w:r w:rsidRPr="00317CAC">
        <w:t xml:space="preserve">3.5.1 </w:t>
      </w:r>
      <w:r w:rsidRPr="00317CAC">
        <w:t>规定划分桩身完整性的类型如表（</w:t>
      </w:r>
      <w:r w:rsidRPr="00317CAC">
        <w:t>2-2</w:t>
      </w:r>
      <w:r w:rsidRPr="00317CAC">
        <w:t>）所示</w:t>
      </w:r>
    </w:p>
    <w:p w14:paraId="75DC26F7" w14:textId="77777777" w:rsidR="005F028B" w:rsidRPr="00317CAC" w:rsidRDefault="005F028B" w:rsidP="005F028B">
      <w:pPr>
        <w:spacing w:line="360" w:lineRule="auto"/>
        <w:ind w:firstLineChars="200" w:firstLine="420"/>
      </w:pPr>
      <w:r w:rsidRPr="00317CAC">
        <w:t>（表</w:t>
      </w:r>
      <w:r w:rsidRPr="00317CAC">
        <w:t xml:space="preserve">1 </w:t>
      </w:r>
      <w:r w:rsidRPr="00317CAC">
        <w:t>缺陷桩分类表）</w:t>
      </w:r>
    </w:p>
    <w:tbl>
      <w:tblPr>
        <w:tblW w:w="9311" w:type="dxa"/>
        <w:tblInd w:w="-318" w:type="dxa"/>
        <w:tblBorders>
          <w:insideH w:val="single" w:sz="4" w:space="0" w:color="auto"/>
          <w:insideV w:val="single" w:sz="4" w:space="0" w:color="auto"/>
        </w:tblBorders>
        <w:tblLook w:val="0000" w:firstRow="0" w:lastRow="0" w:firstColumn="0" w:lastColumn="0" w:noHBand="0" w:noVBand="0"/>
        <w:tblPrChange w:id="1273" w:author="1379323603@qq.com" w:date="2021-04-14T14:58:00Z">
          <w:tblPr>
            <w:tblW w:w="9311"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PrChange>
      </w:tblPr>
      <w:tblGrid>
        <w:gridCol w:w="1373"/>
        <w:gridCol w:w="3162"/>
        <w:gridCol w:w="4776"/>
        <w:tblGridChange w:id="1274">
          <w:tblGrid>
            <w:gridCol w:w="1373"/>
            <w:gridCol w:w="3162"/>
            <w:gridCol w:w="4776"/>
          </w:tblGrid>
        </w:tblGridChange>
      </w:tblGrid>
      <w:tr w:rsidR="005F028B" w:rsidRPr="00317CAC" w14:paraId="224BA174" w14:textId="77777777" w:rsidTr="00360BF0">
        <w:trPr>
          <w:trHeight w:val="325"/>
          <w:trPrChange w:id="1275" w:author="1379323603@qq.com" w:date="2021-04-14T14:58:00Z">
            <w:trPr>
              <w:trHeight w:val="325"/>
            </w:trPr>
          </w:trPrChange>
        </w:trPr>
        <w:tc>
          <w:tcPr>
            <w:tcW w:w="1373" w:type="dxa"/>
            <w:tcPrChange w:id="1276" w:author="1379323603@qq.com" w:date="2021-04-14T14:58:00Z">
              <w:tcPr>
                <w:tcW w:w="1373" w:type="dxa"/>
              </w:tcPr>
            </w:tcPrChange>
          </w:tcPr>
          <w:p w14:paraId="19CFBBD5" w14:textId="77777777" w:rsidR="005F028B" w:rsidRPr="00317CAC" w:rsidRDefault="005F028B" w:rsidP="001A4D0B">
            <w:pPr>
              <w:spacing w:line="360" w:lineRule="auto"/>
              <w:ind w:firstLineChars="200" w:firstLine="420"/>
            </w:pPr>
            <w:r w:rsidRPr="00317CAC">
              <w:t>类别</w:t>
            </w:r>
          </w:p>
        </w:tc>
        <w:tc>
          <w:tcPr>
            <w:tcW w:w="3162" w:type="dxa"/>
            <w:tcPrChange w:id="1277" w:author="1379323603@qq.com" w:date="2021-04-14T14:58:00Z">
              <w:tcPr>
                <w:tcW w:w="3162" w:type="dxa"/>
              </w:tcPr>
            </w:tcPrChange>
          </w:tcPr>
          <w:p w14:paraId="516595A5" w14:textId="77777777" w:rsidR="005F028B" w:rsidRPr="00317CAC" w:rsidRDefault="005F028B" w:rsidP="001A4D0B">
            <w:pPr>
              <w:spacing w:line="360" w:lineRule="auto"/>
              <w:ind w:left="149" w:firstLineChars="200" w:firstLine="420"/>
            </w:pPr>
            <w:r w:rsidRPr="00317CAC">
              <w:t>时域信号特征</w:t>
            </w:r>
          </w:p>
        </w:tc>
        <w:tc>
          <w:tcPr>
            <w:tcW w:w="4775" w:type="dxa"/>
            <w:tcPrChange w:id="1278" w:author="1379323603@qq.com" w:date="2021-04-14T14:58:00Z">
              <w:tcPr>
                <w:tcW w:w="4775" w:type="dxa"/>
              </w:tcPr>
            </w:tcPrChange>
          </w:tcPr>
          <w:p w14:paraId="412ACEC8" w14:textId="77777777" w:rsidR="005F028B" w:rsidRPr="00317CAC" w:rsidRDefault="005F028B" w:rsidP="001A4D0B">
            <w:pPr>
              <w:spacing w:line="360" w:lineRule="auto"/>
              <w:ind w:left="1224" w:firstLineChars="200" w:firstLine="420"/>
            </w:pPr>
            <w:proofErr w:type="gramStart"/>
            <w:r w:rsidRPr="00317CAC">
              <w:t>幅频信号</w:t>
            </w:r>
            <w:proofErr w:type="gramEnd"/>
            <w:r w:rsidRPr="00317CAC">
              <w:t>特征</w:t>
            </w:r>
          </w:p>
        </w:tc>
      </w:tr>
      <w:tr w:rsidR="005F028B" w:rsidRPr="00317CAC" w14:paraId="0A7A1E22" w14:textId="77777777" w:rsidTr="00360BF0">
        <w:trPr>
          <w:trHeight w:val="490"/>
          <w:trPrChange w:id="1279" w:author="1379323603@qq.com" w:date="2021-04-14T14:58:00Z">
            <w:trPr>
              <w:trHeight w:val="490"/>
            </w:trPr>
          </w:trPrChange>
        </w:trPr>
        <w:tc>
          <w:tcPr>
            <w:tcW w:w="1373" w:type="dxa"/>
            <w:vAlign w:val="center"/>
            <w:tcPrChange w:id="1280" w:author="1379323603@qq.com" w:date="2021-04-14T14:58:00Z">
              <w:tcPr>
                <w:tcW w:w="1373" w:type="dxa"/>
                <w:vAlign w:val="center"/>
              </w:tcPr>
            </w:tcPrChange>
          </w:tcPr>
          <w:p w14:paraId="4A7DADF7" w14:textId="77777777" w:rsidR="005F028B" w:rsidRPr="00317CAC" w:rsidRDefault="005F028B" w:rsidP="001A4D0B">
            <w:pPr>
              <w:spacing w:line="360" w:lineRule="auto"/>
              <w:ind w:firstLineChars="200" w:firstLine="420"/>
              <w:jc w:val="center"/>
            </w:pPr>
            <w:r w:rsidRPr="00317CAC">
              <w:t>1</w:t>
            </w:r>
            <w:r w:rsidRPr="00317CAC">
              <w:t>类</w:t>
            </w:r>
          </w:p>
        </w:tc>
        <w:tc>
          <w:tcPr>
            <w:tcW w:w="3162" w:type="dxa"/>
            <w:tcPrChange w:id="1281" w:author="1379323603@qq.com" w:date="2021-04-14T14:58:00Z">
              <w:tcPr>
                <w:tcW w:w="3162" w:type="dxa"/>
              </w:tcPr>
            </w:tcPrChange>
          </w:tcPr>
          <w:p w14:paraId="5287B9DE" w14:textId="77777777" w:rsidR="005F028B" w:rsidRPr="00317CAC" w:rsidRDefault="005F028B" w:rsidP="001A4D0B">
            <w:pPr>
              <w:widowControl/>
              <w:spacing w:line="360" w:lineRule="auto"/>
              <w:ind w:firstLineChars="200" w:firstLine="420"/>
              <w:jc w:val="left"/>
            </w:pPr>
            <w:r w:rsidRPr="00317CAC">
              <w:t>2L/C</w:t>
            </w:r>
            <w:r w:rsidRPr="00317CAC">
              <w:t>无缺陷反射波，有桩底反射波</w:t>
            </w:r>
          </w:p>
          <w:p w14:paraId="3BF24B05" w14:textId="77777777" w:rsidR="005F028B" w:rsidRPr="00317CAC" w:rsidRDefault="005F028B" w:rsidP="001A4D0B">
            <w:pPr>
              <w:widowControl/>
              <w:spacing w:line="360" w:lineRule="auto"/>
              <w:ind w:firstLineChars="200" w:firstLine="420"/>
              <w:jc w:val="left"/>
            </w:pPr>
            <w:r w:rsidRPr="00317CAC">
              <w:t xml:space="preserve">                                   </w:t>
            </w:r>
          </w:p>
        </w:tc>
        <w:tc>
          <w:tcPr>
            <w:tcW w:w="4775" w:type="dxa"/>
            <w:tcPrChange w:id="1282" w:author="1379323603@qq.com" w:date="2021-04-14T14:58:00Z">
              <w:tcPr>
                <w:tcW w:w="4775" w:type="dxa"/>
              </w:tcPr>
            </w:tcPrChange>
          </w:tcPr>
          <w:p w14:paraId="5934E2B2" w14:textId="77777777" w:rsidR="005F028B" w:rsidRPr="00317CAC" w:rsidRDefault="005F028B" w:rsidP="001A4D0B">
            <w:pPr>
              <w:widowControl/>
              <w:spacing w:line="360" w:lineRule="auto"/>
              <w:ind w:left="318" w:firstLineChars="200" w:firstLine="420"/>
              <w:jc w:val="left"/>
            </w:pPr>
            <w:proofErr w:type="gramStart"/>
            <w:r w:rsidRPr="00317CAC">
              <w:t>桩底协振峰</w:t>
            </w:r>
            <w:proofErr w:type="gramEnd"/>
            <w:r w:rsidRPr="00317CAC">
              <w:t>排列基本等距相邻频</w:t>
            </w:r>
            <w:r w:rsidRPr="00317CAC">
              <w:t>F=C/2L</w:t>
            </w:r>
          </w:p>
          <w:p w14:paraId="5CE9A55F" w14:textId="77777777" w:rsidR="005F028B" w:rsidRPr="00317CAC" w:rsidRDefault="005F028B" w:rsidP="001A4D0B">
            <w:pPr>
              <w:spacing w:line="360" w:lineRule="auto"/>
              <w:ind w:firstLineChars="200" w:firstLine="420"/>
            </w:pPr>
          </w:p>
        </w:tc>
      </w:tr>
      <w:tr w:rsidR="005F028B" w:rsidRPr="00317CAC" w14:paraId="17D4E66B" w14:textId="77777777" w:rsidTr="00360BF0">
        <w:trPr>
          <w:trHeight w:val="1416"/>
          <w:trPrChange w:id="1283" w:author="1379323603@qq.com" w:date="2021-04-14T14:58:00Z">
            <w:trPr>
              <w:trHeight w:val="1416"/>
            </w:trPr>
          </w:trPrChange>
        </w:trPr>
        <w:tc>
          <w:tcPr>
            <w:tcW w:w="1373" w:type="dxa"/>
            <w:vAlign w:val="center"/>
            <w:tcPrChange w:id="1284" w:author="1379323603@qq.com" w:date="2021-04-14T14:58:00Z">
              <w:tcPr>
                <w:tcW w:w="1373" w:type="dxa"/>
                <w:vAlign w:val="center"/>
              </w:tcPr>
            </w:tcPrChange>
          </w:tcPr>
          <w:p w14:paraId="09E2B20E" w14:textId="77777777" w:rsidR="005F028B" w:rsidRPr="00317CAC" w:rsidRDefault="005F028B" w:rsidP="001A4D0B">
            <w:pPr>
              <w:spacing w:line="360" w:lineRule="auto"/>
            </w:pPr>
          </w:p>
          <w:p w14:paraId="58D5834C" w14:textId="77777777" w:rsidR="005F028B" w:rsidRPr="00317CAC" w:rsidRDefault="005F028B" w:rsidP="001A4D0B">
            <w:pPr>
              <w:spacing w:line="360" w:lineRule="auto"/>
              <w:ind w:firstLineChars="200" w:firstLine="420"/>
              <w:jc w:val="center"/>
            </w:pPr>
            <w:r w:rsidRPr="00317CAC">
              <w:t>2</w:t>
            </w:r>
            <w:r w:rsidRPr="00317CAC">
              <w:t>类</w:t>
            </w:r>
          </w:p>
        </w:tc>
        <w:tc>
          <w:tcPr>
            <w:tcW w:w="3162" w:type="dxa"/>
            <w:tcPrChange w:id="1285" w:author="1379323603@qq.com" w:date="2021-04-14T14:58:00Z">
              <w:tcPr>
                <w:tcW w:w="3162" w:type="dxa"/>
              </w:tcPr>
            </w:tcPrChange>
          </w:tcPr>
          <w:p w14:paraId="121AEE01" w14:textId="77777777" w:rsidR="005F028B" w:rsidRPr="00317CAC" w:rsidRDefault="005F028B" w:rsidP="001A4D0B">
            <w:pPr>
              <w:spacing w:line="360" w:lineRule="auto"/>
              <w:ind w:firstLineChars="200" w:firstLine="420"/>
            </w:pPr>
            <w:r w:rsidRPr="00317CAC">
              <w:t>2L/C</w:t>
            </w:r>
            <w:r w:rsidRPr="00317CAC">
              <w:t>时刻前出现轻微缺陷反射波有桩底反射波</w:t>
            </w:r>
          </w:p>
        </w:tc>
        <w:tc>
          <w:tcPr>
            <w:tcW w:w="4775" w:type="dxa"/>
            <w:tcPrChange w:id="1286" w:author="1379323603@qq.com" w:date="2021-04-14T14:58:00Z">
              <w:tcPr>
                <w:tcW w:w="4775" w:type="dxa"/>
              </w:tcPr>
            </w:tcPrChange>
          </w:tcPr>
          <w:p w14:paraId="2E29455A" w14:textId="77777777" w:rsidR="005F028B" w:rsidRPr="00317CAC" w:rsidRDefault="005F028B" w:rsidP="001A4D0B">
            <w:pPr>
              <w:spacing w:line="360" w:lineRule="auto"/>
              <w:ind w:firstLineChars="200" w:firstLine="420"/>
            </w:pPr>
            <w:proofErr w:type="gramStart"/>
            <w:r w:rsidRPr="00317CAC">
              <w:t>桩底协振峰</w:t>
            </w:r>
            <w:proofErr w:type="gramEnd"/>
            <w:r w:rsidRPr="00317CAC">
              <w:t>排列基本等间距，轻微缺陷产生的</w:t>
            </w:r>
          </w:p>
          <w:p w14:paraId="00564EE3" w14:textId="77777777" w:rsidR="005F028B" w:rsidRPr="00317CAC" w:rsidRDefault="005F028B" w:rsidP="001A4D0B">
            <w:pPr>
              <w:spacing w:line="360" w:lineRule="auto"/>
              <w:ind w:firstLineChars="200" w:firstLine="420"/>
            </w:pPr>
            <w:proofErr w:type="gramStart"/>
            <w:r w:rsidRPr="00317CAC">
              <w:t>协振峰</w:t>
            </w:r>
            <w:proofErr w:type="gramEnd"/>
            <w:r w:rsidRPr="00317CAC">
              <w:t>与</w:t>
            </w:r>
            <w:proofErr w:type="gramStart"/>
            <w:r w:rsidRPr="00317CAC">
              <w:t>桩底协振峰</w:t>
            </w:r>
            <w:proofErr w:type="gramEnd"/>
            <w:r w:rsidRPr="00317CAC">
              <w:t>之间的频差</w:t>
            </w:r>
            <w:r w:rsidRPr="00317CAC">
              <w:t>F&gt;C/2L.</w:t>
            </w:r>
          </w:p>
          <w:p w14:paraId="0A1D0EFE" w14:textId="77777777" w:rsidR="005F028B" w:rsidRPr="00317CAC" w:rsidRDefault="005F028B" w:rsidP="001A4D0B">
            <w:pPr>
              <w:spacing w:line="360" w:lineRule="auto"/>
              <w:ind w:left="3990" w:firstLineChars="200" w:firstLine="420"/>
            </w:pPr>
          </w:p>
        </w:tc>
      </w:tr>
      <w:tr w:rsidR="005F028B" w:rsidRPr="00317CAC" w14:paraId="651B6868" w14:textId="77777777" w:rsidTr="00360BF0">
        <w:trPr>
          <w:trHeight w:val="453"/>
          <w:trPrChange w:id="1287" w:author="1379323603@qq.com" w:date="2021-04-14T14:58:00Z">
            <w:trPr>
              <w:trHeight w:val="453"/>
            </w:trPr>
          </w:trPrChange>
        </w:trPr>
        <w:tc>
          <w:tcPr>
            <w:tcW w:w="1373" w:type="dxa"/>
            <w:vAlign w:val="center"/>
            <w:tcPrChange w:id="1288" w:author="1379323603@qq.com" w:date="2021-04-14T14:58:00Z">
              <w:tcPr>
                <w:tcW w:w="1373" w:type="dxa"/>
                <w:vAlign w:val="center"/>
              </w:tcPr>
            </w:tcPrChange>
          </w:tcPr>
          <w:p w14:paraId="5D9844F1" w14:textId="77777777" w:rsidR="005F028B" w:rsidRPr="00317CAC" w:rsidRDefault="005F028B" w:rsidP="001A4D0B">
            <w:pPr>
              <w:spacing w:line="360" w:lineRule="auto"/>
              <w:ind w:firstLineChars="200" w:firstLine="420"/>
              <w:jc w:val="center"/>
            </w:pPr>
            <w:r w:rsidRPr="00317CAC">
              <w:t>3</w:t>
            </w:r>
            <w:r w:rsidRPr="00317CAC">
              <w:t>类</w:t>
            </w:r>
          </w:p>
        </w:tc>
        <w:tc>
          <w:tcPr>
            <w:tcW w:w="7938" w:type="dxa"/>
            <w:gridSpan w:val="2"/>
            <w:tcPrChange w:id="1289" w:author="1379323603@qq.com" w:date="2021-04-14T14:58:00Z">
              <w:tcPr>
                <w:tcW w:w="7938" w:type="dxa"/>
                <w:gridSpan w:val="2"/>
              </w:tcPr>
            </w:tcPrChange>
          </w:tcPr>
          <w:p w14:paraId="3599B758" w14:textId="77777777" w:rsidR="005F028B" w:rsidRPr="00317CAC" w:rsidRDefault="005F028B" w:rsidP="001A4D0B">
            <w:pPr>
              <w:spacing w:line="360" w:lineRule="auto"/>
              <w:ind w:firstLineChars="200" w:firstLine="420"/>
            </w:pPr>
            <w:r w:rsidRPr="00317CAC">
              <w:t>有明显缺陷反射波，其他特征介于</w:t>
            </w:r>
            <w:r w:rsidRPr="00317CAC">
              <w:t>2</w:t>
            </w:r>
            <w:r w:rsidRPr="00317CAC">
              <w:t>类</w:t>
            </w:r>
            <w:r w:rsidRPr="00317CAC">
              <w:t>—4</w:t>
            </w:r>
            <w:r w:rsidRPr="00317CAC">
              <w:t>类之间</w:t>
            </w:r>
          </w:p>
        </w:tc>
      </w:tr>
      <w:tr w:rsidR="005F028B" w:rsidRPr="00317CAC" w14:paraId="51AADF19" w14:textId="77777777" w:rsidTr="00360BF0">
        <w:trPr>
          <w:trHeight w:val="2117"/>
          <w:trPrChange w:id="1290" w:author="1379323603@qq.com" w:date="2021-04-14T14:58:00Z">
            <w:trPr>
              <w:trHeight w:val="2117"/>
            </w:trPr>
          </w:trPrChange>
        </w:trPr>
        <w:tc>
          <w:tcPr>
            <w:tcW w:w="1373" w:type="dxa"/>
            <w:vAlign w:val="center"/>
            <w:tcPrChange w:id="1291" w:author="1379323603@qq.com" w:date="2021-04-14T14:58:00Z">
              <w:tcPr>
                <w:tcW w:w="1373" w:type="dxa"/>
                <w:vAlign w:val="center"/>
              </w:tcPr>
            </w:tcPrChange>
          </w:tcPr>
          <w:p w14:paraId="67815BE2" w14:textId="77777777" w:rsidR="005F028B" w:rsidRPr="00317CAC" w:rsidRDefault="005F028B" w:rsidP="001A4D0B">
            <w:pPr>
              <w:spacing w:line="360" w:lineRule="auto"/>
            </w:pPr>
          </w:p>
          <w:p w14:paraId="68AEE1D6" w14:textId="77777777" w:rsidR="005F028B" w:rsidRPr="00317CAC" w:rsidRDefault="005F028B" w:rsidP="001A4D0B">
            <w:pPr>
              <w:spacing w:line="360" w:lineRule="auto"/>
              <w:ind w:firstLineChars="200" w:firstLine="420"/>
              <w:jc w:val="center"/>
            </w:pPr>
            <w:r w:rsidRPr="00317CAC">
              <w:t>4</w:t>
            </w:r>
            <w:r w:rsidRPr="00317CAC">
              <w:t>类</w:t>
            </w:r>
          </w:p>
        </w:tc>
        <w:tc>
          <w:tcPr>
            <w:tcW w:w="3162" w:type="dxa"/>
            <w:tcPrChange w:id="1292" w:author="1379323603@qq.com" w:date="2021-04-14T14:58:00Z">
              <w:tcPr>
                <w:tcW w:w="3162" w:type="dxa"/>
              </w:tcPr>
            </w:tcPrChange>
          </w:tcPr>
          <w:p w14:paraId="181ACECC" w14:textId="77777777" w:rsidR="005F028B" w:rsidRPr="00317CAC" w:rsidRDefault="005F028B" w:rsidP="001A4D0B">
            <w:pPr>
              <w:spacing w:line="360" w:lineRule="auto"/>
              <w:ind w:firstLineChars="200" w:firstLine="420"/>
            </w:pPr>
            <w:r w:rsidRPr="00317CAC">
              <w:t>2L/C</w:t>
            </w:r>
            <w:r w:rsidRPr="00317CAC">
              <w:t>时刻前出现严重缺陷反射波或周期性反射波，无桩底反射波；或因桩身浅部严重缺陷使波形出现</w:t>
            </w:r>
            <w:proofErr w:type="gramStart"/>
            <w:r w:rsidRPr="00317CAC">
              <w:t>低频大</w:t>
            </w:r>
            <w:proofErr w:type="gramEnd"/>
            <w:r w:rsidRPr="00317CAC">
              <w:t>振幅衰减震动，无桩底反射波；按平均波速计算桩长明显短于设计桩长。</w:t>
            </w:r>
          </w:p>
        </w:tc>
        <w:tc>
          <w:tcPr>
            <w:tcW w:w="4775" w:type="dxa"/>
            <w:tcPrChange w:id="1293" w:author="1379323603@qq.com" w:date="2021-04-14T14:58:00Z">
              <w:tcPr>
                <w:tcW w:w="4775" w:type="dxa"/>
              </w:tcPr>
            </w:tcPrChange>
          </w:tcPr>
          <w:p w14:paraId="577C2BD8" w14:textId="77777777" w:rsidR="005F028B" w:rsidRPr="00317CAC" w:rsidRDefault="005F028B" w:rsidP="001A4D0B">
            <w:pPr>
              <w:spacing w:line="360" w:lineRule="auto"/>
              <w:ind w:firstLineChars="200" w:firstLine="420"/>
            </w:pPr>
            <w:proofErr w:type="gramStart"/>
            <w:r w:rsidRPr="00317CAC">
              <w:t>桩底协振峰</w:t>
            </w:r>
            <w:proofErr w:type="gramEnd"/>
            <w:r w:rsidRPr="00317CAC">
              <w:t>排列基本等间距，相邻频差</w:t>
            </w:r>
            <w:r w:rsidRPr="00317CAC">
              <w:t>F&gt;C/2L</w:t>
            </w:r>
            <w:r w:rsidRPr="00317CAC">
              <w:t>，无</w:t>
            </w:r>
            <w:proofErr w:type="gramStart"/>
            <w:r w:rsidRPr="00317CAC">
              <w:t>桩底协振峰</w:t>
            </w:r>
            <w:proofErr w:type="gramEnd"/>
            <w:r w:rsidRPr="00317CAC">
              <w:t>；或因桩身部位严重缺损只出现单一</w:t>
            </w:r>
            <w:proofErr w:type="gramStart"/>
            <w:r w:rsidRPr="00317CAC">
              <w:t>的协振峰</w:t>
            </w:r>
            <w:proofErr w:type="gramEnd"/>
          </w:p>
        </w:tc>
      </w:tr>
    </w:tbl>
    <w:p w14:paraId="233DB5EC" w14:textId="77777777" w:rsidR="005F028B" w:rsidRPr="00317CAC" w:rsidRDefault="005F028B" w:rsidP="005F028B">
      <w:pPr>
        <w:spacing w:line="360" w:lineRule="auto"/>
        <w:ind w:firstLineChars="200" w:firstLine="420"/>
        <w:rPr>
          <w:rFonts w:eastAsia="黑体"/>
        </w:rPr>
      </w:pPr>
      <w:r w:rsidRPr="00317CAC">
        <w:rPr>
          <w:rFonts w:eastAsia="黑体"/>
        </w:rPr>
        <w:t>2.3</w:t>
      </w:r>
      <w:r w:rsidRPr="00317CAC">
        <w:rPr>
          <w:rFonts w:eastAsia="黑体"/>
        </w:rPr>
        <w:t>数据预处理</w:t>
      </w:r>
    </w:p>
    <w:p w14:paraId="1178F189" w14:textId="77777777" w:rsidR="005F028B" w:rsidRPr="00317CAC" w:rsidRDefault="005F028B" w:rsidP="005F028B">
      <w:pPr>
        <w:spacing w:line="360" w:lineRule="auto"/>
        <w:ind w:firstLineChars="200" w:firstLine="420"/>
        <w:rPr>
          <w:rFonts w:eastAsia="黑体"/>
        </w:rPr>
      </w:pPr>
      <w:r w:rsidRPr="00317CAC">
        <w:rPr>
          <w:rFonts w:eastAsia="黑体"/>
        </w:rPr>
        <w:t>1.</w:t>
      </w:r>
      <w:r w:rsidRPr="00317CAC">
        <w:rPr>
          <w:rFonts w:eastAsia="黑体"/>
        </w:rPr>
        <w:t>建立数据库</w:t>
      </w:r>
    </w:p>
    <w:p w14:paraId="67D6BD3B" w14:textId="77777777" w:rsidR="005F028B" w:rsidRPr="00317CAC" w:rsidRDefault="005F028B" w:rsidP="005F028B">
      <w:pPr>
        <w:spacing w:line="360" w:lineRule="auto"/>
        <w:ind w:firstLineChars="200" w:firstLine="420"/>
        <w:rPr>
          <w:bCs/>
          <w:szCs w:val="21"/>
        </w:rPr>
      </w:pPr>
      <w:r w:rsidRPr="00317CAC">
        <w:rPr>
          <w:bCs/>
          <w:szCs w:val="21"/>
        </w:rPr>
        <w:t>对桩基反射波</w:t>
      </w:r>
      <w:r w:rsidRPr="00317CAC">
        <w:rPr>
          <w:bCs/>
          <w:szCs w:val="21"/>
        </w:rPr>
        <w:t>3</w:t>
      </w:r>
      <w:r w:rsidRPr="00317CAC">
        <w:rPr>
          <w:bCs/>
          <w:szCs w:val="21"/>
        </w:rPr>
        <w:t>万余条数据进行信息采集、路径整理、信息标注、缺陷分类等工作。不</w:t>
      </w:r>
      <w:proofErr w:type="gramStart"/>
      <w:r w:rsidRPr="00317CAC">
        <w:rPr>
          <w:bCs/>
          <w:szCs w:val="21"/>
        </w:rPr>
        <w:t>考虑桩周土层</w:t>
      </w:r>
      <w:proofErr w:type="gramEnd"/>
      <w:r w:rsidRPr="00317CAC">
        <w:rPr>
          <w:bCs/>
          <w:szCs w:val="21"/>
        </w:rPr>
        <w:t>因素、桩端土层、施工因素等外界变量的条件，所抽取的样本数据里多为强度等级为</w:t>
      </w:r>
      <w:r w:rsidRPr="00317CAC">
        <w:rPr>
          <w:bCs/>
          <w:szCs w:val="21"/>
        </w:rPr>
        <w:t>C30—C80</w:t>
      </w:r>
      <w:r w:rsidRPr="00317CAC">
        <w:rPr>
          <w:bCs/>
          <w:szCs w:val="21"/>
        </w:rPr>
        <w:t>之间的预应力管桩。预应力管桩的单桩承载力较高，桩身材料强度的利用率也较高，桩身材</w:t>
      </w:r>
      <w:proofErr w:type="gramStart"/>
      <w:r w:rsidRPr="00317CAC">
        <w:rPr>
          <w:bCs/>
          <w:szCs w:val="21"/>
        </w:rPr>
        <w:t>料受到</w:t>
      </w:r>
      <w:proofErr w:type="gramEnd"/>
      <w:r w:rsidRPr="00317CAC">
        <w:rPr>
          <w:bCs/>
          <w:szCs w:val="21"/>
        </w:rPr>
        <w:t>外力后产生压缩变形，变形量的大小、</w:t>
      </w:r>
      <w:proofErr w:type="gramStart"/>
      <w:r w:rsidRPr="00317CAC">
        <w:rPr>
          <w:bCs/>
          <w:szCs w:val="21"/>
        </w:rPr>
        <w:t>占桩顶沉降</w:t>
      </w:r>
      <w:proofErr w:type="gramEnd"/>
      <w:r w:rsidRPr="00317CAC">
        <w:rPr>
          <w:bCs/>
          <w:szCs w:val="21"/>
        </w:rPr>
        <w:t>量的份额对桩的极限承载力具有较大影响，其次桩侧摩阻力和桩端阻力大小分配的重要影响因素。</w:t>
      </w:r>
    </w:p>
    <w:p w14:paraId="34265D92" w14:textId="77777777" w:rsidR="005F028B" w:rsidRPr="00317CAC" w:rsidRDefault="005F028B" w:rsidP="005F028B">
      <w:pPr>
        <w:spacing w:line="360" w:lineRule="auto"/>
        <w:ind w:firstLineChars="200" w:firstLine="420"/>
        <w:rPr>
          <w:bCs/>
          <w:szCs w:val="21"/>
        </w:rPr>
      </w:pPr>
      <w:r w:rsidRPr="00317CAC">
        <w:rPr>
          <w:bCs/>
          <w:szCs w:val="21"/>
        </w:rPr>
        <w:t>利用计算机</w:t>
      </w:r>
      <w:proofErr w:type="gramStart"/>
      <w:r w:rsidRPr="00317CAC">
        <w:rPr>
          <w:bCs/>
          <w:szCs w:val="21"/>
        </w:rPr>
        <w:t>辅统计</w:t>
      </w:r>
      <w:proofErr w:type="gramEnd"/>
      <w:r w:rsidRPr="00317CAC">
        <w:rPr>
          <w:bCs/>
          <w:szCs w:val="21"/>
        </w:rPr>
        <w:t>收集到的全部波形数据的工地、路径、桩号、到时、振幅等信息、并生成统一数据表格，将低应变检测波所对应的桩长、水泥号信息手动添加进表格，完成数据库建设。</w:t>
      </w:r>
    </w:p>
    <w:p w14:paraId="3EE07B69" w14:textId="77777777" w:rsidR="005F028B" w:rsidRPr="00317CAC" w:rsidRDefault="005F028B" w:rsidP="005F028B">
      <w:pPr>
        <w:spacing w:line="360" w:lineRule="auto"/>
        <w:ind w:firstLineChars="200" w:firstLine="420"/>
        <w:rPr>
          <w:rFonts w:eastAsia="黑体"/>
        </w:rPr>
      </w:pPr>
    </w:p>
    <w:p w14:paraId="44EB4F06" w14:textId="77777777" w:rsidR="005F028B" w:rsidRPr="00317CAC" w:rsidRDefault="005F028B" w:rsidP="005F028B">
      <w:pPr>
        <w:spacing w:line="360" w:lineRule="auto"/>
        <w:ind w:firstLineChars="200" w:firstLine="420"/>
        <w:rPr>
          <w:rFonts w:eastAsia="黑体"/>
        </w:rPr>
      </w:pPr>
      <w:r w:rsidRPr="00317CAC">
        <w:rPr>
          <w:rFonts w:eastAsia="黑体"/>
        </w:rPr>
        <w:t>2.</w:t>
      </w:r>
      <w:r w:rsidRPr="00317CAC">
        <w:rPr>
          <w:rFonts w:eastAsia="黑体"/>
        </w:rPr>
        <w:t>计算机辅助数据标签标定</w:t>
      </w:r>
    </w:p>
    <w:p w14:paraId="124377E4" w14:textId="77777777" w:rsidR="005F028B" w:rsidRPr="00317CAC" w:rsidRDefault="005F028B" w:rsidP="005F028B">
      <w:pPr>
        <w:spacing w:line="360" w:lineRule="auto"/>
        <w:ind w:firstLineChars="200" w:firstLine="420"/>
        <w:rPr>
          <w:rFonts w:eastAsia="黑体"/>
        </w:rPr>
      </w:pPr>
      <w:r w:rsidRPr="00317CAC">
        <w:rPr>
          <w:rFonts w:eastAsia="黑体"/>
        </w:rPr>
        <w:t>对收集到</w:t>
      </w:r>
      <w:r w:rsidRPr="00317CAC">
        <w:rPr>
          <w:rFonts w:eastAsia="黑体"/>
        </w:rPr>
        <w:t>3</w:t>
      </w:r>
      <w:r w:rsidRPr="00317CAC">
        <w:rPr>
          <w:rFonts w:eastAsia="黑体"/>
        </w:rPr>
        <w:t>万余条</w:t>
      </w:r>
      <w:r w:rsidRPr="00317CAC">
        <w:rPr>
          <w:rFonts w:eastAsia="黑体"/>
        </w:rPr>
        <w:t>4</w:t>
      </w:r>
      <w:r w:rsidRPr="00317CAC">
        <w:rPr>
          <w:rFonts w:eastAsia="黑体"/>
        </w:rPr>
        <w:t>通道波形数据人工分为</w:t>
      </w:r>
      <w:r w:rsidRPr="00317CAC">
        <w:rPr>
          <w:rFonts w:eastAsia="黑体"/>
        </w:rPr>
        <w:t>1-4</w:t>
      </w:r>
      <w:r w:rsidRPr="00317CAC">
        <w:rPr>
          <w:rFonts w:eastAsia="黑体"/>
        </w:rPr>
        <w:t>类，并标记标签，考虑到各人认知和经</w:t>
      </w:r>
      <w:r w:rsidRPr="00317CAC">
        <w:rPr>
          <w:rFonts w:eastAsia="黑体"/>
        </w:rPr>
        <w:lastRenderedPageBreak/>
        <w:t>验差异，人工标定存在较大的主观性，因此进行了计算机辅助识别标定。具体处理流程如下：</w:t>
      </w:r>
    </w:p>
    <w:p w14:paraId="415B3015" w14:textId="77777777" w:rsidR="005F028B" w:rsidRPr="00317CAC" w:rsidRDefault="005F028B" w:rsidP="005F028B">
      <w:pPr>
        <w:pStyle w:val="af5"/>
        <w:numPr>
          <w:ilvl w:val="0"/>
          <w:numId w:val="5"/>
        </w:numPr>
        <w:spacing w:line="360" w:lineRule="auto"/>
        <w:ind w:firstLineChars="0"/>
        <w:rPr>
          <w:rFonts w:eastAsia="黑体" w:cs="Times New Roman"/>
        </w:rPr>
      </w:pPr>
      <w:r w:rsidRPr="00317CAC">
        <w:rPr>
          <w:rFonts w:eastAsia="黑体" w:cs="Times New Roman"/>
        </w:rPr>
        <w:t>读取波形数据，根据数</w:t>
      </w:r>
      <w:r w:rsidRPr="00317CAC">
        <w:rPr>
          <w:rFonts w:eastAsia="黑体" w:cs="Times New Roman"/>
        </w:rPr>
        <w:t>45</w:t>
      </w:r>
      <w:proofErr w:type="gramStart"/>
      <w:r w:rsidRPr="00317CAC">
        <w:rPr>
          <w:rFonts w:eastAsia="黑体" w:cs="Times New Roman"/>
        </w:rPr>
        <w:t>据最大</w:t>
      </w:r>
      <w:proofErr w:type="gramEnd"/>
      <w:r w:rsidRPr="00317CAC">
        <w:rPr>
          <w:rFonts w:eastAsia="黑体" w:cs="Times New Roman"/>
        </w:rPr>
        <w:t>振幅进行归一化</w:t>
      </w:r>
    </w:p>
    <w:p w14:paraId="62506FB1" w14:textId="77777777" w:rsidR="005F028B" w:rsidRPr="00317CAC" w:rsidRDefault="005F028B" w:rsidP="005F028B">
      <w:pPr>
        <w:pStyle w:val="af5"/>
        <w:numPr>
          <w:ilvl w:val="0"/>
          <w:numId w:val="5"/>
        </w:numPr>
        <w:spacing w:line="360" w:lineRule="auto"/>
        <w:ind w:firstLineChars="0"/>
        <w:rPr>
          <w:rFonts w:eastAsia="黑体" w:cs="Times New Roman"/>
        </w:rPr>
      </w:pPr>
      <w:proofErr w:type="gramStart"/>
      <w:r w:rsidRPr="00317CAC">
        <w:rPr>
          <w:rFonts w:eastAsia="黑体" w:cs="Times New Roman"/>
        </w:rPr>
        <w:t>桩顶信号</w:t>
      </w:r>
      <w:proofErr w:type="gramEnd"/>
      <w:r w:rsidRPr="00317CAC">
        <w:rPr>
          <w:rFonts w:eastAsia="黑体" w:cs="Times New Roman"/>
        </w:rPr>
        <w:t>自动识别并调整波形极性</w:t>
      </w:r>
    </w:p>
    <w:p w14:paraId="42D9BFE1" w14:textId="77777777" w:rsidR="005F028B" w:rsidRPr="00317CAC" w:rsidRDefault="005F028B" w:rsidP="005F028B">
      <w:pPr>
        <w:pStyle w:val="af5"/>
        <w:numPr>
          <w:ilvl w:val="0"/>
          <w:numId w:val="5"/>
        </w:numPr>
        <w:spacing w:line="360" w:lineRule="auto"/>
        <w:ind w:firstLineChars="0"/>
        <w:rPr>
          <w:rFonts w:eastAsia="黑体" w:cs="Times New Roman"/>
        </w:rPr>
      </w:pPr>
      <w:r w:rsidRPr="00317CAC">
        <w:rPr>
          <w:rFonts w:eastAsia="黑体" w:cs="Times New Roman"/>
        </w:rPr>
        <w:t>反射波信号的定位，</w:t>
      </w:r>
      <w:r w:rsidRPr="00317CAC">
        <w:rPr>
          <w:rFonts w:cs="Times New Roman"/>
          <w:bCs/>
          <w:szCs w:val="21"/>
        </w:rPr>
        <w:t>标记正向波峰和负向波谷，对相对振幅小于</w:t>
      </w:r>
      <w:r w:rsidRPr="00317CAC">
        <w:rPr>
          <w:rFonts w:cs="Times New Roman"/>
          <w:bCs/>
          <w:szCs w:val="21"/>
        </w:rPr>
        <w:t>9%</w:t>
      </w:r>
      <w:r w:rsidRPr="00317CAC">
        <w:rPr>
          <w:rFonts w:cs="Times New Roman"/>
          <w:bCs/>
          <w:szCs w:val="21"/>
        </w:rPr>
        <w:t>信号视为噪声进行去除</w:t>
      </w:r>
      <w:r w:rsidRPr="00317CAC">
        <w:rPr>
          <w:rFonts w:eastAsia="黑体" w:cs="Times New Roman"/>
        </w:rPr>
        <w:t>，并计算反射波中的最大相对振幅</w:t>
      </w:r>
    </w:p>
    <w:p w14:paraId="36A2E7C4" w14:textId="77777777" w:rsidR="005F028B" w:rsidRPr="00317CAC" w:rsidRDefault="005F028B" w:rsidP="005F028B">
      <w:pPr>
        <w:pStyle w:val="af5"/>
        <w:numPr>
          <w:ilvl w:val="0"/>
          <w:numId w:val="5"/>
        </w:numPr>
        <w:spacing w:line="360" w:lineRule="auto"/>
        <w:ind w:firstLineChars="0"/>
        <w:rPr>
          <w:rFonts w:eastAsia="黑体" w:cs="Times New Roman"/>
        </w:rPr>
      </w:pPr>
      <w:r w:rsidRPr="00317CAC">
        <w:rPr>
          <w:rFonts w:eastAsia="黑体" w:cs="Times New Roman"/>
        </w:rPr>
        <w:t>数据截取，根据桩长、采样周期、水泥桩波速，</w:t>
      </w:r>
      <w:proofErr w:type="gramStart"/>
      <w:r w:rsidRPr="00317CAC">
        <w:rPr>
          <w:rFonts w:eastAsia="黑体" w:cs="Times New Roman"/>
        </w:rPr>
        <w:t>桩顶信号</w:t>
      </w:r>
      <w:proofErr w:type="gramEnd"/>
      <w:r w:rsidRPr="00317CAC">
        <w:rPr>
          <w:rFonts w:eastAsia="黑体" w:cs="Times New Roman"/>
        </w:rPr>
        <w:t>时间，计算出的桩底信号到时，并延长</w:t>
      </w:r>
      <w:r w:rsidRPr="00317CAC">
        <w:rPr>
          <w:rFonts w:eastAsia="黑体" w:cs="Times New Roman"/>
        </w:rPr>
        <w:t>50</w:t>
      </w:r>
      <w:r w:rsidRPr="00317CAC">
        <w:rPr>
          <w:rFonts w:eastAsia="黑体" w:cs="Times New Roman"/>
        </w:rPr>
        <w:t>个数据点进行数据截断。</w:t>
      </w:r>
    </w:p>
    <w:p w14:paraId="22A2198E" w14:textId="77777777" w:rsidR="005F028B" w:rsidRPr="00317CAC" w:rsidRDefault="005F028B" w:rsidP="005F028B">
      <w:pPr>
        <w:pStyle w:val="af5"/>
        <w:numPr>
          <w:ilvl w:val="0"/>
          <w:numId w:val="5"/>
        </w:numPr>
        <w:spacing w:line="360" w:lineRule="auto"/>
        <w:ind w:firstLineChars="0"/>
        <w:rPr>
          <w:rFonts w:eastAsia="黑体" w:cs="Times New Roman"/>
        </w:rPr>
      </w:pPr>
      <w:r w:rsidRPr="00317CAC">
        <w:rPr>
          <w:rFonts w:eastAsia="黑体" w:cs="Times New Roman"/>
        </w:rPr>
        <w:t>坏道检测，同时读取</w:t>
      </w:r>
      <w:r w:rsidRPr="00317CAC">
        <w:rPr>
          <w:rFonts w:eastAsia="黑体" w:cs="Times New Roman"/>
        </w:rPr>
        <w:t>4</w:t>
      </w:r>
      <w:r w:rsidRPr="00317CAC">
        <w:rPr>
          <w:rFonts w:eastAsia="黑体" w:cs="Times New Roman"/>
        </w:rPr>
        <w:t>通道数据两两求差，找到与其他数据差异较大的数据列为坏道</w:t>
      </w:r>
    </w:p>
    <w:p w14:paraId="3FBB1DC6" w14:textId="77777777" w:rsidR="005F028B" w:rsidRPr="00317CAC" w:rsidRDefault="005F028B" w:rsidP="005F028B">
      <w:pPr>
        <w:pStyle w:val="af5"/>
        <w:numPr>
          <w:ilvl w:val="0"/>
          <w:numId w:val="5"/>
        </w:numPr>
        <w:spacing w:line="360" w:lineRule="auto"/>
        <w:ind w:firstLineChars="0"/>
        <w:rPr>
          <w:rFonts w:eastAsia="黑体" w:cs="Times New Roman"/>
        </w:rPr>
      </w:pPr>
      <w:r w:rsidRPr="00317CAC">
        <w:rPr>
          <w:rFonts w:eastAsia="黑体" w:cs="Times New Roman"/>
        </w:rPr>
        <w:t>同时显示</w:t>
      </w:r>
      <w:r w:rsidRPr="00317CAC">
        <w:rPr>
          <w:rFonts w:eastAsia="黑体" w:cs="Times New Roman"/>
        </w:rPr>
        <w:t>4</w:t>
      </w:r>
      <w:r w:rsidRPr="00317CAC">
        <w:rPr>
          <w:rFonts w:eastAsia="黑体" w:cs="Times New Roman"/>
        </w:rPr>
        <w:t>通道波形，并标注坏道，根据反射波相对振幅和波形信息，计算机根据表</w:t>
      </w:r>
      <w:r w:rsidRPr="00317CAC">
        <w:rPr>
          <w:rFonts w:eastAsia="黑体" w:cs="Times New Roman"/>
        </w:rPr>
        <w:t>2-1</w:t>
      </w:r>
      <w:r w:rsidRPr="00317CAC">
        <w:rPr>
          <w:rFonts w:eastAsia="黑体" w:cs="Times New Roman"/>
        </w:rPr>
        <w:t>标准进行先自动判断，再进行人工识别判断并进行</w:t>
      </w:r>
      <w:proofErr w:type="gramStart"/>
      <w:r w:rsidRPr="00317CAC">
        <w:rPr>
          <w:rFonts w:eastAsia="黑体" w:cs="Times New Roman"/>
        </w:rPr>
        <w:t>桩类型</w:t>
      </w:r>
      <w:proofErr w:type="gramEnd"/>
      <w:r w:rsidRPr="00317CAC">
        <w:rPr>
          <w:rFonts w:eastAsia="黑体" w:cs="Times New Roman"/>
        </w:rPr>
        <w:t>标定（如图</w:t>
      </w:r>
      <w:r w:rsidRPr="00317CAC">
        <w:rPr>
          <w:rFonts w:eastAsia="黑体" w:cs="Times New Roman"/>
        </w:rPr>
        <w:t>2-2</w:t>
      </w:r>
      <w:r w:rsidRPr="00317CAC">
        <w:rPr>
          <w:rFonts w:eastAsia="黑体" w:cs="Times New Roman"/>
        </w:rPr>
        <w:t>）。</w:t>
      </w:r>
      <w:r w:rsidRPr="00317CAC">
        <w:rPr>
          <w:rFonts w:eastAsia="黑体" w:cs="Times New Roman"/>
        </w:rPr>
        <w:t xml:space="preserve"> </w:t>
      </w:r>
    </w:p>
    <w:p w14:paraId="08720FD2" w14:textId="77777777" w:rsidR="005F028B" w:rsidRPr="00317CAC" w:rsidRDefault="005F028B" w:rsidP="005F028B">
      <w:pPr>
        <w:pStyle w:val="af5"/>
        <w:spacing w:line="360" w:lineRule="auto"/>
        <w:ind w:left="1200" w:firstLineChars="0" w:firstLine="0"/>
        <w:rPr>
          <w:rFonts w:eastAsia="黑体" w:cs="Times New Roman"/>
        </w:rPr>
      </w:pPr>
      <w:r w:rsidRPr="00317CAC">
        <w:rPr>
          <w:rFonts w:cs="Times New Roman"/>
          <w:noProof/>
        </w:rPr>
        <w:drawing>
          <wp:anchor distT="0" distB="0" distL="114300" distR="114300" simplePos="0" relativeHeight="251715072" behindDoc="0" locked="0" layoutInCell="1" allowOverlap="1" wp14:anchorId="3B33BC53" wp14:editId="4ACC90F9">
            <wp:simplePos x="0" y="0"/>
            <wp:positionH relativeFrom="column">
              <wp:posOffset>1242060</wp:posOffset>
            </wp:positionH>
            <wp:positionV relativeFrom="paragraph">
              <wp:posOffset>329089</wp:posOffset>
            </wp:positionV>
            <wp:extent cx="2784067" cy="2202852"/>
            <wp:effectExtent l="0" t="0" r="0" b="6985"/>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BEBA8EAE-BF5A-486C-A8C5-ECC9F3942E4B}">
                          <a14:imgProps xmlns:a14="http://schemas.microsoft.com/office/drawing/2010/main">
                            <a14:imgLayer r:embed="rId3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784067" cy="2202852"/>
                    </a:xfrm>
                    <a:prstGeom prst="rect">
                      <a:avLst/>
                    </a:prstGeom>
                    <a:noFill/>
                    <a:ln>
                      <a:noFill/>
                    </a:ln>
                  </pic:spPr>
                </pic:pic>
              </a:graphicData>
            </a:graphic>
          </wp:anchor>
        </w:drawing>
      </w:r>
      <w:r w:rsidRPr="00317CAC">
        <w:rPr>
          <w:rFonts w:eastAsia="黑体" w:cs="Times New Roman"/>
        </w:rPr>
        <w:t xml:space="preserve">          </w:t>
      </w:r>
      <w:r w:rsidRPr="00317CAC">
        <w:rPr>
          <w:rFonts w:eastAsia="黑体" w:cs="Times New Roman"/>
        </w:rPr>
        <w:t>（图</w:t>
      </w:r>
      <w:r w:rsidRPr="00317CAC">
        <w:rPr>
          <w:rFonts w:eastAsia="黑体" w:cs="Times New Roman"/>
        </w:rPr>
        <w:t>2-1</w:t>
      </w:r>
      <w:r w:rsidRPr="00317CAC">
        <w:rPr>
          <w:rFonts w:eastAsia="黑体" w:cs="Times New Roman"/>
        </w:rPr>
        <w:t>）</w:t>
      </w:r>
    </w:p>
    <w:p w14:paraId="1AD5AB6E" w14:textId="77777777" w:rsidR="005F028B" w:rsidRPr="00317CAC" w:rsidRDefault="005F028B" w:rsidP="005F028B">
      <w:pPr>
        <w:pStyle w:val="af5"/>
        <w:spacing w:line="360" w:lineRule="auto"/>
        <w:ind w:left="1200" w:firstLineChars="400" w:firstLine="840"/>
        <w:rPr>
          <w:rFonts w:eastAsia="黑体" w:cs="Times New Roman"/>
        </w:rPr>
      </w:pPr>
      <w:r w:rsidRPr="00317CAC">
        <w:rPr>
          <w:rFonts w:eastAsia="黑体" w:cs="Times New Roman"/>
        </w:rPr>
        <w:t>（表</w:t>
      </w:r>
      <w:r w:rsidRPr="00317CAC">
        <w:rPr>
          <w:rFonts w:eastAsia="黑体" w:cs="Times New Roman"/>
        </w:rPr>
        <w:t>2-2</w:t>
      </w:r>
      <w:r w:rsidRPr="00317CAC">
        <w:rPr>
          <w:rFonts w:eastAsia="黑体" w:cs="Times New Roman"/>
        </w:rPr>
        <w:t>）</w:t>
      </w:r>
    </w:p>
    <w:tbl>
      <w:tblPr>
        <w:tblW w:w="0" w:type="auto"/>
        <w:jc w:val="center"/>
        <w:tblBorders>
          <w:insideH w:val="single" w:sz="4" w:space="0" w:color="auto"/>
          <w:insideV w:val="single" w:sz="4" w:space="0" w:color="auto"/>
        </w:tblBorders>
        <w:tblLook w:val="0000" w:firstRow="0" w:lastRow="0" w:firstColumn="0" w:lastColumn="0" w:noHBand="0" w:noVBand="0"/>
        <w:tblPrChange w:id="1294" w:author="1379323603@qq.com" w:date="2021-04-14T14:58:00Z">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PrChange>
      </w:tblPr>
      <w:tblGrid>
        <w:gridCol w:w="1573"/>
        <w:gridCol w:w="3152"/>
        <w:tblGridChange w:id="1295">
          <w:tblGrid>
            <w:gridCol w:w="1573"/>
            <w:gridCol w:w="3152"/>
          </w:tblGrid>
        </w:tblGridChange>
      </w:tblGrid>
      <w:tr w:rsidR="005F028B" w:rsidRPr="00317CAC" w14:paraId="794F67B1" w14:textId="77777777" w:rsidTr="00360BF0">
        <w:trPr>
          <w:trHeight w:val="289"/>
          <w:jc w:val="center"/>
          <w:trPrChange w:id="1296" w:author="1379323603@qq.com" w:date="2021-04-14T14:58:00Z">
            <w:trPr>
              <w:trHeight w:val="289"/>
              <w:jc w:val="center"/>
            </w:trPr>
          </w:trPrChange>
        </w:trPr>
        <w:tc>
          <w:tcPr>
            <w:tcW w:w="1573" w:type="dxa"/>
            <w:tcPrChange w:id="1297" w:author="1379323603@qq.com" w:date="2021-04-14T14:58:00Z">
              <w:tcPr>
                <w:tcW w:w="1573" w:type="dxa"/>
              </w:tcPr>
            </w:tcPrChange>
          </w:tcPr>
          <w:p w14:paraId="121E6106" w14:textId="77777777" w:rsidR="005F028B" w:rsidRPr="00317CAC" w:rsidRDefault="005F028B" w:rsidP="001A4D0B">
            <w:pPr>
              <w:spacing w:line="360" w:lineRule="auto"/>
              <w:ind w:left="-2" w:firstLineChars="200" w:firstLine="420"/>
              <w:rPr>
                <w:bCs/>
                <w:szCs w:val="21"/>
              </w:rPr>
            </w:pPr>
            <w:r w:rsidRPr="00317CAC">
              <w:rPr>
                <w:bCs/>
                <w:szCs w:val="21"/>
              </w:rPr>
              <w:t>缺陷类型</w:t>
            </w:r>
          </w:p>
        </w:tc>
        <w:tc>
          <w:tcPr>
            <w:tcW w:w="3152" w:type="dxa"/>
            <w:tcPrChange w:id="1298" w:author="1379323603@qq.com" w:date="2021-04-14T14:58:00Z">
              <w:tcPr>
                <w:tcW w:w="3152" w:type="dxa"/>
              </w:tcPr>
            </w:tcPrChange>
          </w:tcPr>
          <w:p w14:paraId="327CD04A" w14:textId="77777777" w:rsidR="005F028B" w:rsidRPr="00317CAC" w:rsidRDefault="005F028B" w:rsidP="001A4D0B">
            <w:pPr>
              <w:spacing w:line="360" w:lineRule="auto"/>
              <w:ind w:firstLineChars="200" w:firstLine="420"/>
              <w:rPr>
                <w:bCs/>
                <w:szCs w:val="21"/>
              </w:rPr>
            </w:pPr>
            <w:r w:rsidRPr="00317CAC">
              <w:rPr>
                <w:bCs/>
                <w:szCs w:val="21"/>
              </w:rPr>
              <w:t>分类原则</w:t>
            </w:r>
          </w:p>
        </w:tc>
      </w:tr>
      <w:tr w:rsidR="005F028B" w:rsidRPr="00317CAC" w14:paraId="4835A390" w14:textId="77777777" w:rsidTr="00360BF0">
        <w:trPr>
          <w:trHeight w:val="332"/>
          <w:jc w:val="center"/>
          <w:trPrChange w:id="1299" w:author="1379323603@qq.com" w:date="2021-04-14T14:58:00Z">
            <w:trPr>
              <w:trHeight w:val="332"/>
              <w:jc w:val="center"/>
            </w:trPr>
          </w:trPrChange>
        </w:trPr>
        <w:tc>
          <w:tcPr>
            <w:tcW w:w="1573" w:type="dxa"/>
            <w:tcPrChange w:id="1300" w:author="1379323603@qq.com" w:date="2021-04-14T14:58:00Z">
              <w:tcPr>
                <w:tcW w:w="1573" w:type="dxa"/>
              </w:tcPr>
            </w:tcPrChange>
          </w:tcPr>
          <w:p w14:paraId="7649F612" w14:textId="77777777" w:rsidR="005F028B" w:rsidRPr="00317CAC" w:rsidRDefault="005F028B" w:rsidP="001A4D0B">
            <w:pPr>
              <w:spacing w:line="360" w:lineRule="auto"/>
              <w:ind w:left="-2" w:firstLineChars="200" w:firstLine="420"/>
              <w:jc w:val="center"/>
              <w:rPr>
                <w:bCs/>
                <w:szCs w:val="21"/>
              </w:rPr>
            </w:pPr>
            <w:r w:rsidRPr="00317CAC">
              <w:rPr>
                <w:bCs/>
                <w:szCs w:val="21"/>
              </w:rPr>
              <w:t>I</w:t>
            </w:r>
          </w:p>
        </w:tc>
        <w:tc>
          <w:tcPr>
            <w:tcW w:w="3152" w:type="dxa"/>
            <w:tcPrChange w:id="1301" w:author="1379323603@qq.com" w:date="2021-04-14T14:58:00Z">
              <w:tcPr>
                <w:tcW w:w="3152" w:type="dxa"/>
              </w:tcPr>
            </w:tcPrChange>
          </w:tcPr>
          <w:p w14:paraId="0E720BA6" w14:textId="77777777" w:rsidR="005F028B" w:rsidRPr="00317CAC" w:rsidRDefault="005F028B" w:rsidP="001A4D0B">
            <w:pPr>
              <w:spacing w:line="360" w:lineRule="auto"/>
              <w:ind w:firstLineChars="200" w:firstLine="420"/>
              <w:rPr>
                <w:bCs/>
                <w:szCs w:val="21"/>
              </w:rPr>
            </w:pPr>
            <w:r w:rsidRPr="00317CAC">
              <w:rPr>
                <w:bCs/>
                <w:szCs w:val="21"/>
              </w:rPr>
              <w:t>0.1</w:t>
            </w:r>
            <w:r w:rsidRPr="00317CAC">
              <w:rPr>
                <w:bCs/>
                <w:szCs w:val="21"/>
              </w:rPr>
              <w:t>及以下</w:t>
            </w:r>
          </w:p>
        </w:tc>
      </w:tr>
      <w:tr w:rsidR="005F028B" w:rsidRPr="00317CAC" w14:paraId="578386ED" w14:textId="77777777" w:rsidTr="00360BF0">
        <w:trPr>
          <w:trHeight w:val="303"/>
          <w:jc w:val="center"/>
          <w:trPrChange w:id="1302" w:author="1379323603@qq.com" w:date="2021-04-14T14:58:00Z">
            <w:trPr>
              <w:trHeight w:val="303"/>
              <w:jc w:val="center"/>
            </w:trPr>
          </w:trPrChange>
        </w:trPr>
        <w:tc>
          <w:tcPr>
            <w:tcW w:w="1573" w:type="dxa"/>
            <w:tcPrChange w:id="1303" w:author="1379323603@qq.com" w:date="2021-04-14T14:58:00Z">
              <w:tcPr>
                <w:tcW w:w="1573" w:type="dxa"/>
              </w:tcPr>
            </w:tcPrChange>
          </w:tcPr>
          <w:p w14:paraId="4CD0B75C" w14:textId="77777777" w:rsidR="005F028B" w:rsidRPr="00317CAC" w:rsidRDefault="005F028B" w:rsidP="001A4D0B">
            <w:pPr>
              <w:spacing w:line="360" w:lineRule="auto"/>
              <w:ind w:left="-2" w:firstLineChars="200" w:firstLine="420"/>
              <w:jc w:val="center"/>
              <w:rPr>
                <w:bCs/>
                <w:szCs w:val="21"/>
              </w:rPr>
            </w:pPr>
            <w:r w:rsidRPr="00317CAC">
              <w:rPr>
                <w:bCs/>
                <w:szCs w:val="21"/>
              </w:rPr>
              <w:t>II</w:t>
            </w:r>
          </w:p>
        </w:tc>
        <w:tc>
          <w:tcPr>
            <w:tcW w:w="3152" w:type="dxa"/>
            <w:tcPrChange w:id="1304" w:author="1379323603@qq.com" w:date="2021-04-14T14:58:00Z">
              <w:tcPr>
                <w:tcW w:w="3152" w:type="dxa"/>
              </w:tcPr>
            </w:tcPrChange>
          </w:tcPr>
          <w:p w14:paraId="7E171B69" w14:textId="77777777" w:rsidR="005F028B" w:rsidRPr="00317CAC" w:rsidRDefault="005F028B" w:rsidP="001A4D0B">
            <w:pPr>
              <w:spacing w:line="360" w:lineRule="auto"/>
              <w:ind w:left="-2" w:firstLineChars="200" w:firstLine="420"/>
              <w:rPr>
                <w:bCs/>
                <w:szCs w:val="21"/>
              </w:rPr>
            </w:pPr>
            <w:r w:rsidRPr="00317CAC">
              <w:rPr>
                <w:bCs/>
                <w:szCs w:val="21"/>
              </w:rPr>
              <w:t>0.1-0.2</w:t>
            </w:r>
          </w:p>
        </w:tc>
      </w:tr>
      <w:tr w:rsidR="005F028B" w:rsidRPr="00317CAC" w14:paraId="14610087" w14:textId="77777777" w:rsidTr="00360BF0">
        <w:trPr>
          <w:trHeight w:val="343"/>
          <w:jc w:val="center"/>
          <w:trPrChange w:id="1305" w:author="1379323603@qq.com" w:date="2021-04-14T14:58:00Z">
            <w:trPr>
              <w:trHeight w:val="343"/>
              <w:jc w:val="center"/>
            </w:trPr>
          </w:trPrChange>
        </w:trPr>
        <w:tc>
          <w:tcPr>
            <w:tcW w:w="1573" w:type="dxa"/>
            <w:tcPrChange w:id="1306" w:author="1379323603@qq.com" w:date="2021-04-14T14:58:00Z">
              <w:tcPr>
                <w:tcW w:w="1573" w:type="dxa"/>
              </w:tcPr>
            </w:tcPrChange>
          </w:tcPr>
          <w:p w14:paraId="6BDC0EA2" w14:textId="77777777" w:rsidR="005F028B" w:rsidRPr="00317CAC" w:rsidRDefault="005F028B" w:rsidP="001A4D0B">
            <w:pPr>
              <w:spacing w:line="360" w:lineRule="auto"/>
              <w:ind w:left="-2" w:firstLineChars="200" w:firstLine="420"/>
              <w:jc w:val="center"/>
              <w:rPr>
                <w:bCs/>
                <w:szCs w:val="21"/>
              </w:rPr>
            </w:pPr>
            <w:r w:rsidRPr="00317CAC">
              <w:rPr>
                <w:bCs/>
                <w:szCs w:val="21"/>
              </w:rPr>
              <w:t>III</w:t>
            </w:r>
          </w:p>
        </w:tc>
        <w:tc>
          <w:tcPr>
            <w:tcW w:w="3152" w:type="dxa"/>
            <w:tcPrChange w:id="1307" w:author="1379323603@qq.com" w:date="2021-04-14T14:58:00Z">
              <w:tcPr>
                <w:tcW w:w="3152" w:type="dxa"/>
              </w:tcPr>
            </w:tcPrChange>
          </w:tcPr>
          <w:p w14:paraId="742A4333" w14:textId="77777777" w:rsidR="005F028B" w:rsidRPr="00317CAC" w:rsidRDefault="005F028B" w:rsidP="001A4D0B">
            <w:pPr>
              <w:spacing w:line="360" w:lineRule="auto"/>
              <w:ind w:left="-2" w:firstLineChars="200" w:firstLine="420"/>
              <w:rPr>
                <w:bCs/>
                <w:szCs w:val="21"/>
              </w:rPr>
            </w:pPr>
            <w:r w:rsidRPr="00317CAC">
              <w:rPr>
                <w:bCs/>
                <w:szCs w:val="21"/>
              </w:rPr>
              <w:t>0.2-0.4</w:t>
            </w:r>
          </w:p>
        </w:tc>
      </w:tr>
      <w:tr w:rsidR="005F028B" w:rsidRPr="00317CAC" w14:paraId="0137B520" w14:textId="77777777" w:rsidTr="00360BF0">
        <w:trPr>
          <w:trHeight w:val="343"/>
          <w:jc w:val="center"/>
          <w:trPrChange w:id="1308" w:author="1379323603@qq.com" w:date="2021-04-14T14:58:00Z">
            <w:trPr>
              <w:trHeight w:val="343"/>
              <w:jc w:val="center"/>
            </w:trPr>
          </w:trPrChange>
        </w:trPr>
        <w:tc>
          <w:tcPr>
            <w:tcW w:w="1573" w:type="dxa"/>
            <w:tcPrChange w:id="1309" w:author="1379323603@qq.com" w:date="2021-04-14T14:58:00Z">
              <w:tcPr>
                <w:tcW w:w="1573" w:type="dxa"/>
              </w:tcPr>
            </w:tcPrChange>
          </w:tcPr>
          <w:p w14:paraId="685DFE67" w14:textId="77777777" w:rsidR="005F028B" w:rsidRPr="00317CAC" w:rsidRDefault="005F028B" w:rsidP="001A4D0B">
            <w:pPr>
              <w:spacing w:line="360" w:lineRule="auto"/>
              <w:ind w:left="-2" w:firstLineChars="200" w:firstLine="420"/>
              <w:jc w:val="center"/>
              <w:rPr>
                <w:bCs/>
                <w:szCs w:val="21"/>
              </w:rPr>
            </w:pPr>
            <w:r w:rsidRPr="00317CAC">
              <w:rPr>
                <w:bCs/>
                <w:szCs w:val="21"/>
              </w:rPr>
              <w:t>IV</w:t>
            </w:r>
          </w:p>
        </w:tc>
        <w:tc>
          <w:tcPr>
            <w:tcW w:w="3152" w:type="dxa"/>
            <w:tcPrChange w:id="1310" w:author="1379323603@qq.com" w:date="2021-04-14T14:58:00Z">
              <w:tcPr>
                <w:tcW w:w="3152" w:type="dxa"/>
              </w:tcPr>
            </w:tcPrChange>
          </w:tcPr>
          <w:p w14:paraId="78F59A91" w14:textId="77777777" w:rsidR="005F028B" w:rsidRPr="00317CAC" w:rsidRDefault="005F028B" w:rsidP="001A4D0B">
            <w:pPr>
              <w:spacing w:line="360" w:lineRule="auto"/>
              <w:ind w:left="-2" w:firstLineChars="200" w:firstLine="420"/>
              <w:rPr>
                <w:bCs/>
                <w:szCs w:val="21"/>
              </w:rPr>
            </w:pPr>
            <w:r w:rsidRPr="00317CAC">
              <w:rPr>
                <w:bCs/>
                <w:szCs w:val="21"/>
              </w:rPr>
              <w:t>0.4</w:t>
            </w:r>
            <w:r w:rsidRPr="00317CAC">
              <w:rPr>
                <w:bCs/>
                <w:szCs w:val="21"/>
              </w:rPr>
              <w:t>以上</w:t>
            </w:r>
          </w:p>
        </w:tc>
      </w:tr>
    </w:tbl>
    <w:p w14:paraId="512C3742" w14:textId="77777777" w:rsidR="005F028B" w:rsidRPr="00317CAC" w:rsidRDefault="005F028B" w:rsidP="005F028B">
      <w:pPr>
        <w:spacing w:line="360" w:lineRule="auto"/>
        <w:rPr>
          <w:rFonts w:eastAsia="黑体"/>
        </w:rPr>
      </w:pPr>
    </w:p>
    <w:p w14:paraId="2850C661" w14:textId="77777777" w:rsidR="005F028B" w:rsidRPr="00317CAC" w:rsidRDefault="005F028B" w:rsidP="005F028B">
      <w:pPr>
        <w:spacing w:line="360" w:lineRule="auto"/>
        <w:ind w:left="840"/>
        <w:rPr>
          <w:rFonts w:eastAsia="黑体"/>
        </w:rPr>
      </w:pPr>
      <w:r w:rsidRPr="00317CAC">
        <w:rPr>
          <w:rFonts w:eastAsia="黑体"/>
        </w:rPr>
        <w:t>数据标定后，各类数据数量如下图所示：</w:t>
      </w:r>
    </w:p>
    <w:p w14:paraId="3DD74FA7" w14:textId="77777777" w:rsidR="005F028B" w:rsidRPr="00317CAC" w:rsidRDefault="005F028B" w:rsidP="005F028B">
      <w:pPr>
        <w:pStyle w:val="af5"/>
        <w:spacing w:line="360" w:lineRule="auto"/>
        <w:ind w:left="1200" w:firstLineChars="0" w:firstLine="0"/>
        <w:rPr>
          <w:rFonts w:cs="Times New Roman"/>
          <w:bCs/>
          <w:szCs w:val="21"/>
        </w:rPr>
      </w:pPr>
      <w:r w:rsidRPr="00317CAC">
        <w:rPr>
          <w:rFonts w:cs="Times New Roman"/>
          <w:noProof/>
        </w:rPr>
        <w:lastRenderedPageBreak/>
        <w:drawing>
          <wp:anchor distT="0" distB="0" distL="114300" distR="114300" simplePos="0" relativeHeight="251706880" behindDoc="1" locked="0" layoutInCell="1" allowOverlap="1" wp14:anchorId="24E26B9D" wp14:editId="1D4720A2">
            <wp:simplePos x="0" y="0"/>
            <wp:positionH relativeFrom="column">
              <wp:posOffset>1494516</wp:posOffset>
            </wp:positionH>
            <wp:positionV relativeFrom="paragraph">
              <wp:posOffset>400841</wp:posOffset>
            </wp:positionV>
            <wp:extent cx="2543175" cy="1986915"/>
            <wp:effectExtent l="0" t="0" r="9525"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rotWithShape="1">
                    <a:blip r:embed="rId33" cstate="print">
                      <a:extLst>
                        <a:ext uri="{BEBA8EAE-BF5A-486C-A8C5-ECC9F3942E4B}">
                          <a14:imgProps xmlns:a14="http://schemas.microsoft.com/office/drawing/2010/main">
                            <a14:imgLayer r:embed="rId34">
                              <a14:imgEffect>
                                <a14:saturation sat="0"/>
                              </a14:imgEffect>
                            </a14:imgLayer>
                          </a14:imgProps>
                        </a:ext>
                        <a:ext uri="{28A0092B-C50C-407E-A947-70E740481C1C}">
                          <a14:useLocalDpi xmlns:a14="http://schemas.microsoft.com/office/drawing/2010/main" val="0"/>
                        </a:ext>
                      </a:extLst>
                    </a:blip>
                    <a:srcRect l="4863" t="18104" r="6155" b="4226"/>
                    <a:stretch/>
                  </pic:blipFill>
                  <pic:spPr bwMode="auto">
                    <a:xfrm>
                      <a:off x="0" y="0"/>
                      <a:ext cx="2543175" cy="1986915"/>
                    </a:xfrm>
                    <a:prstGeom prst="rect">
                      <a:avLst/>
                    </a:prstGeom>
                    <a:noFill/>
                    <a:ln>
                      <a:noFill/>
                    </a:ln>
                    <a:extLst>
                      <a:ext uri="{53640926-AAD7-44D8-BBD7-CCE9431645EC}">
                        <a14:shadowObscured xmlns:a14="http://schemas.microsoft.com/office/drawing/2010/main"/>
                      </a:ext>
                    </a:extLst>
                  </pic:spPr>
                </pic:pic>
              </a:graphicData>
            </a:graphic>
          </wp:anchor>
        </w:drawing>
      </w:r>
    </w:p>
    <w:p w14:paraId="0817A066" w14:textId="77777777" w:rsidR="005F028B" w:rsidRPr="00317CAC" w:rsidRDefault="005F028B" w:rsidP="005F028B">
      <w:pPr>
        <w:pStyle w:val="af5"/>
        <w:spacing w:line="360" w:lineRule="auto"/>
        <w:ind w:left="1200" w:firstLineChars="0" w:firstLine="0"/>
        <w:jc w:val="center"/>
        <w:rPr>
          <w:rFonts w:cs="Times New Roman"/>
        </w:rPr>
      </w:pPr>
      <w:r w:rsidRPr="00317CAC">
        <w:rPr>
          <w:rFonts w:cs="Times New Roman"/>
        </w:rPr>
        <w:t>（图</w:t>
      </w:r>
      <w:r w:rsidRPr="00317CAC">
        <w:rPr>
          <w:rFonts w:cs="Times New Roman"/>
        </w:rPr>
        <w:t>2-3</w:t>
      </w:r>
      <w:proofErr w:type="gramStart"/>
      <w:r w:rsidRPr="00317CAC">
        <w:rPr>
          <w:rFonts w:cs="Times New Roman"/>
        </w:rPr>
        <w:t>各</w:t>
      </w:r>
      <w:proofErr w:type="gramEnd"/>
      <w:r w:rsidRPr="00317CAC">
        <w:rPr>
          <w:rFonts w:cs="Times New Roman"/>
        </w:rPr>
        <w:t>类型</w:t>
      </w:r>
      <w:proofErr w:type="gramStart"/>
      <w:r w:rsidRPr="00317CAC">
        <w:rPr>
          <w:rFonts w:cs="Times New Roman"/>
        </w:rPr>
        <w:t>桩数据</w:t>
      </w:r>
      <w:proofErr w:type="gramEnd"/>
      <w:r w:rsidRPr="00317CAC">
        <w:rPr>
          <w:rFonts w:cs="Times New Roman"/>
        </w:rPr>
        <w:t>集样本序列数量）</w:t>
      </w:r>
    </w:p>
    <w:p w14:paraId="0D711DA8" w14:textId="77777777" w:rsidR="005F028B" w:rsidRPr="00317CAC" w:rsidRDefault="005F028B" w:rsidP="005F028B">
      <w:pPr>
        <w:pStyle w:val="af5"/>
        <w:spacing w:line="360" w:lineRule="auto"/>
        <w:ind w:left="1200" w:firstLineChars="0" w:firstLine="0"/>
        <w:rPr>
          <w:rFonts w:cs="Times New Roman"/>
        </w:rPr>
      </w:pPr>
    </w:p>
    <w:p w14:paraId="478B7D23" w14:textId="77777777" w:rsidR="005F028B" w:rsidRPr="00317CAC" w:rsidRDefault="005F028B" w:rsidP="005F028B">
      <w:pPr>
        <w:spacing w:line="360" w:lineRule="auto"/>
        <w:ind w:firstLineChars="300" w:firstLine="630"/>
        <w:rPr>
          <w:rFonts w:eastAsia="黑体"/>
        </w:rPr>
      </w:pPr>
      <w:r w:rsidRPr="00317CAC">
        <w:rPr>
          <w:rFonts w:eastAsia="黑体"/>
        </w:rPr>
        <w:t>3</w:t>
      </w:r>
      <w:r w:rsidRPr="00317CAC">
        <w:rPr>
          <w:rFonts w:eastAsia="黑体"/>
        </w:rPr>
        <w:t>，数据增强</w:t>
      </w:r>
    </w:p>
    <w:p w14:paraId="4D4C9004" w14:textId="77777777" w:rsidR="005F028B" w:rsidRPr="00317CAC" w:rsidRDefault="005F028B" w:rsidP="005F028B">
      <w:pPr>
        <w:spacing w:line="360" w:lineRule="auto"/>
        <w:ind w:left="420" w:firstLineChars="300" w:firstLine="630"/>
        <w:rPr>
          <w:rFonts w:eastAsia="黑体"/>
        </w:rPr>
      </w:pPr>
      <w:r w:rsidRPr="00317CAC">
        <w:rPr>
          <w:rFonts w:eastAsia="黑体"/>
        </w:rPr>
        <w:t>由于</w:t>
      </w:r>
      <w:r w:rsidRPr="00317CAC">
        <w:rPr>
          <w:rFonts w:eastAsia="黑体"/>
        </w:rPr>
        <w:t>4</w:t>
      </w:r>
      <w:r w:rsidRPr="00317CAC">
        <w:rPr>
          <w:rFonts w:eastAsia="黑体"/>
        </w:rPr>
        <w:t>类波形数据稀少，且</w:t>
      </w:r>
      <w:r w:rsidRPr="00317CAC">
        <w:rPr>
          <w:rFonts w:eastAsia="黑体"/>
        </w:rPr>
        <w:t>4</w:t>
      </w:r>
      <w:r w:rsidRPr="00317CAC">
        <w:rPr>
          <w:rFonts w:eastAsia="黑体"/>
        </w:rPr>
        <w:t>类波形数据数量及其不均衡，严重影响了神经网络的训练。因此，进行了不同方案的数据增强进行尝试。</w:t>
      </w:r>
    </w:p>
    <w:p w14:paraId="0D3DBD4D" w14:textId="77777777" w:rsidR="005F028B" w:rsidRPr="00317CAC" w:rsidRDefault="005F028B" w:rsidP="005F028B">
      <w:pPr>
        <w:pStyle w:val="af5"/>
        <w:numPr>
          <w:ilvl w:val="0"/>
          <w:numId w:val="4"/>
        </w:numPr>
        <w:spacing w:line="360" w:lineRule="auto"/>
        <w:ind w:firstLineChars="0"/>
        <w:rPr>
          <w:rFonts w:eastAsia="黑体" w:cs="Times New Roman"/>
        </w:rPr>
      </w:pPr>
      <w:r w:rsidRPr="00317CAC">
        <w:rPr>
          <w:rFonts w:eastAsia="黑体" w:cs="Times New Roman"/>
        </w:rPr>
        <w:t>对</w:t>
      </w:r>
      <w:r w:rsidRPr="00317CAC">
        <w:rPr>
          <w:rFonts w:eastAsia="黑体" w:cs="Times New Roman"/>
        </w:rPr>
        <w:t>4</w:t>
      </w:r>
      <w:r w:rsidRPr="00317CAC">
        <w:rPr>
          <w:rFonts w:eastAsia="黑体" w:cs="Times New Roman"/>
        </w:rPr>
        <w:t>通道波形数据，随机打乱</w:t>
      </w:r>
      <w:r w:rsidRPr="00317CAC">
        <w:rPr>
          <w:rFonts w:eastAsia="黑体" w:cs="Times New Roman"/>
        </w:rPr>
        <w:t>4</w:t>
      </w:r>
      <w:r w:rsidRPr="00317CAC">
        <w:rPr>
          <w:rFonts w:eastAsia="黑体" w:cs="Times New Roman"/>
        </w:rPr>
        <w:t>个通道顺序，一个</w:t>
      </w:r>
      <w:r w:rsidRPr="00317CAC">
        <w:rPr>
          <w:rFonts w:eastAsia="黑体" w:cs="Times New Roman"/>
        </w:rPr>
        <w:t>4</w:t>
      </w:r>
      <w:r w:rsidRPr="00317CAC">
        <w:rPr>
          <w:rFonts w:eastAsia="黑体" w:cs="Times New Roman"/>
        </w:rPr>
        <w:t>通道数据</w:t>
      </w:r>
      <w:proofErr w:type="gramStart"/>
      <w:r w:rsidRPr="00317CAC">
        <w:rPr>
          <w:rFonts w:eastAsia="黑体" w:cs="Times New Roman"/>
        </w:rPr>
        <w:t>裂</w:t>
      </w:r>
      <w:proofErr w:type="gramEnd"/>
      <w:r w:rsidRPr="00317CAC">
        <w:rPr>
          <w:rFonts w:eastAsia="黑体" w:cs="Times New Roman"/>
        </w:rPr>
        <w:t>最多变为</w:t>
      </w:r>
      <w:r w:rsidRPr="00317CAC">
        <w:rPr>
          <w:rFonts w:eastAsia="黑体" w:cs="Times New Roman"/>
        </w:rPr>
        <w:t>24</w:t>
      </w:r>
      <w:r w:rsidRPr="00317CAC">
        <w:rPr>
          <w:rFonts w:eastAsia="黑体" w:cs="Times New Roman"/>
        </w:rPr>
        <w:t>个</w:t>
      </w:r>
      <w:r w:rsidRPr="00317CAC">
        <w:rPr>
          <w:rFonts w:eastAsia="黑体" w:cs="Times New Roman"/>
        </w:rPr>
        <w:t>4</w:t>
      </w:r>
      <w:r w:rsidRPr="00317CAC">
        <w:rPr>
          <w:rFonts w:eastAsia="黑体" w:cs="Times New Roman"/>
        </w:rPr>
        <w:t>通道数据，由于最终训练效果不好，</w:t>
      </w:r>
      <w:r w:rsidRPr="00317CAC">
        <w:rPr>
          <w:rFonts w:cs="Times New Roman"/>
          <w:bCs/>
          <w:szCs w:val="21"/>
        </w:rPr>
        <w:t>验证准确度维持在</w:t>
      </w:r>
      <w:r w:rsidRPr="00317CAC">
        <w:rPr>
          <w:rFonts w:cs="Times New Roman"/>
          <w:bCs/>
          <w:szCs w:val="21"/>
        </w:rPr>
        <w:t>54%</w:t>
      </w:r>
      <w:r w:rsidRPr="00317CAC">
        <w:rPr>
          <w:rFonts w:cs="Times New Roman"/>
          <w:bCs/>
          <w:szCs w:val="21"/>
        </w:rPr>
        <w:t>左右，</w:t>
      </w:r>
      <w:r w:rsidRPr="00317CAC">
        <w:rPr>
          <w:rFonts w:cs="Times New Roman"/>
          <w:bCs/>
          <w:szCs w:val="21"/>
        </w:rPr>
        <w:t>2</w:t>
      </w:r>
      <w:r w:rsidRPr="00317CAC">
        <w:rPr>
          <w:rFonts w:cs="Times New Roman"/>
          <w:bCs/>
          <w:szCs w:val="21"/>
        </w:rPr>
        <w:t>，</w:t>
      </w:r>
      <w:r w:rsidRPr="00317CAC">
        <w:rPr>
          <w:rFonts w:cs="Times New Roman"/>
          <w:bCs/>
          <w:szCs w:val="21"/>
        </w:rPr>
        <w:t>3</w:t>
      </w:r>
      <w:r w:rsidRPr="00317CAC">
        <w:rPr>
          <w:rFonts w:cs="Times New Roman"/>
          <w:bCs/>
          <w:szCs w:val="21"/>
        </w:rPr>
        <w:t>，</w:t>
      </w:r>
      <w:r w:rsidRPr="00317CAC">
        <w:rPr>
          <w:rFonts w:cs="Times New Roman"/>
          <w:bCs/>
          <w:szCs w:val="21"/>
        </w:rPr>
        <w:t>4</w:t>
      </w:r>
      <w:r w:rsidRPr="00317CAC">
        <w:rPr>
          <w:rFonts w:cs="Times New Roman"/>
          <w:bCs/>
          <w:szCs w:val="21"/>
        </w:rPr>
        <w:t>类波形识别准确性很低，故</w:t>
      </w:r>
      <w:r w:rsidRPr="00317CAC">
        <w:rPr>
          <w:rFonts w:eastAsia="黑体" w:cs="Times New Roman"/>
        </w:rPr>
        <w:t>没有采用该方案。</w:t>
      </w:r>
    </w:p>
    <w:p w14:paraId="1493F044" w14:textId="77777777" w:rsidR="005F028B" w:rsidRPr="00317CAC" w:rsidRDefault="005F028B" w:rsidP="005F028B">
      <w:pPr>
        <w:pStyle w:val="af5"/>
        <w:numPr>
          <w:ilvl w:val="0"/>
          <w:numId w:val="4"/>
        </w:numPr>
        <w:spacing w:line="360" w:lineRule="auto"/>
        <w:ind w:firstLineChars="0"/>
        <w:rPr>
          <w:rFonts w:eastAsia="黑体" w:cs="Times New Roman"/>
        </w:rPr>
      </w:pPr>
      <w:r w:rsidRPr="00317CAC">
        <w:rPr>
          <w:rFonts w:eastAsia="黑体" w:cs="Times New Roman"/>
        </w:rPr>
        <w:t>剔除坏道数据后进行单通道数据抽选，一个多通道数据最多变为</w:t>
      </w:r>
      <w:r w:rsidRPr="00317CAC">
        <w:rPr>
          <w:rFonts w:eastAsia="黑体" w:cs="Times New Roman"/>
        </w:rPr>
        <w:t>4</w:t>
      </w:r>
      <w:r w:rsidRPr="00317CAC">
        <w:rPr>
          <w:rFonts w:eastAsia="黑体" w:cs="Times New Roman"/>
        </w:rPr>
        <w:t>个单通道数据。最终获取</w:t>
      </w:r>
      <w:r w:rsidRPr="00317CAC">
        <w:rPr>
          <w:rFonts w:eastAsia="黑体" w:cs="Times New Roman"/>
        </w:rPr>
        <w:t>110655</w:t>
      </w:r>
      <w:r w:rsidRPr="00317CAC">
        <w:rPr>
          <w:rFonts w:eastAsia="黑体" w:cs="Times New Roman"/>
        </w:rPr>
        <w:t>条各类数据，其中第</w:t>
      </w:r>
      <w:r w:rsidRPr="00317CAC">
        <w:rPr>
          <w:rFonts w:eastAsia="黑体" w:cs="Times New Roman"/>
        </w:rPr>
        <w:t>4</w:t>
      </w:r>
      <w:r w:rsidRPr="00317CAC">
        <w:rPr>
          <w:rFonts w:eastAsia="黑体" w:cs="Times New Roman"/>
        </w:rPr>
        <w:t>类数据最少，仅有</w:t>
      </w:r>
      <w:r w:rsidRPr="00317CAC">
        <w:rPr>
          <w:rFonts w:eastAsia="黑体" w:cs="Times New Roman"/>
        </w:rPr>
        <w:t>6000</w:t>
      </w:r>
      <w:r w:rsidRPr="00317CAC">
        <w:rPr>
          <w:rFonts w:eastAsia="黑体" w:cs="Times New Roman"/>
        </w:rPr>
        <w:t>条。</w:t>
      </w:r>
    </w:p>
    <w:p w14:paraId="0A752A83" w14:textId="77777777" w:rsidR="005F028B" w:rsidRPr="00317CAC" w:rsidRDefault="005F028B" w:rsidP="005F028B">
      <w:pPr>
        <w:spacing w:line="360" w:lineRule="auto"/>
        <w:ind w:left="840"/>
        <w:rPr>
          <w:rFonts w:eastAsia="黑体"/>
        </w:rPr>
      </w:pPr>
    </w:p>
    <w:p w14:paraId="4BEC93D8" w14:textId="77777777" w:rsidR="005F028B" w:rsidRPr="00317CAC" w:rsidRDefault="005F028B" w:rsidP="005F028B">
      <w:pPr>
        <w:spacing w:line="360" w:lineRule="auto"/>
        <w:ind w:left="420"/>
        <w:rPr>
          <w:rFonts w:eastAsia="黑体"/>
        </w:rPr>
      </w:pPr>
      <w:r w:rsidRPr="00317CAC">
        <w:rPr>
          <w:rFonts w:eastAsia="黑体"/>
        </w:rPr>
        <w:t>4</w:t>
      </w:r>
      <w:r w:rsidRPr="00317CAC">
        <w:rPr>
          <w:rFonts w:eastAsia="黑体"/>
        </w:rPr>
        <w:t>，训练和验证数据集</w:t>
      </w:r>
    </w:p>
    <w:p w14:paraId="4DF09E68" w14:textId="77777777" w:rsidR="005F028B" w:rsidRPr="00317CAC" w:rsidRDefault="005F028B" w:rsidP="005F028B">
      <w:pPr>
        <w:ind w:left="420" w:firstLine="420"/>
        <w:rPr>
          <w:bCs/>
          <w:szCs w:val="21"/>
        </w:rPr>
      </w:pPr>
      <w:r w:rsidRPr="00317CAC">
        <w:rPr>
          <w:bCs/>
          <w:szCs w:val="21"/>
        </w:rPr>
        <w:t>由于</w:t>
      </w:r>
      <w:r w:rsidRPr="00317CAC">
        <w:rPr>
          <w:bCs/>
          <w:szCs w:val="21"/>
        </w:rPr>
        <w:t>4</w:t>
      </w:r>
      <w:r w:rsidRPr="00317CAC">
        <w:rPr>
          <w:bCs/>
          <w:szCs w:val="21"/>
        </w:rPr>
        <w:t>类数据及其不均衡，将数据量最少的类数量的</w:t>
      </w:r>
      <w:r w:rsidRPr="00317CAC">
        <w:rPr>
          <w:bCs/>
          <w:szCs w:val="21"/>
        </w:rPr>
        <w:t>90%</w:t>
      </w:r>
      <w:r w:rsidRPr="00317CAC">
        <w:rPr>
          <w:bCs/>
          <w:szCs w:val="21"/>
        </w:rPr>
        <w:t>作为训练数据。</w:t>
      </w:r>
      <w:proofErr w:type="gramStart"/>
      <w:r w:rsidRPr="00317CAC">
        <w:rPr>
          <w:bCs/>
          <w:szCs w:val="21"/>
        </w:rPr>
        <w:t>随机乱序后</w:t>
      </w:r>
      <w:proofErr w:type="gramEnd"/>
      <w:r w:rsidRPr="00317CAC">
        <w:rPr>
          <w:bCs/>
          <w:szCs w:val="21"/>
        </w:rPr>
        <w:t>从各类数据中各抽取</w:t>
      </w:r>
      <w:r w:rsidRPr="00317CAC">
        <w:rPr>
          <w:bCs/>
          <w:szCs w:val="21"/>
        </w:rPr>
        <w:t>5400</w:t>
      </w:r>
      <w:r w:rsidRPr="00317CAC">
        <w:rPr>
          <w:bCs/>
          <w:szCs w:val="21"/>
        </w:rPr>
        <w:t>条作为训练数据集，其余的作为验证集。数据集统计表见表（</w:t>
      </w:r>
      <w:r w:rsidRPr="00317CAC">
        <w:rPr>
          <w:bCs/>
          <w:szCs w:val="21"/>
        </w:rPr>
        <w:t>4-3</w:t>
      </w:r>
      <w:r w:rsidRPr="00317CAC">
        <w:rPr>
          <w:bCs/>
          <w:szCs w:val="21"/>
        </w:rPr>
        <w:t>）。</w:t>
      </w:r>
    </w:p>
    <w:p w14:paraId="22F9ECED" w14:textId="77777777" w:rsidR="005F028B" w:rsidRPr="00317CAC" w:rsidRDefault="005F028B" w:rsidP="005F028B">
      <w:r w:rsidRPr="00317CAC">
        <w:rPr>
          <w:bCs/>
          <w:szCs w:val="21"/>
        </w:rPr>
        <w:t>表（</w:t>
      </w:r>
      <w:r w:rsidRPr="00317CAC">
        <w:rPr>
          <w:bCs/>
          <w:szCs w:val="21"/>
        </w:rPr>
        <w:t>4-3</w:t>
      </w:r>
      <w:r w:rsidRPr="00317CAC">
        <w:rPr>
          <w:bCs/>
          <w:szCs w:val="21"/>
        </w:rPr>
        <w:t>）</w:t>
      </w:r>
    </w:p>
    <w:tbl>
      <w:tblPr>
        <w:tblStyle w:val="af3"/>
        <w:tblpPr w:leftFromText="180" w:rightFromText="180" w:vertAnchor="text" w:horzAnchor="margin" w:tblpY="299"/>
        <w:tblW w:w="0" w:type="auto"/>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000" w:firstRow="0" w:lastRow="0" w:firstColumn="0" w:lastColumn="0" w:noHBand="0" w:noVBand="0"/>
        <w:tblPrChange w:id="1311" w:author="1379323603@qq.com" w:date="2021-04-14T14:58:00Z">
          <w:tblPr>
            <w:tblStyle w:val="af3"/>
            <w:tblpPr w:leftFromText="180" w:rightFromText="180" w:vertAnchor="text" w:horzAnchor="margin" w:tblpY="299"/>
            <w:tblW w:w="0" w:type="auto"/>
            <w:tblLook w:val="0000" w:firstRow="0" w:lastRow="0" w:firstColumn="0" w:lastColumn="0" w:noHBand="0" w:noVBand="0"/>
          </w:tblPr>
        </w:tblPrChange>
      </w:tblPr>
      <w:tblGrid>
        <w:gridCol w:w="957"/>
        <w:gridCol w:w="1360"/>
        <w:gridCol w:w="1816"/>
        <w:gridCol w:w="2035"/>
        <w:gridCol w:w="1333"/>
        <w:gridCol w:w="1021"/>
        <w:tblGridChange w:id="1312">
          <w:tblGrid>
            <w:gridCol w:w="957"/>
            <w:gridCol w:w="1360"/>
            <w:gridCol w:w="1816"/>
            <w:gridCol w:w="2035"/>
            <w:gridCol w:w="1333"/>
            <w:gridCol w:w="1021"/>
          </w:tblGrid>
        </w:tblGridChange>
      </w:tblGrid>
      <w:tr w:rsidR="005F028B" w:rsidRPr="00317CAC" w14:paraId="47E5D789" w14:textId="77777777" w:rsidTr="00360BF0">
        <w:trPr>
          <w:trHeight w:val="283"/>
          <w:trPrChange w:id="1313" w:author="1379323603@qq.com" w:date="2021-04-14T14:58:00Z">
            <w:trPr>
              <w:trHeight w:val="283"/>
            </w:trPr>
          </w:trPrChange>
        </w:trPr>
        <w:tc>
          <w:tcPr>
            <w:tcW w:w="957" w:type="dxa"/>
            <w:tcPrChange w:id="1314" w:author="1379323603@qq.com" w:date="2021-04-14T14:58:00Z">
              <w:tcPr>
                <w:tcW w:w="957" w:type="dxa"/>
              </w:tcPr>
            </w:tcPrChange>
          </w:tcPr>
          <w:p w14:paraId="6902FE36" w14:textId="77777777" w:rsidR="005F028B" w:rsidRPr="00317CAC" w:rsidRDefault="005F028B" w:rsidP="001A4D0B">
            <w:pPr>
              <w:spacing w:line="360" w:lineRule="auto"/>
              <w:ind w:firstLineChars="200" w:firstLine="420"/>
              <w:jc w:val="center"/>
              <w:rPr>
                <w:bCs/>
                <w:szCs w:val="21"/>
              </w:rPr>
            </w:pPr>
            <w:r w:rsidRPr="00317CAC">
              <w:rPr>
                <w:bCs/>
                <w:szCs w:val="21"/>
              </w:rPr>
              <w:t>分类</w:t>
            </w:r>
          </w:p>
        </w:tc>
        <w:tc>
          <w:tcPr>
            <w:tcW w:w="1360" w:type="dxa"/>
            <w:tcPrChange w:id="1315" w:author="1379323603@qq.com" w:date="2021-04-14T14:58:00Z">
              <w:tcPr>
                <w:tcW w:w="1360" w:type="dxa"/>
              </w:tcPr>
            </w:tcPrChange>
          </w:tcPr>
          <w:p w14:paraId="32DF4DB6" w14:textId="77777777" w:rsidR="005F028B" w:rsidRPr="00317CAC" w:rsidRDefault="005F028B" w:rsidP="001A4D0B">
            <w:pPr>
              <w:spacing w:line="360" w:lineRule="auto"/>
              <w:ind w:left="233" w:firstLineChars="200" w:firstLine="420"/>
              <w:jc w:val="center"/>
              <w:rPr>
                <w:bCs/>
                <w:szCs w:val="21"/>
              </w:rPr>
            </w:pPr>
            <w:r w:rsidRPr="00317CAC">
              <w:rPr>
                <w:bCs/>
                <w:szCs w:val="21"/>
              </w:rPr>
              <w:t>样本数量</w:t>
            </w:r>
          </w:p>
        </w:tc>
        <w:tc>
          <w:tcPr>
            <w:tcW w:w="1816" w:type="dxa"/>
            <w:tcPrChange w:id="1316" w:author="1379323603@qq.com" w:date="2021-04-14T14:58:00Z">
              <w:tcPr>
                <w:tcW w:w="1816" w:type="dxa"/>
              </w:tcPr>
            </w:tcPrChange>
          </w:tcPr>
          <w:p w14:paraId="3BB50EC4" w14:textId="77777777" w:rsidR="005F028B" w:rsidRPr="00317CAC" w:rsidRDefault="005F028B" w:rsidP="001A4D0B">
            <w:pPr>
              <w:spacing w:line="360" w:lineRule="auto"/>
              <w:ind w:left="309" w:firstLineChars="200" w:firstLine="420"/>
              <w:jc w:val="center"/>
              <w:rPr>
                <w:bCs/>
                <w:szCs w:val="21"/>
              </w:rPr>
            </w:pPr>
          </w:p>
        </w:tc>
        <w:tc>
          <w:tcPr>
            <w:tcW w:w="2035" w:type="dxa"/>
            <w:tcPrChange w:id="1317" w:author="1379323603@qq.com" w:date="2021-04-14T14:58:00Z">
              <w:tcPr>
                <w:tcW w:w="2035" w:type="dxa"/>
                <w:tcBorders>
                  <w:right w:val="single" w:sz="4" w:space="0" w:color="auto"/>
                </w:tcBorders>
              </w:tcPr>
            </w:tcPrChange>
          </w:tcPr>
          <w:p w14:paraId="2C045244" w14:textId="77777777" w:rsidR="005F028B" w:rsidRPr="00317CAC" w:rsidRDefault="005F028B" w:rsidP="001A4D0B">
            <w:pPr>
              <w:spacing w:line="360" w:lineRule="auto"/>
              <w:ind w:left="309" w:firstLineChars="200" w:firstLine="420"/>
              <w:jc w:val="center"/>
              <w:rPr>
                <w:bCs/>
                <w:szCs w:val="21"/>
              </w:rPr>
            </w:pPr>
            <w:r w:rsidRPr="00317CAC">
              <w:rPr>
                <w:bCs/>
                <w:szCs w:val="21"/>
              </w:rPr>
              <w:t>扩展后最大样本数量</w:t>
            </w:r>
          </w:p>
        </w:tc>
        <w:tc>
          <w:tcPr>
            <w:tcW w:w="1333" w:type="dxa"/>
            <w:tcPrChange w:id="1318" w:author="1379323603@qq.com" w:date="2021-04-14T14:58:00Z">
              <w:tcPr>
                <w:tcW w:w="1333" w:type="dxa"/>
                <w:tcBorders>
                  <w:left w:val="single" w:sz="4" w:space="0" w:color="auto"/>
                </w:tcBorders>
              </w:tcPr>
            </w:tcPrChange>
          </w:tcPr>
          <w:p w14:paraId="3CD4C51C" w14:textId="77777777" w:rsidR="005F028B" w:rsidRPr="00317CAC" w:rsidRDefault="005F028B" w:rsidP="001A4D0B">
            <w:pPr>
              <w:spacing w:line="360" w:lineRule="auto"/>
              <w:ind w:firstLineChars="200" w:firstLine="420"/>
              <w:jc w:val="center"/>
              <w:rPr>
                <w:bCs/>
                <w:szCs w:val="21"/>
              </w:rPr>
            </w:pPr>
            <w:r w:rsidRPr="00317CAC">
              <w:rPr>
                <w:bCs/>
                <w:szCs w:val="21"/>
              </w:rPr>
              <w:t>训练集</w:t>
            </w:r>
          </w:p>
        </w:tc>
        <w:tc>
          <w:tcPr>
            <w:tcW w:w="1021" w:type="dxa"/>
            <w:tcPrChange w:id="1319" w:author="1379323603@qq.com" w:date="2021-04-14T14:58:00Z">
              <w:tcPr>
                <w:tcW w:w="1021" w:type="dxa"/>
                <w:tcBorders>
                  <w:left w:val="single" w:sz="4" w:space="0" w:color="auto"/>
                </w:tcBorders>
              </w:tcPr>
            </w:tcPrChange>
          </w:tcPr>
          <w:p w14:paraId="499A84CF" w14:textId="77777777" w:rsidR="005F028B" w:rsidRPr="00317CAC" w:rsidRDefault="005F028B" w:rsidP="001A4D0B">
            <w:pPr>
              <w:spacing w:line="360" w:lineRule="auto"/>
              <w:ind w:left="133" w:firstLineChars="200" w:firstLine="420"/>
              <w:jc w:val="center"/>
              <w:rPr>
                <w:bCs/>
                <w:szCs w:val="21"/>
              </w:rPr>
            </w:pPr>
            <w:r w:rsidRPr="00317CAC">
              <w:rPr>
                <w:bCs/>
                <w:szCs w:val="21"/>
              </w:rPr>
              <w:t>验证集</w:t>
            </w:r>
          </w:p>
        </w:tc>
      </w:tr>
      <w:tr w:rsidR="005F028B" w:rsidRPr="00317CAC" w14:paraId="45B05470" w14:textId="77777777" w:rsidTr="00360BF0">
        <w:trPr>
          <w:trHeight w:val="1735"/>
          <w:trPrChange w:id="1320" w:author="1379323603@qq.com" w:date="2021-04-14T14:58:00Z">
            <w:trPr>
              <w:trHeight w:val="1735"/>
            </w:trPr>
          </w:trPrChange>
        </w:trPr>
        <w:tc>
          <w:tcPr>
            <w:tcW w:w="957" w:type="dxa"/>
            <w:tcPrChange w:id="1321" w:author="1379323603@qq.com" w:date="2021-04-14T14:58:00Z">
              <w:tcPr>
                <w:tcW w:w="957" w:type="dxa"/>
              </w:tcPr>
            </w:tcPrChange>
          </w:tcPr>
          <w:p w14:paraId="578A708B" w14:textId="77777777" w:rsidR="005F028B" w:rsidRPr="00317CAC" w:rsidRDefault="005F028B" w:rsidP="001A4D0B">
            <w:pPr>
              <w:spacing w:line="360" w:lineRule="auto"/>
              <w:ind w:firstLineChars="200" w:firstLine="420"/>
              <w:jc w:val="center"/>
              <w:rPr>
                <w:bCs/>
                <w:szCs w:val="21"/>
              </w:rPr>
            </w:pPr>
            <w:r w:rsidRPr="00317CAC">
              <w:rPr>
                <w:bCs/>
                <w:szCs w:val="21"/>
              </w:rPr>
              <w:t>I</w:t>
            </w:r>
          </w:p>
          <w:p w14:paraId="750C732A" w14:textId="77777777" w:rsidR="005F028B" w:rsidRPr="00317CAC" w:rsidRDefault="005F028B" w:rsidP="001A4D0B">
            <w:pPr>
              <w:spacing w:line="360" w:lineRule="auto"/>
              <w:ind w:firstLineChars="200" w:firstLine="420"/>
              <w:jc w:val="center"/>
              <w:rPr>
                <w:bCs/>
                <w:szCs w:val="21"/>
              </w:rPr>
            </w:pPr>
            <w:r w:rsidRPr="00317CAC">
              <w:rPr>
                <w:bCs/>
                <w:szCs w:val="21"/>
              </w:rPr>
              <w:t>II</w:t>
            </w:r>
          </w:p>
          <w:p w14:paraId="79AAF6F5" w14:textId="77777777" w:rsidR="005F028B" w:rsidRPr="00317CAC" w:rsidRDefault="005F028B" w:rsidP="001A4D0B">
            <w:pPr>
              <w:spacing w:line="360" w:lineRule="auto"/>
              <w:ind w:firstLineChars="200" w:firstLine="420"/>
              <w:jc w:val="center"/>
              <w:rPr>
                <w:bCs/>
                <w:szCs w:val="21"/>
              </w:rPr>
            </w:pPr>
            <w:r w:rsidRPr="00317CAC">
              <w:rPr>
                <w:bCs/>
                <w:szCs w:val="21"/>
              </w:rPr>
              <w:t>III</w:t>
            </w:r>
          </w:p>
          <w:p w14:paraId="2ED11A01" w14:textId="77777777" w:rsidR="005F028B" w:rsidRPr="00317CAC" w:rsidRDefault="005F028B" w:rsidP="001A4D0B">
            <w:pPr>
              <w:spacing w:line="360" w:lineRule="auto"/>
              <w:ind w:firstLineChars="200" w:firstLine="420"/>
              <w:jc w:val="center"/>
              <w:rPr>
                <w:bCs/>
                <w:szCs w:val="21"/>
              </w:rPr>
            </w:pPr>
            <w:r w:rsidRPr="00317CAC">
              <w:rPr>
                <w:bCs/>
                <w:szCs w:val="21"/>
              </w:rPr>
              <w:t>IV</w:t>
            </w:r>
          </w:p>
          <w:p w14:paraId="26DF5BBA" w14:textId="77777777" w:rsidR="005F028B" w:rsidRPr="00317CAC" w:rsidRDefault="005F028B" w:rsidP="001A4D0B">
            <w:pPr>
              <w:spacing w:line="360" w:lineRule="auto"/>
              <w:ind w:firstLineChars="200" w:firstLine="420"/>
              <w:jc w:val="center"/>
              <w:rPr>
                <w:bCs/>
                <w:szCs w:val="21"/>
              </w:rPr>
            </w:pPr>
            <w:r w:rsidRPr="00317CAC">
              <w:rPr>
                <w:bCs/>
                <w:szCs w:val="21"/>
              </w:rPr>
              <w:lastRenderedPageBreak/>
              <w:t>汇总</w:t>
            </w:r>
          </w:p>
        </w:tc>
        <w:tc>
          <w:tcPr>
            <w:tcW w:w="1360" w:type="dxa"/>
            <w:tcPrChange w:id="1322" w:author="1379323603@qq.com" w:date="2021-04-14T14:58:00Z">
              <w:tcPr>
                <w:tcW w:w="1360" w:type="dxa"/>
              </w:tcPr>
            </w:tcPrChange>
          </w:tcPr>
          <w:p w14:paraId="61CEAD5C" w14:textId="77777777" w:rsidR="005F028B" w:rsidRPr="00317CAC" w:rsidRDefault="005F028B" w:rsidP="001A4D0B">
            <w:pPr>
              <w:widowControl/>
              <w:spacing w:line="360" w:lineRule="auto"/>
              <w:ind w:firstLineChars="200" w:firstLine="420"/>
              <w:jc w:val="center"/>
              <w:rPr>
                <w:bCs/>
                <w:szCs w:val="21"/>
              </w:rPr>
            </w:pPr>
            <w:r w:rsidRPr="00317CAC">
              <w:rPr>
                <w:bCs/>
                <w:szCs w:val="21"/>
              </w:rPr>
              <w:lastRenderedPageBreak/>
              <w:t>18753</w:t>
            </w:r>
          </w:p>
          <w:p w14:paraId="50DD8481" w14:textId="77777777" w:rsidR="005F028B" w:rsidRPr="00317CAC" w:rsidRDefault="005F028B" w:rsidP="001A4D0B">
            <w:pPr>
              <w:spacing w:line="360" w:lineRule="auto"/>
              <w:ind w:firstLineChars="200" w:firstLine="420"/>
              <w:jc w:val="center"/>
              <w:rPr>
                <w:bCs/>
                <w:szCs w:val="21"/>
              </w:rPr>
            </w:pPr>
            <w:r w:rsidRPr="00317CAC">
              <w:rPr>
                <w:bCs/>
                <w:szCs w:val="21"/>
              </w:rPr>
              <w:t>4277</w:t>
            </w:r>
          </w:p>
          <w:p w14:paraId="5D3119C9" w14:textId="77777777" w:rsidR="005F028B" w:rsidRPr="00317CAC" w:rsidRDefault="005F028B" w:rsidP="001A4D0B">
            <w:pPr>
              <w:spacing w:line="360" w:lineRule="auto"/>
              <w:ind w:firstLineChars="200" w:firstLine="420"/>
              <w:jc w:val="center"/>
              <w:rPr>
                <w:bCs/>
                <w:szCs w:val="21"/>
              </w:rPr>
            </w:pPr>
            <w:r w:rsidRPr="00317CAC">
              <w:rPr>
                <w:bCs/>
                <w:szCs w:val="21"/>
              </w:rPr>
              <w:t>3280</w:t>
            </w:r>
          </w:p>
          <w:p w14:paraId="3FB71474" w14:textId="77777777" w:rsidR="005F028B" w:rsidRPr="00317CAC" w:rsidRDefault="005F028B" w:rsidP="001A4D0B">
            <w:pPr>
              <w:spacing w:line="360" w:lineRule="auto"/>
              <w:ind w:firstLineChars="200" w:firstLine="420"/>
              <w:jc w:val="center"/>
              <w:rPr>
                <w:bCs/>
                <w:szCs w:val="21"/>
              </w:rPr>
            </w:pPr>
            <w:r w:rsidRPr="00317CAC">
              <w:rPr>
                <w:bCs/>
                <w:szCs w:val="21"/>
              </w:rPr>
              <w:t>1520</w:t>
            </w:r>
          </w:p>
          <w:p w14:paraId="6D987736" w14:textId="77777777" w:rsidR="005F028B" w:rsidRPr="00317CAC" w:rsidRDefault="005F028B" w:rsidP="001A4D0B">
            <w:pPr>
              <w:spacing w:line="360" w:lineRule="auto"/>
              <w:ind w:firstLineChars="200" w:firstLine="420"/>
              <w:jc w:val="center"/>
              <w:rPr>
                <w:bCs/>
                <w:szCs w:val="21"/>
              </w:rPr>
            </w:pPr>
            <w:r w:rsidRPr="00317CAC">
              <w:rPr>
                <w:bCs/>
                <w:szCs w:val="21"/>
              </w:rPr>
              <w:lastRenderedPageBreak/>
              <w:t>27830</w:t>
            </w:r>
          </w:p>
        </w:tc>
        <w:tc>
          <w:tcPr>
            <w:tcW w:w="1816" w:type="dxa"/>
            <w:tcPrChange w:id="1323" w:author="1379323603@qq.com" w:date="2021-04-14T14:58:00Z">
              <w:tcPr>
                <w:tcW w:w="1816" w:type="dxa"/>
              </w:tcPr>
            </w:tcPrChange>
          </w:tcPr>
          <w:p w14:paraId="0D2240FD" w14:textId="77777777" w:rsidR="005F028B" w:rsidRPr="00317CAC" w:rsidRDefault="005F028B" w:rsidP="001A4D0B">
            <w:pPr>
              <w:widowControl/>
              <w:spacing w:line="360" w:lineRule="auto"/>
              <w:ind w:firstLineChars="200" w:firstLine="420"/>
              <w:jc w:val="center"/>
              <w:rPr>
                <w:bCs/>
                <w:szCs w:val="21"/>
              </w:rPr>
            </w:pPr>
          </w:p>
        </w:tc>
        <w:tc>
          <w:tcPr>
            <w:tcW w:w="2035" w:type="dxa"/>
            <w:tcPrChange w:id="1324" w:author="1379323603@qq.com" w:date="2021-04-14T14:58:00Z">
              <w:tcPr>
                <w:tcW w:w="2035" w:type="dxa"/>
                <w:tcBorders>
                  <w:right w:val="single" w:sz="4" w:space="0" w:color="auto"/>
                </w:tcBorders>
              </w:tcPr>
            </w:tcPrChange>
          </w:tcPr>
          <w:p w14:paraId="7623F2D0" w14:textId="77777777" w:rsidR="005F028B" w:rsidRPr="00317CAC" w:rsidRDefault="005F028B" w:rsidP="001A4D0B">
            <w:pPr>
              <w:widowControl/>
              <w:spacing w:line="360" w:lineRule="auto"/>
              <w:ind w:firstLineChars="200" w:firstLine="420"/>
              <w:jc w:val="center"/>
              <w:rPr>
                <w:bCs/>
                <w:szCs w:val="21"/>
              </w:rPr>
            </w:pPr>
            <w:r w:rsidRPr="00317CAC">
              <w:rPr>
                <w:bCs/>
                <w:szCs w:val="21"/>
              </w:rPr>
              <w:t>17466</w:t>
            </w:r>
          </w:p>
          <w:p w14:paraId="5C270BA6" w14:textId="77777777" w:rsidR="005F028B" w:rsidRPr="00317CAC" w:rsidRDefault="005F028B" w:rsidP="001A4D0B">
            <w:pPr>
              <w:spacing w:line="360" w:lineRule="auto"/>
              <w:ind w:firstLineChars="200" w:firstLine="420"/>
              <w:jc w:val="center"/>
              <w:rPr>
                <w:bCs/>
                <w:szCs w:val="21"/>
              </w:rPr>
            </w:pPr>
            <w:r w:rsidRPr="00317CAC">
              <w:rPr>
                <w:bCs/>
                <w:szCs w:val="21"/>
              </w:rPr>
              <w:t>17022</w:t>
            </w:r>
          </w:p>
          <w:p w14:paraId="60F6C355" w14:textId="77777777" w:rsidR="005F028B" w:rsidRPr="00317CAC" w:rsidRDefault="005F028B" w:rsidP="001A4D0B">
            <w:pPr>
              <w:spacing w:line="360" w:lineRule="auto"/>
              <w:ind w:firstLineChars="200" w:firstLine="420"/>
              <w:jc w:val="center"/>
              <w:rPr>
                <w:bCs/>
                <w:szCs w:val="21"/>
              </w:rPr>
            </w:pPr>
            <w:r w:rsidRPr="00317CAC">
              <w:rPr>
                <w:bCs/>
                <w:szCs w:val="21"/>
              </w:rPr>
              <w:t>12968</w:t>
            </w:r>
          </w:p>
          <w:p w14:paraId="75B08086" w14:textId="77777777" w:rsidR="005F028B" w:rsidRPr="00317CAC" w:rsidRDefault="005F028B" w:rsidP="001A4D0B">
            <w:pPr>
              <w:spacing w:line="360" w:lineRule="auto"/>
              <w:ind w:firstLineChars="200" w:firstLine="420"/>
              <w:jc w:val="center"/>
              <w:rPr>
                <w:bCs/>
                <w:szCs w:val="21"/>
              </w:rPr>
            </w:pPr>
            <w:r w:rsidRPr="00317CAC">
              <w:rPr>
                <w:bCs/>
                <w:szCs w:val="21"/>
              </w:rPr>
              <w:t>6000</w:t>
            </w:r>
          </w:p>
          <w:p w14:paraId="0F3F7D0F" w14:textId="77777777" w:rsidR="005F028B" w:rsidRPr="00317CAC" w:rsidRDefault="005F028B" w:rsidP="001A4D0B">
            <w:pPr>
              <w:spacing w:line="360" w:lineRule="auto"/>
              <w:ind w:firstLineChars="200" w:firstLine="420"/>
              <w:jc w:val="center"/>
              <w:rPr>
                <w:bCs/>
                <w:szCs w:val="21"/>
              </w:rPr>
            </w:pPr>
            <w:r w:rsidRPr="00317CAC">
              <w:rPr>
                <w:bCs/>
                <w:szCs w:val="21"/>
              </w:rPr>
              <w:lastRenderedPageBreak/>
              <w:t>110662</w:t>
            </w:r>
          </w:p>
        </w:tc>
        <w:tc>
          <w:tcPr>
            <w:tcW w:w="1333" w:type="dxa"/>
            <w:tcPrChange w:id="1325" w:author="1379323603@qq.com" w:date="2021-04-14T14:58:00Z">
              <w:tcPr>
                <w:tcW w:w="1333" w:type="dxa"/>
                <w:tcBorders>
                  <w:left w:val="single" w:sz="4" w:space="0" w:color="auto"/>
                </w:tcBorders>
              </w:tcPr>
            </w:tcPrChange>
          </w:tcPr>
          <w:p w14:paraId="11AD5CFA" w14:textId="77777777" w:rsidR="005F028B" w:rsidRPr="00317CAC" w:rsidRDefault="005F028B" w:rsidP="001A4D0B">
            <w:pPr>
              <w:widowControl/>
              <w:spacing w:line="360" w:lineRule="auto"/>
              <w:ind w:firstLineChars="200" w:firstLine="420"/>
              <w:jc w:val="left"/>
              <w:rPr>
                <w:bCs/>
                <w:szCs w:val="21"/>
              </w:rPr>
            </w:pPr>
            <w:r w:rsidRPr="00317CAC">
              <w:rPr>
                <w:bCs/>
                <w:szCs w:val="21"/>
              </w:rPr>
              <w:lastRenderedPageBreak/>
              <w:t>5400</w:t>
            </w:r>
          </w:p>
          <w:p w14:paraId="42D4A2F6" w14:textId="77777777" w:rsidR="005F028B" w:rsidRPr="00317CAC" w:rsidRDefault="005F028B" w:rsidP="001A4D0B">
            <w:pPr>
              <w:spacing w:line="360" w:lineRule="auto"/>
              <w:ind w:firstLineChars="200" w:firstLine="420"/>
              <w:rPr>
                <w:bCs/>
                <w:szCs w:val="21"/>
              </w:rPr>
            </w:pPr>
            <w:r w:rsidRPr="00317CAC">
              <w:rPr>
                <w:bCs/>
                <w:szCs w:val="21"/>
              </w:rPr>
              <w:t>5400</w:t>
            </w:r>
          </w:p>
          <w:p w14:paraId="727C7D6C" w14:textId="77777777" w:rsidR="005F028B" w:rsidRPr="00317CAC" w:rsidRDefault="005F028B" w:rsidP="001A4D0B">
            <w:pPr>
              <w:spacing w:line="360" w:lineRule="auto"/>
              <w:ind w:firstLineChars="200" w:firstLine="420"/>
              <w:rPr>
                <w:bCs/>
                <w:szCs w:val="21"/>
              </w:rPr>
            </w:pPr>
            <w:r w:rsidRPr="00317CAC">
              <w:rPr>
                <w:bCs/>
                <w:szCs w:val="21"/>
              </w:rPr>
              <w:t>5400</w:t>
            </w:r>
          </w:p>
          <w:p w14:paraId="2CE49212" w14:textId="77777777" w:rsidR="005F028B" w:rsidRPr="00317CAC" w:rsidRDefault="005F028B" w:rsidP="001A4D0B">
            <w:pPr>
              <w:spacing w:line="360" w:lineRule="auto"/>
              <w:ind w:firstLineChars="200" w:firstLine="420"/>
              <w:rPr>
                <w:bCs/>
                <w:szCs w:val="21"/>
              </w:rPr>
            </w:pPr>
            <w:r w:rsidRPr="00317CAC">
              <w:rPr>
                <w:bCs/>
                <w:szCs w:val="21"/>
              </w:rPr>
              <w:t>5400</w:t>
            </w:r>
          </w:p>
          <w:p w14:paraId="57C47D80" w14:textId="77777777" w:rsidR="005F028B" w:rsidRPr="00317CAC" w:rsidRDefault="005F028B" w:rsidP="001A4D0B">
            <w:pPr>
              <w:spacing w:line="360" w:lineRule="auto"/>
              <w:ind w:firstLineChars="200" w:firstLine="420"/>
              <w:rPr>
                <w:bCs/>
                <w:szCs w:val="21"/>
              </w:rPr>
            </w:pPr>
            <w:r w:rsidRPr="00317CAC">
              <w:rPr>
                <w:bCs/>
                <w:szCs w:val="21"/>
              </w:rPr>
              <w:lastRenderedPageBreak/>
              <w:t>21600</w:t>
            </w:r>
          </w:p>
        </w:tc>
        <w:tc>
          <w:tcPr>
            <w:tcW w:w="1021" w:type="dxa"/>
            <w:tcPrChange w:id="1326" w:author="1379323603@qq.com" w:date="2021-04-14T14:58:00Z">
              <w:tcPr>
                <w:tcW w:w="1021" w:type="dxa"/>
                <w:tcBorders>
                  <w:left w:val="single" w:sz="4" w:space="0" w:color="auto"/>
                </w:tcBorders>
              </w:tcPr>
            </w:tcPrChange>
          </w:tcPr>
          <w:p w14:paraId="280F83D9" w14:textId="77777777" w:rsidR="005F028B" w:rsidRPr="00317CAC" w:rsidRDefault="005F028B" w:rsidP="001A4D0B">
            <w:pPr>
              <w:widowControl/>
              <w:spacing w:line="360" w:lineRule="auto"/>
              <w:ind w:firstLineChars="200" w:firstLine="420"/>
              <w:jc w:val="left"/>
              <w:rPr>
                <w:bCs/>
                <w:szCs w:val="21"/>
              </w:rPr>
            </w:pPr>
            <w:r w:rsidRPr="00317CAC">
              <w:rPr>
                <w:bCs/>
                <w:szCs w:val="21"/>
              </w:rPr>
              <w:lastRenderedPageBreak/>
              <w:t>12066</w:t>
            </w:r>
          </w:p>
          <w:p w14:paraId="7641E855" w14:textId="77777777" w:rsidR="005F028B" w:rsidRPr="00317CAC" w:rsidRDefault="005F028B" w:rsidP="001A4D0B">
            <w:pPr>
              <w:spacing w:line="360" w:lineRule="auto"/>
              <w:ind w:firstLineChars="200" w:firstLine="420"/>
              <w:rPr>
                <w:bCs/>
                <w:szCs w:val="21"/>
              </w:rPr>
            </w:pPr>
            <w:r w:rsidRPr="00317CAC">
              <w:rPr>
                <w:bCs/>
                <w:szCs w:val="21"/>
              </w:rPr>
              <w:t>11578</w:t>
            </w:r>
          </w:p>
          <w:p w14:paraId="597AF02D" w14:textId="77777777" w:rsidR="005F028B" w:rsidRPr="00317CAC" w:rsidRDefault="005F028B" w:rsidP="001A4D0B">
            <w:pPr>
              <w:spacing w:line="360" w:lineRule="auto"/>
              <w:ind w:firstLineChars="200" w:firstLine="420"/>
              <w:rPr>
                <w:bCs/>
                <w:szCs w:val="21"/>
              </w:rPr>
            </w:pPr>
            <w:r w:rsidRPr="00317CAC">
              <w:rPr>
                <w:bCs/>
                <w:szCs w:val="21"/>
              </w:rPr>
              <w:lastRenderedPageBreak/>
              <w:t>7568</w:t>
            </w:r>
          </w:p>
          <w:p w14:paraId="5C5CCC62" w14:textId="77777777" w:rsidR="005F028B" w:rsidRPr="00317CAC" w:rsidRDefault="005F028B" w:rsidP="001A4D0B">
            <w:pPr>
              <w:spacing w:line="360" w:lineRule="auto"/>
              <w:ind w:firstLineChars="200" w:firstLine="420"/>
              <w:rPr>
                <w:bCs/>
                <w:szCs w:val="21"/>
              </w:rPr>
            </w:pPr>
            <w:r w:rsidRPr="00317CAC">
              <w:rPr>
                <w:bCs/>
                <w:szCs w:val="21"/>
              </w:rPr>
              <w:t>600</w:t>
            </w:r>
          </w:p>
          <w:p w14:paraId="6F19A3DD" w14:textId="77777777" w:rsidR="005F028B" w:rsidRPr="00317CAC" w:rsidRDefault="005F028B" w:rsidP="001A4D0B">
            <w:pPr>
              <w:spacing w:line="360" w:lineRule="auto"/>
              <w:ind w:firstLineChars="200" w:firstLine="420"/>
              <w:rPr>
                <w:bCs/>
                <w:szCs w:val="21"/>
              </w:rPr>
            </w:pPr>
            <w:r w:rsidRPr="00317CAC">
              <w:rPr>
                <w:bCs/>
                <w:szCs w:val="21"/>
              </w:rPr>
              <w:t>31812</w:t>
            </w:r>
          </w:p>
        </w:tc>
      </w:tr>
    </w:tbl>
    <w:p w14:paraId="18A42FF8" w14:textId="77777777" w:rsidR="005F028B" w:rsidRPr="00317CAC" w:rsidRDefault="005F028B" w:rsidP="005F028B">
      <w:pPr>
        <w:spacing w:line="360" w:lineRule="auto"/>
        <w:ind w:firstLineChars="200" w:firstLine="420"/>
        <w:rPr>
          <w:rFonts w:eastAsia="黑体"/>
        </w:rPr>
      </w:pPr>
    </w:p>
    <w:p w14:paraId="6DD10A6B" w14:textId="77777777" w:rsidR="005F028B" w:rsidRPr="00317CAC" w:rsidRDefault="005F028B" w:rsidP="005F028B">
      <w:pPr>
        <w:spacing w:line="360" w:lineRule="auto"/>
        <w:ind w:firstLineChars="200" w:firstLine="560"/>
        <w:jc w:val="left"/>
        <w:rPr>
          <w:rFonts w:eastAsia="黑体"/>
          <w:sz w:val="28"/>
          <w:szCs w:val="32"/>
        </w:rPr>
      </w:pPr>
      <w:r w:rsidRPr="00317CAC">
        <w:rPr>
          <w:rFonts w:eastAsia="黑体"/>
          <w:sz w:val="28"/>
          <w:szCs w:val="32"/>
        </w:rPr>
        <w:t>3</w:t>
      </w:r>
      <w:r w:rsidRPr="00317CAC">
        <w:rPr>
          <w:rFonts w:eastAsia="黑体"/>
          <w:sz w:val="28"/>
          <w:szCs w:val="32"/>
        </w:rPr>
        <w:t>神经网络搭建和训练</w:t>
      </w:r>
    </w:p>
    <w:p w14:paraId="07899619" w14:textId="77777777" w:rsidR="005F028B" w:rsidRPr="00317CAC" w:rsidRDefault="005F028B" w:rsidP="005F028B">
      <w:pPr>
        <w:spacing w:line="360" w:lineRule="auto"/>
        <w:ind w:firstLineChars="200" w:firstLine="420"/>
        <w:rPr>
          <w:bCs/>
          <w:szCs w:val="21"/>
        </w:rPr>
      </w:pPr>
      <w:r w:rsidRPr="00317CAC">
        <w:t>本次模型的建立采用</w:t>
      </w:r>
      <w:r w:rsidRPr="00317CAC">
        <w:t>LSTM</w:t>
      </w:r>
      <w:r w:rsidRPr="00317CAC">
        <w:t>（长短期记忆网络）</w:t>
      </w:r>
      <w:r w:rsidRPr="00317CAC">
        <w:t>LSTM</w:t>
      </w:r>
      <w:r w:rsidRPr="00317CAC">
        <w:t>网络的核心组件是序列输入层和</w:t>
      </w:r>
      <w:r w:rsidRPr="00317CAC">
        <w:t>LSTM</w:t>
      </w:r>
      <w:r w:rsidRPr="00317CAC">
        <w:t>层。将序列输入层的输入序列或时间序列数据到网络中。一个</w:t>
      </w:r>
      <w:r w:rsidRPr="00317CAC">
        <w:t>LSTM</w:t>
      </w:r>
      <w:proofErr w:type="gramStart"/>
      <w:r w:rsidRPr="00317CAC">
        <w:t>层学习</w:t>
      </w:r>
      <w:proofErr w:type="gramEnd"/>
      <w:r w:rsidRPr="00317CAC">
        <w:t>序列数据的时间步长之间的长期相关性。下图说明了用于分类的简单</w:t>
      </w:r>
      <w:r w:rsidRPr="00317CAC">
        <w:t>LSTM</w:t>
      </w:r>
      <w:r w:rsidRPr="00317CAC">
        <w:t>网络的体系结构。网络从序列输入层开始，然后是</w:t>
      </w:r>
      <w:r w:rsidRPr="00317CAC">
        <w:t>LSTM</w:t>
      </w:r>
      <w:r w:rsidRPr="00317CAC">
        <w:t>层。为了预测类别标签，网络以完全连接的层，</w:t>
      </w:r>
      <w:proofErr w:type="spellStart"/>
      <w:r w:rsidRPr="00317CAC">
        <w:t>softmax</w:t>
      </w:r>
      <w:proofErr w:type="spellEnd"/>
      <w:r w:rsidRPr="00317CAC">
        <w:t>层和分类输出层结束，</w:t>
      </w:r>
      <w:r w:rsidRPr="00317CAC">
        <w:rPr>
          <w:bCs/>
          <w:szCs w:val="21"/>
        </w:rPr>
        <w:t>LSTM</w:t>
      </w:r>
      <w:r w:rsidRPr="00317CAC">
        <w:rPr>
          <w:bCs/>
          <w:szCs w:val="21"/>
        </w:rPr>
        <w:t>网络的核心组件是序列输入层和</w:t>
      </w:r>
      <w:r w:rsidRPr="00317CAC">
        <w:rPr>
          <w:bCs/>
          <w:szCs w:val="21"/>
        </w:rPr>
        <w:t>LSTM</w:t>
      </w:r>
      <w:r w:rsidRPr="00317CAC">
        <w:rPr>
          <w:bCs/>
          <w:szCs w:val="21"/>
        </w:rPr>
        <w:t>层，序列输入层将序列或时序数据输入网络中。对于分类</w:t>
      </w:r>
      <w:r w:rsidRPr="00317CAC">
        <w:rPr>
          <w:bCs/>
          <w:szCs w:val="21"/>
        </w:rPr>
        <w:t>LSTM</w:t>
      </w:r>
      <w:r w:rsidRPr="00317CAC">
        <w:rPr>
          <w:bCs/>
          <w:szCs w:val="21"/>
        </w:rPr>
        <w:t>网络，创建一个序列输入层、一个</w:t>
      </w:r>
      <w:r w:rsidRPr="00317CAC">
        <w:rPr>
          <w:bCs/>
          <w:szCs w:val="21"/>
        </w:rPr>
        <w:t>LSTM</w:t>
      </w:r>
      <w:r w:rsidRPr="00317CAC">
        <w:rPr>
          <w:bCs/>
          <w:szCs w:val="21"/>
        </w:rPr>
        <w:t>层、一个全连接层、一个</w:t>
      </w:r>
      <w:proofErr w:type="spellStart"/>
      <w:r w:rsidRPr="00317CAC">
        <w:rPr>
          <w:bCs/>
          <w:szCs w:val="21"/>
        </w:rPr>
        <w:t>softmax</w:t>
      </w:r>
      <w:proofErr w:type="spellEnd"/>
      <w:r w:rsidRPr="00317CAC">
        <w:rPr>
          <w:bCs/>
          <w:szCs w:val="21"/>
        </w:rPr>
        <w:t>层和一个分类输出层（图</w:t>
      </w:r>
      <w:r w:rsidRPr="00317CAC">
        <w:rPr>
          <w:bCs/>
          <w:szCs w:val="21"/>
        </w:rPr>
        <w:t>3-1</w:t>
      </w:r>
      <w:r w:rsidRPr="00317CAC">
        <w:rPr>
          <w:bCs/>
          <w:szCs w:val="21"/>
        </w:rPr>
        <w:t>）。</w:t>
      </w:r>
    </w:p>
    <w:p w14:paraId="444FEDDC" w14:textId="77777777" w:rsidR="005F028B" w:rsidRPr="00317CAC" w:rsidRDefault="005F028B" w:rsidP="005F028B">
      <w:pPr>
        <w:spacing w:line="360" w:lineRule="auto"/>
        <w:ind w:firstLineChars="200" w:firstLine="420"/>
        <w:jc w:val="left"/>
      </w:pPr>
    </w:p>
    <w:p w14:paraId="4964F447" w14:textId="77777777" w:rsidR="005F028B" w:rsidRPr="00317CAC" w:rsidRDefault="005F028B" w:rsidP="005F028B">
      <w:pPr>
        <w:spacing w:line="360" w:lineRule="auto"/>
        <w:ind w:firstLineChars="200" w:firstLine="420"/>
        <w:rPr>
          <w:bCs/>
          <w:szCs w:val="21"/>
        </w:rPr>
      </w:pPr>
      <w:r w:rsidRPr="00317CAC">
        <w:t xml:space="preserve">       </w:t>
      </w:r>
      <w:r w:rsidRPr="00317CAC">
        <w:rPr>
          <w:bCs/>
          <w:noProof/>
          <w:szCs w:val="21"/>
        </w:rPr>
        <mc:AlternateContent>
          <mc:Choice Requires="wps">
            <w:drawing>
              <wp:anchor distT="0" distB="0" distL="114300" distR="114300" simplePos="0" relativeHeight="251707904" behindDoc="0" locked="0" layoutInCell="1" allowOverlap="1" wp14:anchorId="4CBB9BFA" wp14:editId="545B9757">
                <wp:simplePos x="0" y="0"/>
                <wp:positionH relativeFrom="column">
                  <wp:posOffset>2476908</wp:posOffset>
                </wp:positionH>
                <wp:positionV relativeFrom="paragraph">
                  <wp:posOffset>174682</wp:posOffset>
                </wp:positionV>
                <wp:extent cx="802016" cy="480187"/>
                <wp:effectExtent l="0" t="0" r="17145" b="15240"/>
                <wp:wrapNone/>
                <wp:docPr id="1" name="文本框 1"/>
                <wp:cNvGraphicFramePr/>
                <a:graphic xmlns:a="http://schemas.openxmlformats.org/drawingml/2006/main">
                  <a:graphicData uri="http://schemas.microsoft.com/office/word/2010/wordprocessingShape">
                    <wps:wsp>
                      <wps:cNvSpPr txBox="1"/>
                      <wps:spPr>
                        <a:xfrm>
                          <a:off x="0" y="0"/>
                          <a:ext cx="802016" cy="480187"/>
                        </a:xfrm>
                        <a:prstGeom prst="rect">
                          <a:avLst/>
                        </a:prstGeom>
                        <a:ln/>
                      </wps:spPr>
                      <wps:style>
                        <a:lnRef idx="2">
                          <a:schemeClr val="dk1"/>
                        </a:lnRef>
                        <a:fillRef idx="1">
                          <a:schemeClr val="lt1"/>
                        </a:fillRef>
                        <a:effectRef idx="0">
                          <a:schemeClr val="dk1"/>
                        </a:effectRef>
                        <a:fontRef idx="minor">
                          <a:schemeClr val="dk1"/>
                        </a:fontRef>
                      </wps:style>
                      <wps:txbx>
                        <w:txbxContent>
                          <w:p w14:paraId="63935C59" w14:textId="77777777" w:rsidR="00DD64E7" w:rsidRDefault="00DD64E7" w:rsidP="005F028B">
                            <w:pPr>
                              <w:ind w:firstLineChars="100" w:firstLine="210"/>
                            </w:pPr>
                            <w:r>
                              <w:t>Fully</w:t>
                            </w:r>
                          </w:p>
                          <w:p w14:paraId="274AB99F" w14:textId="77777777" w:rsidR="00DD64E7" w:rsidRPr="00E90895" w:rsidRDefault="00DD64E7" w:rsidP="005F028B">
                            <w:r>
                              <w:rPr>
                                <w:rFonts w:hint="eastAsia"/>
                              </w:rPr>
                              <w:t>C</w:t>
                            </w:r>
                            <w:r>
                              <w:t>onnected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B9BFA" id="文本框 1" o:spid="_x0000_s1031" type="#_x0000_t202" style="position:absolute;left:0;text-align:left;margin-left:195.05pt;margin-top:13.75pt;width:63.15pt;height:37.8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" fillcolor="white [3201]" strokecolor="black [3200]" strokeweight="2pt">
                <v:textbox>
                  <w:txbxContent>
                    <w:p w14:paraId="63935C59" w14:textId="77777777" w:rsidR="00DD64E7" w:rsidRDefault="00DD64E7" w:rsidP="005F028B">
                      <w:pPr>
                        <w:ind w:firstLineChars="100" w:firstLine="210"/>
                      </w:pPr>
                      <w:r>
                        <w:t>Fully</w:t>
                      </w:r>
                    </w:p>
                    <w:p w14:paraId="274AB99F" w14:textId="77777777" w:rsidR="00DD64E7" w:rsidRPr="00E90895" w:rsidRDefault="00DD64E7" w:rsidP="005F028B">
                      <w:r>
                        <w:rPr>
                          <w:rFonts w:hint="eastAsia"/>
                        </w:rPr>
                        <w:t>C</w:t>
                      </w:r>
                      <w:r>
                        <w:t>onnected</w:t>
                      </w:r>
                    </w:p>
                  </w:txbxContent>
                </v:textbox>
              </v:shape>
            </w:pict>
          </mc:Fallback>
        </mc:AlternateContent>
      </w:r>
      <w:r w:rsidRPr="00317CAC">
        <w:rPr>
          <w:bCs/>
          <w:noProof/>
          <w:szCs w:val="21"/>
        </w:rPr>
        <mc:AlternateContent>
          <mc:Choice Requires="wps">
            <w:drawing>
              <wp:anchor distT="0" distB="0" distL="114300" distR="114300" simplePos="0" relativeHeight="251705856" behindDoc="0" locked="0" layoutInCell="1" allowOverlap="1" wp14:anchorId="58C9D66C" wp14:editId="5233C3B3">
                <wp:simplePos x="0" y="0"/>
                <wp:positionH relativeFrom="column">
                  <wp:posOffset>1174001</wp:posOffset>
                </wp:positionH>
                <wp:positionV relativeFrom="paragraph">
                  <wp:posOffset>179155</wp:posOffset>
                </wp:positionV>
                <wp:extent cx="802005" cy="480060"/>
                <wp:effectExtent l="0" t="0" r="17145" b="15240"/>
                <wp:wrapNone/>
                <wp:docPr id="4" name="文本框 4"/>
                <wp:cNvGraphicFramePr/>
                <a:graphic xmlns:a="http://schemas.openxmlformats.org/drawingml/2006/main">
                  <a:graphicData uri="http://schemas.microsoft.com/office/word/2010/wordprocessingShape">
                    <wps:wsp>
                      <wps:cNvSpPr txBox="1"/>
                      <wps:spPr>
                        <a:xfrm>
                          <a:off x="0" y="0"/>
                          <a:ext cx="802005" cy="480060"/>
                        </a:xfrm>
                        <a:prstGeom prst="rect">
                          <a:avLst/>
                        </a:prstGeom>
                        <a:ln/>
                      </wps:spPr>
                      <wps:style>
                        <a:lnRef idx="2">
                          <a:schemeClr val="dk1"/>
                        </a:lnRef>
                        <a:fillRef idx="1">
                          <a:schemeClr val="lt1"/>
                        </a:fillRef>
                        <a:effectRef idx="0">
                          <a:schemeClr val="dk1"/>
                        </a:effectRef>
                        <a:fontRef idx="minor">
                          <a:schemeClr val="dk1"/>
                        </a:fontRef>
                      </wps:style>
                      <wps:txbx>
                        <w:txbxContent>
                          <w:p w14:paraId="6FA23673" w14:textId="77777777" w:rsidR="00DD64E7" w:rsidRPr="00E90895" w:rsidRDefault="00DD64E7" w:rsidP="005F028B">
                            <w:pPr>
                              <w:jc w:val="center"/>
                            </w:pPr>
                            <w:r>
                              <w:t>LSTM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C9D66C" id="文本框 4" o:spid="_x0000_s1032" type="#_x0000_t202" style="position:absolute;left:0;text-align:left;margin-left:92.45pt;margin-top:14.1pt;width:63.15pt;height:37.8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" fillcolor="white [3201]" strokecolor="black [3200]" strokeweight="2pt">
                <v:textbox>
                  <w:txbxContent>
                    <w:p w14:paraId="6FA23673" w14:textId="77777777" w:rsidR="00DD64E7" w:rsidRPr="00E90895" w:rsidRDefault="00DD64E7" w:rsidP="005F028B">
                      <w:pPr>
                        <w:jc w:val="center"/>
                      </w:pPr>
                      <w:r>
                        <w:t>LSTM</w:t>
                      </w:r>
                    </w:p>
                  </w:txbxContent>
                </v:textbox>
              </v:shape>
            </w:pict>
          </mc:Fallback>
        </mc:AlternateContent>
      </w:r>
      <w:r w:rsidRPr="00317CAC">
        <w:rPr>
          <w:bCs/>
          <w:noProof/>
          <w:szCs w:val="21"/>
        </w:rPr>
        <mc:AlternateContent>
          <mc:Choice Requires="wps">
            <w:drawing>
              <wp:anchor distT="0" distB="0" distL="114300" distR="114300" simplePos="0" relativeHeight="251709952" behindDoc="0" locked="0" layoutInCell="1" allowOverlap="1" wp14:anchorId="26E79B65" wp14:editId="1E4144B7">
                <wp:simplePos x="0" y="0"/>
                <wp:positionH relativeFrom="column">
                  <wp:posOffset>5052060</wp:posOffset>
                </wp:positionH>
                <wp:positionV relativeFrom="paragraph">
                  <wp:posOffset>181032</wp:posOffset>
                </wp:positionV>
                <wp:extent cx="985917" cy="480187"/>
                <wp:effectExtent l="0" t="0" r="24130" b="15240"/>
                <wp:wrapNone/>
                <wp:docPr id="12" name="文本框 12"/>
                <wp:cNvGraphicFramePr/>
                <a:graphic xmlns:a="http://schemas.openxmlformats.org/drawingml/2006/main">
                  <a:graphicData uri="http://schemas.microsoft.com/office/word/2010/wordprocessingShape">
                    <wps:wsp>
                      <wps:cNvSpPr txBox="1"/>
                      <wps:spPr>
                        <a:xfrm>
                          <a:off x="0" y="0"/>
                          <a:ext cx="985917" cy="480187"/>
                        </a:xfrm>
                        <a:prstGeom prst="rect">
                          <a:avLst/>
                        </a:prstGeom>
                        <a:ln/>
                      </wps:spPr>
                      <wps:style>
                        <a:lnRef idx="2">
                          <a:schemeClr val="dk1"/>
                        </a:lnRef>
                        <a:fillRef idx="1">
                          <a:schemeClr val="lt1"/>
                        </a:fillRef>
                        <a:effectRef idx="0">
                          <a:schemeClr val="dk1"/>
                        </a:effectRef>
                        <a:fontRef idx="minor">
                          <a:schemeClr val="dk1"/>
                        </a:fontRef>
                      </wps:style>
                      <wps:txbx>
                        <w:txbxContent>
                          <w:p w14:paraId="2183E274" w14:textId="77777777" w:rsidR="00DD64E7" w:rsidRPr="00E90895" w:rsidRDefault="00DD64E7" w:rsidP="005F028B">
                            <w:r>
                              <w:t>Classification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E79B65" id="文本框 12" o:spid="_x0000_s1033" type="#_x0000_t202" style="position:absolute;left:0;text-align:left;margin-left:397.8pt;margin-top:14.25pt;width:77.65pt;height:37.8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" fillcolor="white [3201]" strokecolor="black [3200]" strokeweight="2pt">
                <v:textbox>
                  <w:txbxContent>
                    <w:p w14:paraId="2183E274" w14:textId="77777777" w:rsidR="00DD64E7" w:rsidRPr="00E90895" w:rsidRDefault="00DD64E7" w:rsidP="005F028B">
                      <w:r>
                        <w:t>Classification</w:t>
                      </w:r>
                    </w:p>
                  </w:txbxContent>
                </v:textbox>
              </v:shape>
            </w:pict>
          </mc:Fallback>
        </mc:AlternateContent>
      </w:r>
      <w:r w:rsidRPr="00317CAC">
        <w:rPr>
          <w:bCs/>
          <w:noProof/>
          <w:szCs w:val="21"/>
        </w:rPr>
        <mc:AlternateContent>
          <mc:Choice Requires="wps">
            <w:drawing>
              <wp:anchor distT="0" distB="0" distL="114300" distR="114300" simplePos="0" relativeHeight="251708928" behindDoc="0" locked="0" layoutInCell="1" allowOverlap="1" wp14:anchorId="48F5DDD9" wp14:editId="1B4C9E9B">
                <wp:simplePos x="0" y="0"/>
                <wp:positionH relativeFrom="column">
                  <wp:posOffset>3821810</wp:posOffset>
                </wp:positionH>
                <wp:positionV relativeFrom="paragraph">
                  <wp:posOffset>177165</wp:posOffset>
                </wp:positionV>
                <wp:extent cx="802005" cy="474952"/>
                <wp:effectExtent l="0" t="0" r="17145" b="20955"/>
                <wp:wrapNone/>
                <wp:docPr id="14" name="文本框 14"/>
                <wp:cNvGraphicFramePr/>
                <a:graphic xmlns:a="http://schemas.openxmlformats.org/drawingml/2006/main">
                  <a:graphicData uri="http://schemas.microsoft.com/office/word/2010/wordprocessingShape">
                    <wps:wsp>
                      <wps:cNvSpPr txBox="1"/>
                      <wps:spPr>
                        <a:xfrm>
                          <a:off x="0" y="0"/>
                          <a:ext cx="802005" cy="474952"/>
                        </a:xfrm>
                        <a:prstGeom prst="rect">
                          <a:avLst/>
                        </a:prstGeom>
                        <a:ln/>
                      </wps:spPr>
                      <wps:style>
                        <a:lnRef idx="2">
                          <a:schemeClr val="dk1"/>
                        </a:lnRef>
                        <a:fillRef idx="1">
                          <a:schemeClr val="lt1"/>
                        </a:fillRef>
                        <a:effectRef idx="0">
                          <a:schemeClr val="dk1"/>
                        </a:effectRef>
                        <a:fontRef idx="minor">
                          <a:schemeClr val="dk1"/>
                        </a:fontRef>
                      </wps:style>
                      <wps:txbx>
                        <w:txbxContent>
                          <w:p w14:paraId="3B960F8A" w14:textId="77777777" w:rsidR="00DD64E7" w:rsidRPr="00E90895" w:rsidRDefault="00DD64E7" w:rsidP="005F028B">
                            <w:pPr>
                              <w:jc w:val="center"/>
                            </w:pPr>
                            <w:proofErr w:type="spellStart"/>
                            <w:r>
                              <w:t>Softmax</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5DDD9" id="文本框 14" o:spid="_x0000_s1034" type="#_x0000_t202" style="position:absolute;left:0;text-align:left;margin-left:300.95pt;margin-top:13.95pt;width:63.15pt;height:37.4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" fillcolor="white [3201]" strokecolor="black [3200]" strokeweight="2pt">
                <v:textbox>
                  <w:txbxContent>
                    <w:p w14:paraId="3B960F8A" w14:textId="77777777" w:rsidR="00DD64E7" w:rsidRPr="00E90895" w:rsidRDefault="00DD64E7" w:rsidP="005F028B">
                      <w:pPr>
                        <w:jc w:val="center"/>
                      </w:pPr>
                      <w:proofErr w:type="spellStart"/>
                      <w:r>
                        <w:t>Softmax</w:t>
                      </w:r>
                      <w:proofErr w:type="spellEnd"/>
                    </w:p>
                  </w:txbxContent>
                </v:textbox>
              </v:shape>
            </w:pict>
          </mc:Fallback>
        </mc:AlternateContent>
      </w:r>
      <w:r w:rsidRPr="00317CAC">
        <w:rPr>
          <w:bCs/>
          <w:noProof/>
          <w:szCs w:val="21"/>
        </w:rPr>
        <mc:AlternateContent>
          <mc:Choice Requires="wps">
            <w:drawing>
              <wp:anchor distT="0" distB="0" distL="114300" distR="114300" simplePos="0" relativeHeight="251704832" behindDoc="0" locked="0" layoutInCell="1" allowOverlap="1" wp14:anchorId="656D72CD" wp14:editId="32DA2227">
                <wp:simplePos x="0" y="0"/>
                <wp:positionH relativeFrom="column">
                  <wp:posOffset>-177718</wp:posOffset>
                </wp:positionH>
                <wp:positionV relativeFrom="paragraph">
                  <wp:posOffset>181496</wp:posOffset>
                </wp:positionV>
                <wp:extent cx="802016" cy="480187"/>
                <wp:effectExtent l="0" t="0" r="17145" b="15240"/>
                <wp:wrapNone/>
                <wp:docPr id="16" name="文本框 16"/>
                <wp:cNvGraphicFramePr/>
                <a:graphic xmlns:a="http://schemas.openxmlformats.org/drawingml/2006/main">
                  <a:graphicData uri="http://schemas.microsoft.com/office/word/2010/wordprocessingShape">
                    <wps:wsp>
                      <wps:cNvSpPr txBox="1"/>
                      <wps:spPr>
                        <a:xfrm>
                          <a:off x="0" y="0"/>
                          <a:ext cx="802016" cy="480187"/>
                        </a:xfrm>
                        <a:prstGeom prst="rect">
                          <a:avLst/>
                        </a:prstGeom>
                        <a:ln/>
                      </wps:spPr>
                      <wps:style>
                        <a:lnRef idx="2">
                          <a:schemeClr val="dk1"/>
                        </a:lnRef>
                        <a:fillRef idx="1">
                          <a:schemeClr val="lt1"/>
                        </a:fillRef>
                        <a:effectRef idx="0">
                          <a:schemeClr val="dk1"/>
                        </a:effectRef>
                        <a:fontRef idx="minor">
                          <a:schemeClr val="dk1"/>
                        </a:fontRef>
                      </wps:style>
                      <wps:txbx>
                        <w:txbxContent>
                          <w:p w14:paraId="35123FD3" w14:textId="77777777" w:rsidR="00DD64E7" w:rsidRDefault="00DD64E7" w:rsidP="005F028B">
                            <w:r>
                              <w:rPr>
                                <w:rFonts w:hint="eastAsia"/>
                              </w:rPr>
                              <w:t>S</w:t>
                            </w:r>
                            <w:r>
                              <w:t>equence Input</w:t>
                            </w:r>
                          </w:p>
                          <w:tbl>
                            <w:tblPr>
                              <w:tblW w:w="9640"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22"/>
                              <w:gridCol w:w="3274"/>
                              <w:gridCol w:w="4944"/>
                            </w:tblGrid>
                            <w:tr w:rsidR="00DD64E7" w14:paraId="2F0E31D6" w14:textId="77777777" w:rsidTr="001A4D0B">
                              <w:trPr>
                                <w:trHeight w:val="434"/>
                              </w:trPr>
                              <w:tc>
                                <w:tcPr>
                                  <w:tcW w:w="1422" w:type="dxa"/>
                                </w:tcPr>
                                <w:p w14:paraId="18276037" w14:textId="77777777" w:rsidR="00DD64E7" w:rsidRDefault="00DD64E7" w:rsidP="001A4D0B">
                                  <w:pPr>
                                    <w:spacing w:line="300" w:lineRule="auto"/>
                                    <w:ind w:firstLineChars="100" w:firstLine="210"/>
                                    <w:rPr>
                                      <w:rFonts w:ascii="宋体" w:hAnsi="宋体"/>
                                    </w:rPr>
                                  </w:pPr>
                                  <w:r>
                                    <w:rPr>
                                      <w:rFonts w:ascii="宋体" w:hAnsi="宋体" w:hint="eastAsia"/>
                                    </w:rPr>
                                    <w:t>类别</w:t>
                                  </w:r>
                                </w:p>
                              </w:tc>
                              <w:tc>
                                <w:tcPr>
                                  <w:tcW w:w="3274" w:type="dxa"/>
                                </w:tcPr>
                                <w:p w14:paraId="39A2DA4C" w14:textId="77777777" w:rsidR="00DD64E7" w:rsidRDefault="00DD64E7" w:rsidP="001A4D0B">
                                  <w:pPr>
                                    <w:spacing w:line="300" w:lineRule="auto"/>
                                    <w:ind w:left="149" w:firstLineChars="200" w:firstLine="420"/>
                                    <w:rPr>
                                      <w:rFonts w:ascii="宋体" w:hAnsi="宋体"/>
                                    </w:rPr>
                                  </w:pPr>
                                  <w:r>
                                    <w:rPr>
                                      <w:rFonts w:ascii="宋体" w:hAnsi="宋体" w:hint="eastAsia"/>
                                    </w:rPr>
                                    <w:t>时域信号特征</w:t>
                                  </w:r>
                                </w:p>
                              </w:tc>
                              <w:tc>
                                <w:tcPr>
                                  <w:tcW w:w="4944" w:type="dxa"/>
                                </w:tcPr>
                                <w:p w14:paraId="379D77EB" w14:textId="77777777" w:rsidR="00DD64E7" w:rsidRDefault="00DD64E7" w:rsidP="001A4D0B">
                                  <w:pPr>
                                    <w:spacing w:line="300" w:lineRule="auto"/>
                                    <w:ind w:left="1224"/>
                                    <w:rPr>
                                      <w:rFonts w:ascii="宋体" w:hAnsi="宋体"/>
                                    </w:rPr>
                                  </w:pPr>
                                  <w:proofErr w:type="gramStart"/>
                                  <w:r>
                                    <w:rPr>
                                      <w:rFonts w:ascii="宋体" w:hAnsi="宋体" w:hint="eastAsia"/>
                                    </w:rPr>
                                    <w:t>幅频信号</w:t>
                                  </w:r>
                                  <w:proofErr w:type="gramEnd"/>
                                  <w:r>
                                    <w:rPr>
                                      <w:rFonts w:ascii="宋体" w:hAnsi="宋体" w:hint="eastAsia"/>
                                    </w:rPr>
                                    <w:t>特征</w:t>
                                  </w:r>
                                </w:p>
                              </w:tc>
                            </w:tr>
                            <w:tr w:rsidR="00DD64E7" w14:paraId="45AA2326" w14:textId="77777777" w:rsidTr="001A4D0B">
                              <w:trPr>
                                <w:trHeight w:val="652"/>
                              </w:trPr>
                              <w:tc>
                                <w:tcPr>
                                  <w:tcW w:w="1422" w:type="dxa"/>
                                  <w:vAlign w:val="center"/>
                                </w:tcPr>
                                <w:p w14:paraId="4E9AB2D0" w14:textId="77777777" w:rsidR="00DD64E7" w:rsidRDefault="00DD64E7" w:rsidP="001A4D0B">
                                  <w:pPr>
                                    <w:spacing w:line="300" w:lineRule="auto"/>
                                    <w:ind w:firstLineChars="200" w:firstLine="420"/>
                                    <w:jc w:val="center"/>
                                    <w:rPr>
                                      <w:rFonts w:ascii="宋体" w:hAnsi="宋体"/>
                                    </w:rPr>
                                  </w:pPr>
                                  <w:r>
                                    <w:rPr>
                                      <w:rFonts w:ascii="宋体" w:hAnsi="宋体" w:hint="eastAsia"/>
                                    </w:rPr>
                                    <w:t>1类</w:t>
                                  </w:r>
                                </w:p>
                              </w:tc>
                              <w:tc>
                                <w:tcPr>
                                  <w:tcW w:w="3274" w:type="dxa"/>
                                </w:tcPr>
                                <w:p w14:paraId="1FCAA7C3" w14:textId="77777777" w:rsidR="00DD64E7" w:rsidRDefault="00DD64E7" w:rsidP="001A4D0B">
                                  <w:pPr>
                                    <w:widowControl/>
                                    <w:jc w:val="left"/>
                                    <w:rPr>
                                      <w:rFonts w:ascii="宋体" w:hAnsi="宋体"/>
                                    </w:rPr>
                                  </w:pPr>
                                  <w:r>
                                    <w:rPr>
                                      <w:rFonts w:ascii="宋体" w:hAnsi="宋体" w:hint="eastAsia"/>
                                    </w:rPr>
                                    <w:t>2</w:t>
                                  </w:r>
                                  <w:r>
                                    <w:rPr>
                                      <w:rFonts w:ascii="宋体" w:hAnsi="宋体"/>
                                    </w:rPr>
                                    <w:t>L</w:t>
                                  </w:r>
                                  <w:r>
                                    <w:rPr>
                                      <w:rFonts w:ascii="宋体" w:hAnsi="宋体" w:hint="eastAsia"/>
                                    </w:rPr>
                                    <w:t>/</w:t>
                                  </w:r>
                                  <w:r>
                                    <w:rPr>
                                      <w:rFonts w:ascii="宋体" w:hAnsi="宋体"/>
                                    </w:rPr>
                                    <w:t>C</w:t>
                                  </w:r>
                                  <w:r>
                                    <w:rPr>
                                      <w:rFonts w:ascii="宋体" w:hAnsi="宋体" w:hint="eastAsia"/>
                                    </w:rPr>
                                    <w:t>无缺陷反射波，有桩底反射波</w:t>
                                  </w:r>
                                </w:p>
                                <w:p w14:paraId="3C92A148" w14:textId="77777777" w:rsidR="00DD64E7" w:rsidRPr="00E01103" w:rsidRDefault="00DD64E7" w:rsidP="001A4D0B">
                                  <w:pPr>
                                    <w:widowControl/>
                                    <w:jc w:val="left"/>
                                    <w:rPr>
                                      <w:rFonts w:ascii="宋体" w:hAnsi="宋体"/>
                                    </w:rPr>
                                  </w:pPr>
                                  <w:r>
                                    <w:rPr>
                                      <w:rFonts w:ascii="宋体" w:hAnsi="宋体" w:hint="eastAsia"/>
                                    </w:rPr>
                                    <w:t xml:space="preserve"> </w:t>
                                  </w:r>
                                  <w:r>
                                    <w:rPr>
                                      <w:rFonts w:ascii="宋体" w:hAnsi="宋体"/>
                                    </w:rPr>
                                    <w:t xml:space="preserve">                                  </w:t>
                                  </w:r>
                                </w:p>
                              </w:tc>
                              <w:tc>
                                <w:tcPr>
                                  <w:tcW w:w="4944" w:type="dxa"/>
                                </w:tcPr>
                                <w:p w14:paraId="60421EE5" w14:textId="77777777" w:rsidR="00DD64E7" w:rsidRDefault="00DD64E7" w:rsidP="001A4D0B">
                                  <w:pPr>
                                    <w:widowControl/>
                                    <w:ind w:left="318"/>
                                    <w:jc w:val="left"/>
                                    <w:rPr>
                                      <w:rFonts w:ascii="宋体" w:hAnsi="宋体"/>
                                    </w:rPr>
                                  </w:pPr>
                                  <w:proofErr w:type="gramStart"/>
                                  <w:r>
                                    <w:rPr>
                                      <w:rFonts w:ascii="宋体" w:hAnsi="宋体" w:hint="eastAsia"/>
                                    </w:rPr>
                                    <w:t>桩底协振峰</w:t>
                                  </w:r>
                                  <w:proofErr w:type="gramEnd"/>
                                  <w:r>
                                    <w:rPr>
                                      <w:rFonts w:ascii="宋体" w:hAnsi="宋体" w:hint="eastAsia"/>
                                    </w:rPr>
                                    <w:t>排列基本等距相邻频差F=C/</w:t>
                                  </w:r>
                                  <w:r>
                                    <w:rPr>
                                      <w:rFonts w:ascii="宋体" w:hAnsi="宋体"/>
                                    </w:rPr>
                                    <w:t>2L</w:t>
                                  </w:r>
                                </w:p>
                                <w:p w14:paraId="63A82BEE" w14:textId="77777777" w:rsidR="00DD64E7" w:rsidRDefault="00DD64E7" w:rsidP="001A4D0B">
                                  <w:pPr>
                                    <w:spacing w:line="300" w:lineRule="auto"/>
                                    <w:rPr>
                                      <w:rFonts w:ascii="宋体" w:hAnsi="宋体"/>
                                    </w:rPr>
                                  </w:pPr>
                                </w:p>
                              </w:tc>
                            </w:tr>
                            <w:tr w:rsidR="00DD64E7" w14:paraId="12847024" w14:textId="77777777" w:rsidTr="001A4D0B">
                              <w:trPr>
                                <w:trHeight w:val="1142"/>
                              </w:trPr>
                              <w:tc>
                                <w:tcPr>
                                  <w:tcW w:w="1422" w:type="dxa"/>
                                  <w:vAlign w:val="center"/>
                                </w:tcPr>
                                <w:p w14:paraId="2B1352E8" w14:textId="77777777" w:rsidR="00DD64E7" w:rsidRDefault="00DD64E7" w:rsidP="001A4D0B">
                                  <w:pPr>
                                    <w:spacing w:line="300" w:lineRule="auto"/>
                                    <w:ind w:firstLineChars="200" w:firstLine="420"/>
                                    <w:jc w:val="center"/>
                                    <w:rPr>
                                      <w:rFonts w:ascii="宋体" w:hAnsi="宋体"/>
                                    </w:rPr>
                                  </w:pPr>
                                </w:p>
                                <w:p w14:paraId="1F60498D" w14:textId="77777777" w:rsidR="00DD64E7" w:rsidRDefault="00DD64E7" w:rsidP="001A4D0B">
                                  <w:pPr>
                                    <w:spacing w:line="300" w:lineRule="auto"/>
                                    <w:ind w:firstLineChars="200" w:firstLine="420"/>
                                    <w:jc w:val="center"/>
                                    <w:rPr>
                                      <w:rFonts w:ascii="宋体" w:hAnsi="宋体"/>
                                    </w:rPr>
                                  </w:pPr>
                                  <w:r>
                                    <w:rPr>
                                      <w:rFonts w:ascii="宋体" w:hAnsi="宋体" w:hint="eastAsia"/>
                                    </w:rPr>
                                    <w:t>2类</w:t>
                                  </w:r>
                                </w:p>
                                <w:p w14:paraId="4BF273B3" w14:textId="77777777" w:rsidR="00DD64E7" w:rsidRDefault="00DD64E7" w:rsidP="001A4D0B">
                                  <w:pPr>
                                    <w:spacing w:line="300" w:lineRule="auto"/>
                                    <w:ind w:firstLineChars="200" w:firstLine="420"/>
                                    <w:jc w:val="center"/>
                                    <w:rPr>
                                      <w:rFonts w:ascii="宋体" w:hAnsi="宋体"/>
                                    </w:rPr>
                                  </w:pPr>
                                </w:p>
                              </w:tc>
                              <w:tc>
                                <w:tcPr>
                                  <w:tcW w:w="3274" w:type="dxa"/>
                                </w:tcPr>
                                <w:p w14:paraId="2F4D6CD3" w14:textId="77777777" w:rsidR="00DD64E7" w:rsidRDefault="00DD64E7" w:rsidP="001A4D0B">
                                  <w:pPr>
                                    <w:spacing w:line="300" w:lineRule="auto"/>
                                    <w:ind w:left="3990" w:hangingChars="1900" w:hanging="3990"/>
                                    <w:rPr>
                                      <w:rFonts w:ascii="宋体" w:hAnsi="宋体"/>
                                    </w:rPr>
                                  </w:pPr>
                                  <w:r>
                                    <w:rPr>
                                      <w:rFonts w:ascii="宋体" w:hAnsi="宋体" w:hint="eastAsia"/>
                                    </w:rPr>
                                    <w:t>2L/C时刻前出现轻微缺陷反射波</w:t>
                                  </w:r>
                                </w:p>
                                <w:p w14:paraId="4854A97A" w14:textId="77777777" w:rsidR="00DD64E7" w:rsidRDefault="00DD64E7" w:rsidP="001A4D0B">
                                  <w:pPr>
                                    <w:spacing w:line="300" w:lineRule="auto"/>
                                    <w:ind w:left="3990" w:hangingChars="1900" w:hanging="3990"/>
                                    <w:rPr>
                                      <w:rFonts w:ascii="宋体" w:hAnsi="宋体"/>
                                    </w:rPr>
                                  </w:pPr>
                                  <w:r>
                                    <w:rPr>
                                      <w:rFonts w:ascii="宋体" w:hAnsi="宋体" w:hint="eastAsia"/>
                                    </w:rPr>
                                    <w:t>，有桩底反射波</w:t>
                                  </w:r>
                                </w:p>
                              </w:tc>
                              <w:tc>
                                <w:tcPr>
                                  <w:tcW w:w="4944" w:type="dxa"/>
                                </w:tcPr>
                                <w:p w14:paraId="72F68A74" w14:textId="77777777" w:rsidR="00DD64E7" w:rsidRDefault="00DD64E7" w:rsidP="001A4D0B">
                                  <w:pPr>
                                    <w:spacing w:line="300" w:lineRule="auto"/>
                                    <w:rPr>
                                      <w:rFonts w:ascii="宋体" w:hAnsi="宋体"/>
                                    </w:rPr>
                                  </w:pPr>
                                  <w:proofErr w:type="gramStart"/>
                                  <w:r>
                                    <w:rPr>
                                      <w:rFonts w:ascii="宋体" w:hAnsi="宋体" w:hint="eastAsia"/>
                                    </w:rPr>
                                    <w:t>桩底协振峰</w:t>
                                  </w:r>
                                  <w:proofErr w:type="gramEnd"/>
                                  <w:r>
                                    <w:rPr>
                                      <w:rFonts w:ascii="宋体" w:hAnsi="宋体" w:hint="eastAsia"/>
                                    </w:rPr>
                                    <w:t>排列基本等间距，轻微缺陷产生的</w:t>
                                  </w:r>
                                </w:p>
                                <w:p w14:paraId="772A7BDF" w14:textId="77777777" w:rsidR="00DD64E7" w:rsidRDefault="00DD64E7" w:rsidP="001A4D0B">
                                  <w:pPr>
                                    <w:spacing w:line="300" w:lineRule="auto"/>
                                    <w:rPr>
                                      <w:rFonts w:ascii="宋体" w:hAnsi="宋体"/>
                                    </w:rPr>
                                  </w:pPr>
                                  <w:proofErr w:type="gramStart"/>
                                  <w:r>
                                    <w:rPr>
                                      <w:rFonts w:ascii="宋体" w:hAnsi="宋体" w:hint="eastAsia"/>
                                    </w:rPr>
                                    <w:t>协振峰</w:t>
                                  </w:r>
                                  <w:proofErr w:type="gramEnd"/>
                                  <w:r>
                                    <w:rPr>
                                      <w:rFonts w:ascii="宋体" w:hAnsi="宋体" w:hint="eastAsia"/>
                                    </w:rPr>
                                    <w:t>与</w:t>
                                  </w:r>
                                  <w:proofErr w:type="gramStart"/>
                                  <w:r>
                                    <w:rPr>
                                      <w:rFonts w:ascii="宋体" w:hAnsi="宋体" w:hint="eastAsia"/>
                                    </w:rPr>
                                    <w:t>桩底协振峰</w:t>
                                  </w:r>
                                  <w:proofErr w:type="gramEnd"/>
                                  <w:r>
                                    <w:rPr>
                                      <w:rFonts w:ascii="宋体" w:hAnsi="宋体" w:hint="eastAsia"/>
                                    </w:rPr>
                                    <w:t>之间的频差F</w:t>
                                  </w:r>
                                  <w:r>
                                    <w:rPr>
                                      <w:rFonts w:ascii="宋体" w:hAnsi="宋体"/>
                                    </w:rPr>
                                    <w:t>&gt;C/2L.</w:t>
                                  </w:r>
                                </w:p>
                                <w:p w14:paraId="33DF2468" w14:textId="77777777" w:rsidR="00DD64E7" w:rsidRDefault="00DD64E7" w:rsidP="001A4D0B">
                                  <w:pPr>
                                    <w:spacing w:line="300" w:lineRule="auto"/>
                                    <w:ind w:left="3990" w:hangingChars="1900" w:hanging="3990"/>
                                    <w:rPr>
                                      <w:rFonts w:ascii="宋体" w:hAnsi="宋体"/>
                                    </w:rPr>
                                  </w:pPr>
                                </w:p>
                              </w:tc>
                            </w:tr>
                            <w:tr w:rsidR="00DD64E7" w14:paraId="50239110" w14:textId="77777777" w:rsidTr="001A4D0B">
                              <w:trPr>
                                <w:trHeight w:val="603"/>
                              </w:trPr>
                              <w:tc>
                                <w:tcPr>
                                  <w:tcW w:w="1422" w:type="dxa"/>
                                  <w:vAlign w:val="center"/>
                                </w:tcPr>
                                <w:p w14:paraId="7DCEDE0E" w14:textId="77777777" w:rsidR="00DD64E7" w:rsidRDefault="00DD64E7" w:rsidP="001A4D0B">
                                  <w:pPr>
                                    <w:spacing w:line="300" w:lineRule="auto"/>
                                    <w:ind w:firstLineChars="200" w:firstLine="420"/>
                                    <w:jc w:val="center"/>
                                    <w:rPr>
                                      <w:rFonts w:ascii="宋体" w:hAnsi="宋体"/>
                                    </w:rPr>
                                  </w:pPr>
                                  <w:r>
                                    <w:rPr>
                                      <w:rFonts w:ascii="宋体" w:hAnsi="宋体" w:hint="eastAsia"/>
                                    </w:rPr>
                                    <w:t>3类</w:t>
                                  </w:r>
                                </w:p>
                              </w:tc>
                              <w:tc>
                                <w:tcPr>
                                  <w:tcW w:w="8218" w:type="dxa"/>
                                  <w:gridSpan w:val="2"/>
                                </w:tcPr>
                                <w:p w14:paraId="0429BC25" w14:textId="77777777" w:rsidR="00DD64E7" w:rsidRDefault="00DD64E7" w:rsidP="001A4D0B">
                                  <w:pPr>
                                    <w:spacing w:line="300" w:lineRule="auto"/>
                                    <w:rPr>
                                      <w:rFonts w:ascii="宋体" w:hAnsi="宋体"/>
                                    </w:rPr>
                                  </w:pPr>
                                  <w:r>
                                    <w:rPr>
                                      <w:rFonts w:ascii="宋体" w:hAnsi="宋体" w:hint="eastAsia"/>
                                    </w:rPr>
                                    <w:t>有明显缺陷反射波，其他特征介于2类—4类之间</w:t>
                                  </w:r>
                                </w:p>
                              </w:tc>
                            </w:tr>
                            <w:tr w:rsidR="00DD64E7" w14:paraId="0EDF52C0" w14:textId="77777777" w:rsidTr="001A4D0B">
                              <w:trPr>
                                <w:trHeight w:val="2445"/>
                              </w:trPr>
                              <w:tc>
                                <w:tcPr>
                                  <w:tcW w:w="1422" w:type="dxa"/>
                                  <w:vAlign w:val="center"/>
                                </w:tcPr>
                                <w:p w14:paraId="7F80E06F" w14:textId="77777777" w:rsidR="00DD64E7" w:rsidRDefault="00DD64E7" w:rsidP="001A4D0B">
                                  <w:pPr>
                                    <w:spacing w:line="300" w:lineRule="auto"/>
                                    <w:ind w:firstLineChars="200" w:firstLine="420"/>
                                    <w:jc w:val="center"/>
                                    <w:rPr>
                                      <w:rFonts w:ascii="宋体" w:hAnsi="宋体"/>
                                    </w:rPr>
                                  </w:pPr>
                                </w:p>
                                <w:p w14:paraId="0E2F096C" w14:textId="77777777" w:rsidR="00DD64E7" w:rsidRDefault="00DD64E7" w:rsidP="001A4D0B">
                                  <w:pPr>
                                    <w:spacing w:line="300" w:lineRule="auto"/>
                                    <w:ind w:firstLineChars="200" w:firstLine="420"/>
                                    <w:jc w:val="center"/>
                                    <w:rPr>
                                      <w:rFonts w:ascii="宋体" w:hAnsi="宋体"/>
                                    </w:rPr>
                                  </w:pPr>
                                  <w:r>
                                    <w:rPr>
                                      <w:rFonts w:ascii="宋体" w:hAnsi="宋体" w:hint="eastAsia"/>
                                    </w:rPr>
                                    <w:t>4类</w:t>
                                  </w:r>
                                </w:p>
                              </w:tc>
                              <w:tc>
                                <w:tcPr>
                                  <w:tcW w:w="3274" w:type="dxa"/>
                                </w:tcPr>
                                <w:p w14:paraId="3D893AE4" w14:textId="77777777" w:rsidR="00DD64E7" w:rsidRDefault="00DD64E7" w:rsidP="001A4D0B">
                                  <w:pPr>
                                    <w:spacing w:line="300" w:lineRule="auto"/>
                                    <w:rPr>
                                      <w:rFonts w:ascii="宋体" w:hAnsi="宋体"/>
                                    </w:rPr>
                                  </w:pPr>
                                  <w:r>
                                    <w:rPr>
                                      <w:rFonts w:ascii="宋体" w:hAnsi="宋体" w:hint="eastAsia"/>
                                    </w:rPr>
                                    <w:t>2L/C时刻前出现严重缺陷反射波或周期性反射波，无桩底反射波；或因桩身浅部严重缺陷使波形出现</w:t>
                                  </w:r>
                                  <w:proofErr w:type="gramStart"/>
                                  <w:r>
                                    <w:rPr>
                                      <w:rFonts w:ascii="宋体" w:hAnsi="宋体" w:hint="eastAsia"/>
                                    </w:rPr>
                                    <w:t>低频大</w:t>
                                  </w:r>
                                  <w:proofErr w:type="gramEnd"/>
                                  <w:r>
                                    <w:rPr>
                                      <w:rFonts w:ascii="宋体" w:hAnsi="宋体" w:hint="eastAsia"/>
                                    </w:rPr>
                                    <w:t>振幅衰减震动，无桩底反射波；按平均波速计算桩长明显短于设计桩长。</w:t>
                                  </w:r>
                                </w:p>
                                <w:p w14:paraId="54A521AE" w14:textId="77777777" w:rsidR="00DD64E7" w:rsidRDefault="00DD64E7" w:rsidP="001A4D0B">
                                  <w:pPr>
                                    <w:spacing w:line="300" w:lineRule="auto"/>
                                    <w:ind w:left="608"/>
                                    <w:rPr>
                                      <w:rFonts w:ascii="宋体" w:hAnsi="宋体"/>
                                    </w:rPr>
                                  </w:pPr>
                                </w:p>
                                <w:p w14:paraId="5E09FCC8" w14:textId="77777777" w:rsidR="00DD64E7" w:rsidRDefault="00DD64E7" w:rsidP="001A4D0B">
                                  <w:pPr>
                                    <w:spacing w:line="300" w:lineRule="auto"/>
                                    <w:rPr>
                                      <w:rFonts w:ascii="宋体" w:hAnsi="宋体"/>
                                    </w:rPr>
                                  </w:pPr>
                                </w:p>
                              </w:tc>
                              <w:tc>
                                <w:tcPr>
                                  <w:tcW w:w="4944" w:type="dxa"/>
                                </w:tcPr>
                                <w:p w14:paraId="40336610" w14:textId="77777777" w:rsidR="00DD64E7" w:rsidRDefault="00DD64E7" w:rsidP="001A4D0B">
                                  <w:pPr>
                                    <w:spacing w:line="300" w:lineRule="auto"/>
                                    <w:rPr>
                                      <w:rFonts w:ascii="宋体" w:hAnsi="宋体"/>
                                    </w:rPr>
                                  </w:pPr>
                                  <w:proofErr w:type="gramStart"/>
                                  <w:r>
                                    <w:rPr>
                                      <w:rFonts w:ascii="宋体" w:hAnsi="宋体" w:hint="eastAsia"/>
                                    </w:rPr>
                                    <w:t>桩底协振峰</w:t>
                                  </w:r>
                                  <w:proofErr w:type="gramEnd"/>
                                  <w:r>
                                    <w:rPr>
                                      <w:rFonts w:ascii="宋体" w:hAnsi="宋体" w:hint="eastAsia"/>
                                    </w:rPr>
                                    <w:t>排列基本等间距，相邻频差F</w:t>
                                  </w:r>
                                  <w:r>
                                    <w:rPr>
                                      <w:rFonts w:ascii="宋体" w:hAnsi="宋体"/>
                                    </w:rPr>
                                    <w:t>&gt;C/2L</w:t>
                                  </w:r>
                                  <w:r>
                                    <w:rPr>
                                      <w:rFonts w:ascii="宋体" w:hAnsi="宋体" w:hint="eastAsia"/>
                                    </w:rPr>
                                    <w:t>，无</w:t>
                                  </w:r>
                                  <w:proofErr w:type="gramStart"/>
                                  <w:r>
                                    <w:rPr>
                                      <w:rFonts w:ascii="宋体" w:hAnsi="宋体" w:hint="eastAsia"/>
                                    </w:rPr>
                                    <w:t>桩底协振峰</w:t>
                                  </w:r>
                                  <w:proofErr w:type="gramEnd"/>
                                  <w:r>
                                    <w:rPr>
                                      <w:rFonts w:ascii="宋体" w:hAnsi="宋体" w:hint="eastAsia"/>
                                    </w:rPr>
                                    <w:t>；或因桩身部位严重缺损只出现单一</w:t>
                                  </w:r>
                                  <w:proofErr w:type="gramStart"/>
                                  <w:r>
                                    <w:rPr>
                                      <w:rFonts w:ascii="宋体" w:hAnsi="宋体" w:hint="eastAsia"/>
                                    </w:rPr>
                                    <w:t>的协振峰</w:t>
                                  </w:r>
                                  <w:proofErr w:type="gramEnd"/>
                                </w:p>
                              </w:tc>
                            </w:tr>
                          </w:tbl>
                          <w:p w14:paraId="2876488C" w14:textId="77777777" w:rsidR="00DD64E7" w:rsidRPr="00E90895" w:rsidRDefault="00DD64E7" w:rsidP="005F028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6D72CD" id="文本框 16" o:spid="_x0000_s1035" type="#_x0000_t202" style="position:absolute;left:0;text-align:left;margin-left:-14pt;margin-top:14.3pt;width:63.15pt;height:37.8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" fillcolor="white [3201]" strokecolor="black [3200]" strokeweight="2pt">
                <v:textbox>
                  <w:txbxContent>
                    <w:p w14:paraId="35123FD3" w14:textId="77777777" w:rsidR="00DD64E7" w:rsidRDefault="00DD64E7" w:rsidP="005F028B">
                      <w:r>
                        <w:rPr>
                          <w:rFonts w:hint="eastAsia"/>
                        </w:rPr>
                        <w:t>S</w:t>
                      </w:r>
                      <w:r>
                        <w:t>equence Input</w:t>
                      </w:r>
                    </w:p>
                    <w:tbl>
                      <w:tblPr>
                        <w:tblW w:w="9640"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22"/>
                        <w:gridCol w:w="3274"/>
                        <w:gridCol w:w="4944"/>
                      </w:tblGrid>
                      <w:tr w:rsidR="00DD64E7" w14:paraId="2F0E31D6" w14:textId="77777777" w:rsidTr="001A4D0B">
                        <w:trPr>
                          <w:trHeight w:val="434"/>
                        </w:trPr>
                        <w:tc>
                          <w:tcPr>
                            <w:tcW w:w="1422" w:type="dxa"/>
                          </w:tcPr>
                          <w:p w14:paraId="18276037" w14:textId="77777777" w:rsidR="00DD64E7" w:rsidRDefault="00DD64E7" w:rsidP="001A4D0B">
                            <w:pPr>
                              <w:spacing w:line="300" w:lineRule="auto"/>
                              <w:ind w:firstLineChars="100" w:firstLine="210"/>
                              <w:rPr>
                                <w:rFonts w:ascii="宋体" w:hAnsi="宋体"/>
                              </w:rPr>
                            </w:pPr>
                            <w:r>
                              <w:rPr>
                                <w:rFonts w:ascii="宋体" w:hAnsi="宋体" w:hint="eastAsia"/>
                              </w:rPr>
                              <w:t>类别</w:t>
                            </w:r>
                          </w:p>
                        </w:tc>
                        <w:tc>
                          <w:tcPr>
                            <w:tcW w:w="3274" w:type="dxa"/>
                          </w:tcPr>
                          <w:p w14:paraId="39A2DA4C" w14:textId="77777777" w:rsidR="00DD64E7" w:rsidRDefault="00DD64E7" w:rsidP="001A4D0B">
                            <w:pPr>
                              <w:spacing w:line="300" w:lineRule="auto"/>
                              <w:ind w:left="149" w:firstLineChars="200" w:firstLine="420"/>
                              <w:rPr>
                                <w:rFonts w:ascii="宋体" w:hAnsi="宋体"/>
                              </w:rPr>
                            </w:pPr>
                            <w:r>
                              <w:rPr>
                                <w:rFonts w:ascii="宋体" w:hAnsi="宋体" w:hint="eastAsia"/>
                              </w:rPr>
                              <w:t>时域信号特征</w:t>
                            </w:r>
                          </w:p>
                        </w:tc>
                        <w:tc>
                          <w:tcPr>
                            <w:tcW w:w="4944" w:type="dxa"/>
                          </w:tcPr>
                          <w:p w14:paraId="379D77EB" w14:textId="77777777" w:rsidR="00DD64E7" w:rsidRDefault="00DD64E7" w:rsidP="001A4D0B">
                            <w:pPr>
                              <w:spacing w:line="300" w:lineRule="auto"/>
                              <w:ind w:left="1224"/>
                              <w:rPr>
                                <w:rFonts w:ascii="宋体" w:hAnsi="宋体"/>
                              </w:rPr>
                            </w:pPr>
                            <w:proofErr w:type="gramStart"/>
                            <w:r>
                              <w:rPr>
                                <w:rFonts w:ascii="宋体" w:hAnsi="宋体" w:hint="eastAsia"/>
                              </w:rPr>
                              <w:t>幅频信号</w:t>
                            </w:r>
                            <w:proofErr w:type="gramEnd"/>
                            <w:r>
                              <w:rPr>
                                <w:rFonts w:ascii="宋体" w:hAnsi="宋体" w:hint="eastAsia"/>
                              </w:rPr>
                              <w:t>特征</w:t>
                            </w:r>
                          </w:p>
                        </w:tc>
                      </w:tr>
                      <w:tr w:rsidR="00DD64E7" w14:paraId="45AA2326" w14:textId="77777777" w:rsidTr="001A4D0B">
                        <w:trPr>
                          <w:trHeight w:val="652"/>
                        </w:trPr>
                        <w:tc>
                          <w:tcPr>
                            <w:tcW w:w="1422" w:type="dxa"/>
                            <w:vAlign w:val="center"/>
                          </w:tcPr>
                          <w:p w14:paraId="4E9AB2D0" w14:textId="77777777" w:rsidR="00DD64E7" w:rsidRDefault="00DD64E7" w:rsidP="001A4D0B">
                            <w:pPr>
                              <w:spacing w:line="300" w:lineRule="auto"/>
                              <w:ind w:firstLineChars="200" w:firstLine="420"/>
                              <w:jc w:val="center"/>
                              <w:rPr>
                                <w:rFonts w:ascii="宋体" w:hAnsi="宋体"/>
                              </w:rPr>
                            </w:pPr>
                            <w:r>
                              <w:rPr>
                                <w:rFonts w:ascii="宋体" w:hAnsi="宋体" w:hint="eastAsia"/>
                              </w:rPr>
                              <w:t>1类</w:t>
                            </w:r>
                          </w:p>
                        </w:tc>
                        <w:tc>
                          <w:tcPr>
                            <w:tcW w:w="3274" w:type="dxa"/>
                          </w:tcPr>
                          <w:p w14:paraId="1FCAA7C3" w14:textId="77777777" w:rsidR="00DD64E7" w:rsidRDefault="00DD64E7" w:rsidP="001A4D0B">
                            <w:pPr>
                              <w:widowControl/>
                              <w:jc w:val="left"/>
                              <w:rPr>
                                <w:rFonts w:ascii="宋体" w:hAnsi="宋体"/>
                              </w:rPr>
                            </w:pPr>
                            <w:r>
                              <w:rPr>
                                <w:rFonts w:ascii="宋体" w:hAnsi="宋体" w:hint="eastAsia"/>
                              </w:rPr>
                              <w:t>2</w:t>
                            </w:r>
                            <w:r>
                              <w:rPr>
                                <w:rFonts w:ascii="宋体" w:hAnsi="宋体"/>
                              </w:rPr>
                              <w:t>L</w:t>
                            </w:r>
                            <w:r>
                              <w:rPr>
                                <w:rFonts w:ascii="宋体" w:hAnsi="宋体" w:hint="eastAsia"/>
                              </w:rPr>
                              <w:t>/</w:t>
                            </w:r>
                            <w:r>
                              <w:rPr>
                                <w:rFonts w:ascii="宋体" w:hAnsi="宋体"/>
                              </w:rPr>
                              <w:t>C</w:t>
                            </w:r>
                            <w:r>
                              <w:rPr>
                                <w:rFonts w:ascii="宋体" w:hAnsi="宋体" w:hint="eastAsia"/>
                              </w:rPr>
                              <w:t>无缺陷反射波，有桩底反射波</w:t>
                            </w:r>
                          </w:p>
                          <w:p w14:paraId="3C92A148" w14:textId="77777777" w:rsidR="00DD64E7" w:rsidRPr="00E01103" w:rsidRDefault="00DD64E7" w:rsidP="001A4D0B">
                            <w:pPr>
                              <w:widowControl/>
                              <w:jc w:val="left"/>
                              <w:rPr>
                                <w:rFonts w:ascii="宋体" w:hAnsi="宋体"/>
                              </w:rPr>
                            </w:pPr>
                            <w:r>
                              <w:rPr>
                                <w:rFonts w:ascii="宋体" w:hAnsi="宋体" w:hint="eastAsia"/>
                              </w:rPr>
                              <w:t xml:space="preserve"> </w:t>
                            </w:r>
                            <w:r>
                              <w:rPr>
                                <w:rFonts w:ascii="宋体" w:hAnsi="宋体"/>
                              </w:rPr>
                              <w:t xml:space="preserve">                                  </w:t>
                            </w:r>
                          </w:p>
                        </w:tc>
                        <w:tc>
                          <w:tcPr>
                            <w:tcW w:w="4944" w:type="dxa"/>
                          </w:tcPr>
                          <w:p w14:paraId="60421EE5" w14:textId="77777777" w:rsidR="00DD64E7" w:rsidRDefault="00DD64E7" w:rsidP="001A4D0B">
                            <w:pPr>
                              <w:widowControl/>
                              <w:ind w:left="318"/>
                              <w:jc w:val="left"/>
                              <w:rPr>
                                <w:rFonts w:ascii="宋体" w:hAnsi="宋体"/>
                              </w:rPr>
                            </w:pPr>
                            <w:proofErr w:type="gramStart"/>
                            <w:r>
                              <w:rPr>
                                <w:rFonts w:ascii="宋体" w:hAnsi="宋体" w:hint="eastAsia"/>
                              </w:rPr>
                              <w:t>桩底协振峰</w:t>
                            </w:r>
                            <w:proofErr w:type="gramEnd"/>
                            <w:r>
                              <w:rPr>
                                <w:rFonts w:ascii="宋体" w:hAnsi="宋体" w:hint="eastAsia"/>
                              </w:rPr>
                              <w:t>排列基本等距相邻频差F=C/</w:t>
                            </w:r>
                            <w:r>
                              <w:rPr>
                                <w:rFonts w:ascii="宋体" w:hAnsi="宋体"/>
                              </w:rPr>
                              <w:t>2L</w:t>
                            </w:r>
                          </w:p>
                          <w:p w14:paraId="63A82BEE" w14:textId="77777777" w:rsidR="00DD64E7" w:rsidRDefault="00DD64E7" w:rsidP="001A4D0B">
                            <w:pPr>
                              <w:spacing w:line="300" w:lineRule="auto"/>
                              <w:rPr>
                                <w:rFonts w:ascii="宋体" w:hAnsi="宋体"/>
                              </w:rPr>
                            </w:pPr>
                          </w:p>
                        </w:tc>
                      </w:tr>
                      <w:tr w:rsidR="00DD64E7" w14:paraId="12847024" w14:textId="77777777" w:rsidTr="001A4D0B">
                        <w:trPr>
                          <w:trHeight w:val="1142"/>
                        </w:trPr>
                        <w:tc>
                          <w:tcPr>
                            <w:tcW w:w="1422" w:type="dxa"/>
                            <w:vAlign w:val="center"/>
                          </w:tcPr>
                          <w:p w14:paraId="2B1352E8" w14:textId="77777777" w:rsidR="00DD64E7" w:rsidRDefault="00DD64E7" w:rsidP="001A4D0B">
                            <w:pPr>
                              <w:spacing w:line="300" w:lineRule="auto"/>
                              <w:ind w:firstLineChars="200" w:firstLine="420"/>
                              <w:jc w:val="center"/>
                              <w:rPr>
                                <w:rFonts w:ascii="宋体" w:hAnsi="宋体"/>
                              </w:rPr>
                            </w:pPr>
                          </w:p>
                          <w:p w14:paraId="1F60498D" w14:textId="77777777" w:rsidR="00DD64E7" w:rsidRDefault="00DD64E7" w:rsidP="001A4D0B">
                            <w:pPr>
                              <w:spacing w:line="300" w:lineRule="auto"/>
                              <w:ind w:firstLineChars="200" w:firstLine="420"/>
                              <w:jc w:val="center"/>
                              <w:rPr>
                                <w:rFonts w:ascii="宋体" w:hAnsi="宋体"/>
                              </w:rPr>
                            </w:pPr>
                            <w:r>
                              <w:rPr>
                                <w:rFonts w:ascii="宋体" w:hAnsi="宋体" w:hint="eastAsia"/>
                              </w:rPr>
                              <w:t>2类</w:t>
                            </w:r>
                          </w:p>
                          <w:p w14:paraId="4BF273B3" w14:textId="77777777" w:rsidR="00DD64E7" w:rsidRDefault="00DD64E7" w:rsidP="001A4D0B">
                            <w:pPr>
                              <w:spacing w:line="300" w:lineRule="auto"/>
                              <w:ind w:firstLineChars="200" w:firstLine="420"/>
                              <w:jc w:val="center"/>
                              <w:rPr>
                                <w:rFonts w:ascii="宋体" w:hAnsi="宋体"/>
                              </w:rPr>
                            </w:pPr>
                          </w:p>
                        </w:tc>
                        <w:tc>
                          <w:tcPr>
                            <w:tcW w:w="3274" w:type="dxa"/>
                          </w:tcPr>
                          <w:p w14:paraId="2F4D6CD3" w14:textId="77777777" w:rsidR="00DD64E7" w:rsidRDefault="00DD64E7" w:rsidP="001A4D0B">
                            <w:pPr>
                              <w:spacing w:line="300" w:lineRule="auto"/>
                              <w:ind w:left="3990" w:hangingChars="1900" w:hanging="3990"/>
                              <w:rPr>
                                <w:rFonts w:ascii="宋体" w:hAnsi="宋体"/>
                              </w:rPr>
                            </w:pPr>
                            <w:r>
                              <w:rPr>
                                <w:rFonts w:ascii="宋体" w:hAnsi="宋体" w:hint="eastAsia"/>
                              </w:rPr>
                              <w:t>2L/C时刻前出现轻微缺陷反射波</w:t>
                            </w:r>
                          </w:p>
                          <w:p w14:paraId="4854A97A" w14:textId="77777777" w:rsidR="00DD64E7" w:rsidRDefault="00DD64E7" w:rsidP="001A4D0B">
                            <w:pPr>
                              <w:spacing w:line="300" w:lineRule="auto"/>
                              <w:ind w:left="3990" w:hangingChars="1900" w:hanging="3990"/>
                              <w:rPr>
                                <w:rFonts w:ascii="宋体" w:hAnsi="宋体"/>
                              </w:rPr>
                            </w:pPr>
                            <w:r>
                              <w:rPr>
                                <w:rFonts w:ascii="宋体" w:hAnsi="宋体" w:hint="eastAsia"/>
                              </w:rPr>
                              <w:t>，有桩底反射波</w:t>
                            </w:r>
                          </w:p>
                        </w:tc>
                        <w:tc>
                          <w:tcPr>
                            <w:tcW w:w="4944" w:type="dxa"/>
                          </w:tcPr>
                          <w:p w14:paraId="72F68A74" w14:textId="77777777" w:rsidR="00DD64E7" w:rsidRDefault="00DD64E7" w:rsidP="001A4D0B">
                            <w:pPr>
                              <w:spacing w:line="300" w:lineRule="auto"/>
                              <w:rPr>
                                <w:rFonts w:ascii="宋体" w:hAnsi="宋体"/>
                              </w:rPr>
                            </w:pPr>
                            <w:proofErr w:type="gramStart"/>
                            <w:r>
                              <w:rPr>
                                <w:rFonts w:ascii="宋体" w:hAnsi="宋体" w:hint="eastAsia"/>
                              </w:rPr>
                              <w:t>桩底协振峰</w:t>
                            </w:r>
                            <w:proofErr w:type="gramEnd"/>
                            <w:r>
                              <w:rPr>
                                <w:rFonts w:ascii="宋体" w:hAnsi="宋体" w:hint="eastAsia"/>
                              </w:rPr>
                              <w:t>排列基本等间距，轻微缺陷产生的</w:t>
                            </w:r>
                          </w:p>
                          <w:p w14:paraId="772A7BDF" w14:textId="77777777" w:rsidR="00DD64E7" w:rsidRDefault="00DD64E7" w:rsidP="001A4D0B">
                            <w:pPr>
                              <w:spacing w:line="300" w:lineRule="auto"/>
                              <w:rPr>
                                <w:rFonts w:ascii="宋体" w:hAnsi="宋体"/>
                              </w:rPr>
                            </w:pPr>
                            <w:proofErr w:type="gramStart"/>
                            <w:r>
                              <w:rPr>
                                <w:rFonts w:ascii="宋体" w:hAnsi="宋体" w:hint="eastAsia"/>
                              </w:rPr>
                              <w:t>协振峰</w:t>
                            </w:r>
                            <w:proofErr w:type="gramEnd"/>
                            <w:r>
                              <w:rPr>
                                <w:rFonts w:ascii="宋体" w:hAnsi="宋体" w:hint="eastAsia"/>
                              </w:rPr>
                              <w:t>与</w:t>
                            </w:r>
                            <w:proofErr w:type="gramStart"/>
                            <w:r>
                              <w:rPr>
                                <w:rFonts w:ascii="宋体" w:hAnsi="宋体" w:hint="eastAsia"/>
                              </w:rPr>
                              <w:t>桩底协振峰</w:t>
                            </w:r>
                            <w:proofErr w:type="gramEnd"/>
                            <w:r>
                              <w:rPr>
                                <w:rFonts w:ascii="宋体" w:hAnsi="宋体" w:hint="eastAsia"/>
                              </w:rPr>
                              <w:t>之间的频差F</w:t>
                            </w:r>
                            <w:r>
                              <w:rPr>
                                <w:rFonts w:ascii="宋体" w:hAnsi="宋体"/>
                              </w:rPr>
                              <w:t>&gt;C/2L.</w:t>
                            </w:r>
                          </w:p>
                          <w:p w14:paraId="33DF2468" w14:textId="77777777" w:rsidR="00DD64E7" w:rsidRDefault="00DD64E7" w:rsidP="001A4D0B">
                            <w:pPr>
                              <w:spacing w:line="300" w:lineRule="auto"/>
                              <w:ind w:left="3990" w:hangingChars="1900" w:hanging="3990"/>
                              <w:rPr>
                                <w:rFonts w:ascii="宋体" w:hAnsi="宋体"/>
                              </w:rPr>
                            </w:pPr>
                          </w:p>
                        </w:tc>
                      </w:tr>
                      <w:tr w:rsidR="00DD64E7" w14:paraId="50239110" w14:textId="77777777" w:rsidTr="001A4D0B">
                        <w:trPr>
                          <w:trHeight w:val="603"/>
                        </w:trPr>
                        <w:tc>
                          <w:tcPr>
                            <w:tcW w:w="1422" w:type="dxa"/>
                            <w:vAlign w:val="center"/>
                          </w:tcPr>
                          <w:p w14:paraId="7DCEDE0E" w14:textId="77777777" w:rsidR="00DD64E7" w:rsidRDefault="00DD64E7" w:rsidP="001A4D0B">
                            <w:pPr>
                              <w:spacing w:line="300" w:lineRule="auto"/>
                              <w:ind w:firstLineChars="200" w:firstLine="420"/>
                              <w:jc w:val="center"/>
                              <w:rPr>
                                <w:rFonts w:ascii="宋体" w:hAnsi="宋体"/>
                              </w:rPr>
                            </w:pPr>
                            <w:r>
                              <w:rPr>
                                <w:rFonts w:ascii="宋体" w:hAnsi="宋体" w:hint="eastAsia"/>
                              </w:rPr>
                              <w:t>3类</w:t>
                            </w:r>
                          </w:p>
                        </w:tc>
                        <w:tc>
                          <w:tcPr>
                            <w:tcW w:w="8218" w:type="dxa"/>
                            <w:gridSpan w:val="2"/>
                          </w:tcPr>
                          <w:p w14:paraId="0429BC25" w14:textId="77777777" w:rsidR="00DD64E7" w:rsidRDefault="00DD64E7" w:rsidP="001A4D0B">
                            <w:pPr>
                              <w:spacing w:line="300" w:lineRule="auto"/>
                              <w:rPr>
                                <w:rFonts w:ascii="宋体" w:hAnsi="宋体"/>
                              </w:rPr>
                            </w:pPr>
                            <w:r>
                              <w:rPr>
                                <w:rFonts w:ascii="宋体" w:hAnsi="宋体" w:hint="eastAsia"/>
                              </w:rPr>
                              <w:t>有明显缺陷反射波，其他特征介于2类—4类之间</w:t>
                            </w:r>
                          </w:p>
                        </w:tc>
                      </w:tr>
                      <w:tr w:rsidR="00DD64E7" w14:paraId="0EDF52C0" w14:textId="77777777" w:rsidTr="001A4D0B">
                        <w:trPr>
                          <w:trHeight w:val="2445"/>
                        </w:trPr>
                        <w:tc>
                          <w:tcPr>
                            <w:tcW w:w="1422" w:type="dxa"/>
                            <w:vAlign w:val="center"/>
                          </w:tcPr>
                          <w:p w14:paraId="7F80E06F" w14:textId="77777777" w:rsidR="00DD64E7" w:rsidRDefault="00DD64E7" w:rsidP="001A4D0B">
                            <w:pPr>
                              <w:spacing w:line="300" w:lineRule="auto"/>
                              <w:ind w:firstLineChars="200" w:firstLine="420"/>
                              <w:jc w:val="center"/>
                              <w:rPr>
                                <w:rFonts w:ascii="宋体" w:hAnsi="宋体"/>
                              </w:rPr>
                            </w:pPr>
                          </w:p>
                          <w:p w14:paraId="0E2F096C" w14:textId="77777777" w:rsidR="00DD64E7" w:rsidRDefault="00DD64E7" w:rsidP="001A4D0B">
                            <w:pPr>
                              <w:spacing w:line="300" w:lineRule="auto"/>
                              <w:ind w:firstLineChars="200" w:firstLine="420"/>
                              <w:jc w:val="center"/>
                              <w:rPr>
                                <w:rFonts w:ascii="宋体" w:hAnsi="宋体"/>
                              </w:rPr>
                            </w:pPr>
                            <w:r>
                              <w:rPr>
                                <w:rFonts w:ascii="宋体" w:hAnsi="宋体" w:hint="eastAsia"/>
                              </w:rPr>
                              <w:t>4类</w:t>
                            </w:r>
                          </w:p>
                        </w:tc>
                        <w:tc>
                          <w:tcPr>
                            <w:tcW w:w="3274" w:type="dxa"/>
                          </w:tcPr>
                          <w:p w14:paraId="3D893AE4" w14:textId="77777777" w:rsidR="00DD64E7" w:rsidRDefault="00DD64E7" w:rsidP="001A4D0B">
                            <w:pPr>
                              <w:spacing w:line="300" w:lineRule="auto"/>
                              <w:rPr>
                                <w:rFonts w:ascii="宋体" w:hAnsi="宋体"/>
                              </w:rPr>
                            </w:pPr>
                            <w:r>
                              <w:rPr>
                                <w:rFonts w:ascii="宋体" w:hAnsi="宋体" w:hint="eastAsia"/>
                              </w:rPr>
                              <w:t>2L/C时刻前出现严重缺陷反射波或周期性反射波，无桩底反射波；或因桩身浅部严重缺陷使波形出现</w:t>
                            </w:r>
                            <w:proofErr w:type="gramStart"/>
                            <w:r>
                              <w:rPr>
                                <w:rFonts w:ascii="宋体" w:hAnsi="宋体" w:hint="eastAsia"/>
                              </w:rPr>
                              <w:t>低频大</w:t>
                            </w:r>
                            <w:proofErr w:type="gramEnd"/>
                            <w:r>
                              <w:rPr>
                                <w:rFonts w:ascii="宋体" w:hAnsi="宋体" w:hint="eastAsia"/>
                              </w:rPr>
                              <w:t>振幅衰减震动，无桩底反射波；按平均波速计算桩长明显短于设计桩长。</w:t>
                            </w:r>
                          </w:p>
                          <w:p w14:paraId="54A521AE" w14:textId="77777777" w:rsidR="00DD64E7" w:rsidRDefault="00DD64E7" w:rsidP="001A4D0B">
                            <w:pPr>
                              <w:spacing w:line="300" w:lineRule="auto"/>
                              <w:ind w:left="608"/>
                              <w:rPr>
                                <w:rFonts w:ascii="宋体" w:hAnsi="宋体"/>
                              </w:rPr>
                            </w:pPr>
                          </w:p>
                          <w:p w14:paraId="5E09FCC8" w14:textId="77777777" w:rsidR="00DD64E7" w:rsidRDefault="00DD64E7" w:rsidP="001A4D0B">
                            <w:pPr>
                              <w:spacing w:line="300" w:lineRule="auto"/>
                              <w:rPr>
                                <w:rFonts w:ascii="宋体" w:hAnsi="宋体"/>
                              </w:rPr>
                            </w:pPr>
                          </w:p>
                        </w:tc>
                        <w:tc>
                          <w:tcPr>
                            <w:tcW w:w="4944" w:type="dxa"/>
                          </w:tcPr>
                          <w:p w14:paraId="40336610" w14:textId="77777777" w:rsidR="00DD64E7" w:rsidRDefault="00DD64E7" w:rsidP="001A4D0B">
                            <w:pPr>
                              <w:spacing w:line="300" w:lineRule="auto"/>
                              <w:rPr>
                                <w:rFonts w:ascii="宋体" w:hAnsi="宋体"/>
                              </w:rPr>
                            </w:pPr>
                            <w:proofErr w:type="gramStart"/>
                            <w:r>
                              <w:rPr>
                                <w:rFonts w:ascii="宋体" w:hAnsi="宋体" w:hint="eastAsia"/>
                              </w:rPr>
                              <w:t>桩底协振峰</w:t>
                            </w:r>
                            <w:proofErr w:type="gramEnd"/>
                            <w:r>
                              <w:rPr>
                                <w:rFonts w:ascii="宋体" w:hAnsi="宋体" w:hint="eastAsia"/>
                              </w:rPr>
                              <w:t>排列基本等间距，相邻频差F</w:t>
                            </w:r>
                            <w:r>
                              <w:rPr>
                                <w:rFonts w:ascii="宋体" w:hAnsi="宋体"/>
                              </w:rPr>
                              <w:t>&gt;C/2L</w:t>
                            </w:r>
                            <w:r>
                              <w:rPr>
                                <w:rFonts w:ascii="宋体" w:hAnsi="宋体" w:hint="eastAsia"/>
                              </w:rPr>
                              <w:t>，无</w:t>
                            </w:r>
                            <w:proofErr w:type="gramStart"/>
                            <w:r>
                              <w:rPr>
                                <w:rFonts w:ascii="宋体" w:hAnsi="宋体" w:hint="eastAsia"/>
                              </w:rPr>
                              <w:t>桩底协振峰</w:t>
                            </w:r>
                            <w:proofErr w:type="gramEnd"/>
                            <w:r>
                              <w:rPr>
                                <w:rFonts w:ascii="宋体" w:hAnsi="宋体" w:hint="eastAsia"/>
                              </w:rPr>
                              <w:t>；或因桩身部位严重缺损只出现单一</w:t>
                            </w:r>
                            <w:proofErr w:type="gramStart"/>
                            <w:r>
                              <w:rPr>
                                <w:rFonts w:ascii="宋体" w:hAnsi="宋体" w:hint="eastAsia"/>
                              </w:rPr>
                              <w:t>的协振峰</w:t>
                            </w:r>
                            <w:proofErr w:type="gramEnd"/>
                          </w:p>
                        </w:tc>
                      </w:tr>
                    </w:tbl>
                    <w:p w14:paraId="2876488C" w14:textId="77777777" w:rsidR="00DD64E7" w:rsidRPr="00E90895" w:rsidRDefault="00DD64E7" w:rsidP="005F028B"/>
                  </w:txbxContent>
                </v:textbox>
              </v:shape>
            </w:pict>
          </mc:Fallback>
        </mc:AlternateContent>
      </w:r>
    </w:p>
    <w:p w14:paraId="40FC1C16" w14:textId="77777777" w:rsidR="005F028B" w:rsidRPr="00317CAC" w:rsidRDefault="005F028B" w:rsidP="005F028B">
      <w:pPr>
        <w:spacing w:line="360" w:lineRule="auto"/>
        <w:ind w:firstLineChars="200" w:firstLine="420"/>
        <w:rPr>
          <w:bCs/>
          <w:szCs w:val="21"/>
        </w:rPr>
      </w:pPr>
      <w:r w:rsidRPr="00317CAC">
        <w:rPr>
          <w:bCs/>
          <w:noProof/>
          <w:szCs w:val="21"/>
        </w:rPr>
        <mc:AlternateContent>
          <mc:Choice Requires="wps">
            <w:drawing>
              <wp:anchor distT="0" distB="0" distL="114300" distR="114300" simplePos="0" relativeHeight="251716096" behindDoc="0" locked="0" layoutInCell="1" allowOverlap="1" wp14:anchorId="755CF96C" wp14:editId="0AD99A7A">
                <wp:simplePos x="0" y="0"/>
                <wp:positionH relativeFrom="column">
                  <wp:posOffset>4568169</wp:posOffset>
                </wp:positionH>
                <wp:positionV relativeFrom="paragraph">
                  <wp:posOffset>118097</wp:posOffset>
                </wp:positionV>
                <wp:extent cx="459754" cy="45719"/>
                <wp:effectExtent l="0" t="57150" r="16510" b="50165"/>
                <wp:wrapNone/>
                <wp:docPr id="22" name="直接箭头连接符 22"/>
                <wp:cNvGraphicFramePr/>
                <a:graphic xmlns:a="http://schemas.openxmlformats.org/drawingml/2006/main">
                  <a:graphicData uri="http://schemas.microsoft.com/office/word/2010/wordprocessingShape">
                    <wps:wsp>
                      <wps:cNvCnPr/>
                      <wps:spPr>
                        <a:xfrm flipV="1">
                          <a:off x="0" y="0"/>
                          <a:ext cx="459754"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0D4E86" id="直接箭头连接符 22" o:spid="_x0000_s1026" type="#_x0000_t32" style="position:absolute;left:0;text-align:left;margin-left:359.7pt;margin-top:9.3pt;width:36.2pt;height:3.6pt;flip:y;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" strokecolor="#4579b8 [3044]">
                <v:stroke endarrow="block"/>
              </v:shape>
            </w:pict>
          </mc:Fallback>
        </mc:AlternateContent>
      </w:r>
      <w:r w:rsidRPr="00317CAC">
        <w:rPr>
          <w:bCs/>
          <w:noProof/>
          <w:szCs w:val="21"/>
        </w:rPr>
        <mc:AlternateContent>
          <mc:Choice Requires="wps">
            <w:drawing>
              <wp:anchor distT="0" distB="0" distL="114300" distR="114300" simplePos="0" relativeHeight="251713024" behindDoc="0" locked="0" layoutInCell="1" allowOverlap="1" wp14:anchorId="5907DFB5" wp14:editId="1E1E1519">
                <wp:simplePos x="0" y="0"/>
                <wp:positionH relativeFrom="column">
                  <wp:posOffset>3305437</wp:posOffset>
                </wp:positionH>
                <wp:positionV relativeFrom="paragraph">
                  <wp:posOffset>162344</wp:posOffset>
                </wp:positionV>
                <wp:extent cx="546596" cy="10216"/>
                <wp:effectExtent l="0" t="76200" r="25400" b="85090"/>
                <wp:wrapNone/>
                <wp:docPr id="23" name="直接箭头连接符 23"/>
                <wp:cNvGraphicFramePr/>
                <a:graphic xmlns:a="http://schemas.openxmlformats.org/drawingml/2006/main">
                  <a:graphicData uri="http://schemas.microsoft.com/office/word/2010/wordprocessingShape">
                    <wps:wsp>
                      <wps:cNvCnPr/>
                      <wps:spPr>
                        <a:xfrm flipV="1">
                          <a:off x="0" y="0"/>
                          <a:ext cx="546596" cy="102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713FF1" id="直接箭头连接符 23" o:spid="_x0000_s1026" type="#_x0000_t32" style="position:absolute;left:0;text-align:left;margin-left:260.25pt;margin-top:12.8pt;width:43.05pt;height:.8pt;flip:y;z-index:251713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" strokecolor="#4579b8 [3044]">
                <v:stroke endarrow="block"/>
              </v:shape>
            </w:pict>
          </mc:Fallback>
        </mc:AlternateContent>
      </w:r>
      <w:r w:rsidRPr="00317CAC">
        <w:rPr>
          <w:bCs/>
          <w:noProof/>
          <w:szCs w:val="21"/>
        </w:rPr>
        <mc:AlternateContent>
          <mc:Choice Requires="wps">
            <w:drawing>
              <wp:anchor distT="0" distB="0" distL="114300" distR="114300" simplePos="0" relativeHeight="251712000" behindDoc="0" locked="0" layoutInCell="1" allowOverlap="1" wp14:anchorId="031C1A9B" wp14:editId="68355A76">
                <wp:simplePos x="0" y="0"/>
                <wp:positionH relativeFrom="column">
                  <wp:posOffset>1961721</wp:posOffset>
                </wp:positionH>
                <wp:positionV relativeFrom="paragraph">
                  <wp:posOffset>152325</wp:posOffset>
                </wp:positionV>
                <wp:extent cx="546596" cy="10216"/>
                <wp:effectExtent l="0" t="76200" r="25400" b="85090"/>
                <wp:wrapNone/>
                <wp:docPr id="32" name="直接箭头连接符 32"/>
                <wp:cNvGraphicFramePr/>
                <a:graphic xmlns:a="http://schemas.openxmlformats.org/drawingml/2006/main">
                  <a:graphicData uri="http://schemas.microsoft.com/office/word/2010/wordprocessingShape">
                    <wps:wsp>
                      <wps:cNvCnPr/>
                      <wps:spPr>
                        <a:xfrm flipV="1">
                          <a:off x="0" y="0"/>
                          <a:ext cx="546596" cy="102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8E31DF" id="直接箭头连接符 32" o:spid="_x0000_s1026" type="#_x0000_t32" style="position:absolute;left:0;text-align:left;margin-left:154.45pt;margin-top:12pt;width:43.05pt;height:.8pt;flip:y;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" strokecolor="#4579b8 [3044]">
                <v:stroke endarrow="block"/>
              </v:shape>
            </w:pict>
          </mc:Fallback>
        </mc:AlternateContent>
      </w:r>
      <w:r w:rsidRPr="00317CAC">
        <w:rPr>
          <w:bCs/>
          <w:noProof/>
          <w:szCs w:val="21"/>
        </w:rPr>
        <mc:AlternateContent>
          <mc:Choice Requires="wps">
            <w:drawing>
              <wp:anchor distT="0" distB="0" distL="114300" distR="114300" simplePos="0" relativeHeight="251710976" behindDoc="0" locked="0" layoutInCell="1" allowOverlap="1" wp14:anchorId="61DC5CE0" wp14:editId="5DE3DF74">
                <wp:simplePos x="0" y="0"/>
                <wp:positionH relativeFrom="column">
                  <wp:posOffset>629608</wp:posOffset>
                </wp:positionH>
                <wp:positionV relativeFrom="paragraph">
                  <wp:posOffset>128540</wp:posOffset>
                </wp:positionV>
                <wp:extent cx="546596" cy="10216"/>
                <wp:effectExtent l="0" t="76200" r="25400" b="85090"/>
                <wp:wrapNone/>
                <wp:docPr id="33" name="直接箭头连接符 33"/>
                <wp:cNvGraphicFramePr/>
                <a:graphic xmlns:a="http://schemas.openxmlformats.org/drawingml/2006/main">
                  <a:graphicData uri="http://schemas.microsoft.com/office/word/2010/wordprocessingShape">
                    <wps:wsp>
                      <wps:cNvCnPr/>
                      <wps:spPr>
                        <a:xfrm flipV="1">
                          <a:off x="0" y="0"/>
                          <a:ext cx="546596" cy="102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9455BD" id="直接箭头连接符 33" o:spid="_x0000_s1026" type="#_x0000_t32" style="position:absolute;left:0;text-align:left;margin-left:49.6pt;margin-top:10.1pt;width:43.05pt;height:.8pt;flip:y;z-index:251710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" strokecolor="#4579b8 [3044]">
                <v:stroke endarrow="block"/>
              </v:shape>
            </w:pict>
          </mc:Fallback>
        </mc:AlternateContent>
      </w:r>
    </w:p>
    <w:p w14:paraId="22CE5F18" w14:textId="77777777" w:rsidR="005F028B" w:rsidRPr="00317CAC" w:rsidRDefault="005F028B" w:rsidP="005F028B">
      <w:pPr>
        <w:spacing w:line="360" w:lineRule="auto"/>
        <w:ind w:firstLineChars="200" w:firstLine="420"/>
        <w:rPr>
          <w:bCs/>
          <w:szCs w:val="21"/>
        </w:rPr>
      </w:pPr>
    </w:p>
    <w:p w14:paraId="6222F329" w14:textId="77777777" w:rsidR="005F028B" w:rsidRPr="00317CAC" w:rsidRDefault="005F028B" w:rsidP="005F028B">
      <w:pPr>
        <w:spacing w:line="360" w:lineRule="auto"/>
        <w:ind w:firstLineChars="200" w:firstLine="420"/>
        <w:jc w:val="center"/>
      </w:pPr>
      <w:r w:rsidRPr="00317CAC">
        <w:t>（图</w:t>
      </w:r>
      <w:r w:rsidRPr="00317CAC">
        <w:t>3-1  LSTM</w:t>
      </w:r>
      <w:r w:rsidRPr="00317CAC">
        <w:t>构架）</w:t>
      </w:r>
    </w:p>
    <w:p w14:paraId="71D744C2" w14:textId="77777777" w:rsidR="005F028B" w:rsidRPr="00317CAC" w:rsidRDefault="005F028B" w:rsidP="005F028B">
      <w:pPr>
        <w:spacing w:line="360" w:lineRule="auto"/>
      </w:pPr>
    </w:p>
    <w:p w14:paraId="6A75B0A6" w14:textId="77777777" w:rsidR="005F028B" w:rsidRPr="00317CAC" w:rsidRDefault="005F028B" w:rsidP="005F028B">
      <w:pPr>
        <w:spacing w:line="360" w:lineRule="auto"/>
        <w:ind w:firstLineChars="200" w:firstLine="420"/>
        <w:rPr>
          <w:bCs/>
          <w:szCs w:val="21"/>
        </w:rPr>
      </w:pPr>
      <w:r w:rsidRPr="00317CAC">
        <w:rPr>
          <w:bCs/>
          <w:szCs w:val="21"/>
        </w:rPr>
        <w:t>将输入大小指定为单通道（输入数据的维度）只有</w:t>
      </w:r>
      <w:r w:rsidRPr="00317CAC">
        <w:rPr>
          <w:bCs/>
          <w:szCs w:val="21"/>
        </w:rPr>
        <w:t>1</w:t>
      </w:r>
      <w:r w:rsidRPr="00317CAC">
        <w:rPr>
          <w:bCs/>
          <w:szCs w:val="21"/>
        </w:rPr>
        <w:t>个输入层，指定具有</w:t>
      </w:r>
      <w:r w:rsidRPr="00317CAC">
        <w:rPr>
          <w:bCs/>
          <w:szCs w:val="21"/>
        </w:rPr>
        <w:t xml:space="preserve"> 200 </w:t>
      </w:r>
      <w:proofErr w:type="gramStart"/>
      <w:r w:rsidRPr="00317CAC">
        <w:rPr>
          <w:bCs/>
          <w:szCs w:val="21"/>
        </w:rPr>
        <w:t>个</w:t>
      </w:r>
      <w:proofErr w:type="gramEnd"/>
      <w:r w:rsidRPr="00317CAC">
        <w:rPr>
          <w:bCs/>
          <w:szCs w:val="21"/>
        </w:rPr>
        <w:t>隐含单元的双向</w:t>
      </w:r>
      <w:r w:rsidRPr="00317CAC">
        <w:rPr>
          <w:bCs/>
          <w:szCs w:val="21"/>
        </w:rPr>
        <w:t xml:space="preserve"> LSTM </w:t>
      </w:r>
      <w:proofErr w:type="gramStart"/>
      <w:r w:rsidRPr="00317CAC">
        <w:rPr>
          <w:bCs/>
          <w:szCs w:val="21"/>
        </w:rPr>
        <w:t>层并输出</w:t>
      </w:r>
      <w:proofErr w:type="gramEnd"/>
      <w:r w:rsidRPr="00317CAC">
        <w:rPr>
          <w:bCs/>
          <w:szCs w:val="21"/>
        </w:rPr>
        <w:t>序列的最后一个元素，最后通过包含大小为</w:t>
      </w:r>
      <w:r w:rsidRPr="00317CAC">
        <w:rPr>
          <w:bCs/>
          <w:szCs w:val="21"/>
        </w:rPr>
        <w:t xml:space="preserve"> 4</w:t>
      </w:r>
      <w:r w:rsidRPr="00317CAC">
        <w:rPr>
          <w:bCs/>
          <w:szCs w:val="21"/>
        </w:rPr>
        <w:t>的全连接层后跟</w:t>
      </w:r>
      <w:r w:rsidRPr="00317CAC">
        <w:rPr>
          <w:bCs/>
          <w:szCs w:val="21"/>
        </w:rPr>
        <w:t xml:space="preserve"> </w:t>
      </w:r>
      <w:proofErr w:type="spellStart"/>
      <w:r w:rsidRPr="00317CAC">
        <w:rPr>
          <w:bCs/>
          <w:szCs w:val="21"/>
        </w:rPr>
        <w:t>softmax</w:t>
      </w:r>
      <w:proofErr w:type="spellEnd"/>
      <w:r w:rsidRPr="00317CAC">
        <w:rPr>
          <w:bCs/>
          <w:szCs w:val="21"/>
        </w:rPr>
        <w:t xml:space="preserve"> </w:t>
      </w:r>
      <w:r w:rsidRPr="00317CAC">
        <w:rPr>
          <w:bCs/>
          <w:szCs w:val="21"/>
        </w:rPr>
        <w:t>层和分类层来指定类别。</w:t>
      </w:r>
      <w:proofErr w:type="spellStart"/>
      <w:r w:rsidRPr="00317CAC">
        <w:rPr>
          <w:bCs/>
          <w:szCs w:val="21"/>
        </w:rPr>
        <w:t>MiniBatch</w:t>
      </w:r>
      <w:proofErr w:type="spellEnd"/>
      <w:r w:rsidRPr="00317CAC">
        <w:rPr>
          <w:bCs/>
          <w:szCs w:val="21"/>
        </w:rPr>
        <w:t>设为，指定求解器为</w:t>
      </w:r>
      <w:r w:rsidRPr="00317CAC">
        <w:rPr>
          <w:bCs/>
          <w:szCs w:val="21"/>
        </w:rPr>
        <w:t xml:space="preserve"> '</w:t>
      </w:r>
      <w:proofErr w:type="spellStart"/>
      <w:r w:rsidRPr="00317CAC">
        <w:rPr>
          <w:bCs/>
          <w:szCs w:val="21"/>
        </w:rPr>
        <w:t>adam</w:t>
      </w:r>
      <w:proofErr w:type="spellEnd"/>
      <w:r w:rsidRPr="00317CAC">
        <w:rPr>
          <w:bCs/>
          <w:szCs w:val="21"/>
        </w:rPr>
        <w:t>'</w:t>
      </w:r>
      <w:r w:rsidRPr="00317CAC">
        <w:rPr>
          <w:bCs/>
          <w:szCs w:val="21"/>
        </w:rPr>
        <w:t>，梯度阈值为</w:t>
      </w:r>
      <w:r w:rsidRPr="00317CAC">
        <w:rPr>
          <w:bCs/>
          <w:szCs w:val="21"/>
        </w:rPr>
        <w:t xml:space="preserve"> 1</w:t>
      </w:r>
      <w:r w:rsidRPr="00317CAC">
        <w:rPr>
          <w:bCs/>
          <w:szCs w:val="21"/>
        </w:rPr>
        <w:t>，让填充数据以使长度与最长序列相同，将序列长度指定为</w:t>
      </w:r>
      <w:r w:rsidRPr="00317CAC">
        <w:rPr>
          <w:bCs/>
          <w:szCs w:val="21"/>
        </w:rPr>
        <w:t xml:space="preserve"> 'longest'</w:t>
      </w:r>
      <w:r w:rsidRPr="00317CAC">
        <w:rPr>
          <w:bCs/>
          <w:szCs w:val="21"/>
        </w:rPr>
        <w:t>。训练梯度的阈值设置为</w:t>
      </w:r>
      <w:r w:rsidRPr="00317CAC">
        <w:rPr>
          <w:bCs/>
          <w:szCs w:val="21"/>
        </w:rPr>
        <w:t>1</w:t>
      </w:r>
      <w:r w:rsidRPr="00317CAC">
        <w:rPr>
          <w:bCs/>
          <w:szCs w:val="21"/>
        </w:rPr>
        <w:t>，</w:t>
      </w:r>
      <w:proofErr w:type="gramStart"/>
      <w:r w:rsidRPr="00317CAC">
        <w:rPr>
          <w:bCs/>
          <w:szCs w:val="21"/>
        </w:rPr>
        <w:t>每训练</w:t>
      </w:r>
      <w:proofErr w:type="gramEnd"/>
      <w:r w:rsidRPr="00317CAC">
        <w:rPr>
          <w:bCs/>
          <w:szCs w:val="21"/>
        </w:rPr>
        <w:t>轮数</w:t>
      </w:r>
      <w:r w:rsidRPr="00317CAC">
        <w:rPr>
          <w:bCs/>
          <w:szCs w:val="21"/>
        </w:rPr>
        <w:t>300</w:t>
      </w:r>
      <w:r w:rsidRPr="00317CAC">
        <w:rPr>
          <w:bCs/>
          <w:szCs w:val="21"/>
        </w:rPr>
        <w:t>轮存储一下当前神经网络，对验证数据集进行检验，根据反馈结果，如果没有出现过拟合，并且训练准确度在继续提升，则继续训练</w:t>
      </w:r>
    </w:p>
    <w:p w14:paraId="4006B8FB" w14:textId="77777777" w:rsidR="005F028B" w:rsidRPr="00317CAC" w:rsidRDefault="005F028B" w:rsidP="005F028B">
      <w:pPr>
        <w:spacing w:line="360" w:lineRule="auto"/>
        <w:ind w:firstLineChars="200" w:firstLine="420"/>
        <w:rPr>
          <w:bCs/>
          <w:szCs w:val="21"/>
        </w:rPr>
      </w:pPr>
      <w:r w:rsidRPr="00317CAC">
        <w:rPr>
          <w:bCs/>
          <w:szCs w:val="21"/>
        </w:rPr>
        <w:t>由于大批量数据存储较大且序列较长，因此更适合在</w:t>
      </w:r>
      <w:r w:rsidRPr="00317CAC">
        <w:rPr>
          <w:bCs/>
          <w:szCs w:val="21"/>
        </w:rPr>
        <w:t xml:space="preserve"> GPU </w:t>
      </w:r>
      <w:r w:rsidRPr="00317CAC">
        <w:rPr>
          <w:bCs/>
          <w:szCs w:val="21"/>
        </w:rPr>
        <w:t>上训练</w:t>
      </w:r>
    </w:p>
    <w:p w14:paraId="5CF34581" w14:textId="77777777" w:rsidR="005F028B" w:rsidRPr="00317CAC" w:rsidRDefault="005F028B" w:rsidP="005F028B">
      <w:pPr>
        <w:spacing w:line="360" w:lineRule="auto"/>
        <w:ind w:firstLineChars="200" w:firstLine="420"/>
        <w:rPr>
          <w:bCs/>
          <w:szCs w:val="21"/>
        </w:rPr>
      </w:pPr>
      <w:r w:rsidRPr="00317CAC">
        <w:rPr>
          <w:bCs/>
          <w:noProof/>
          <w:szCs w:val="21"/>
        </w:rPr>
        <w:lastRenderedPageBreak/>
        <w:drawing>
          <wp:inline distT="0" distB="0" distL="0" distR="0" wp14:anchorId="0A005C6E" wp14:editId="4AE6A208">
            <wp:extent cx="5274310" cy="1724660"/>
            <wp:effectExtent l="0" t="0" r="2540" b="889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1724660"/>
                    </a:xfrm>
                    <a:prstGeom prst="rect">
                      <a:avLst/>
                    </a:prstGeom>
                    <a:noFill/>
                    <a:ln>
                      <a:noFill/>
                    </a:ln>
                  </pic:spPr>
                </pic:pic>
              </a:graphicData>
            </a:graphic>
          </wp:inline>
        </w:drawing>
      </w:r>
    </w:p>
    <w:p w14:paraId="7BBE5B46" w14:textId="77777777" w:rsidR="005F028B" w:rsidRPr="00317CAC" w:rsidRDefault="005F028B" w:rsidP="005F028B">
      <w:pPr>
        <w:spacing w:line="360" w:lineRule="auto"/>
        <w:ind w:firstLineChars="200" w:firstLine="420"/>
        <w:jc w:val="center"/>
        <w:rPr>
          <w:bCs/>
          <w:szCs w:val="21"/>
        </w:rPr>
      </w:pPr>
      <w:r w:rsidRPr="00317CAC">
        <w:rPr>
          <w:bCs/>
          <w:szCs w:val="21"/>
        </w:rPr>
        <w:t>（图</w:t>
      </w:r>
      <w:r w:rsidRPr="00317CAC">
        <w:rPr>
          <w:bCs/>
          <w:szCs w:val="21"/>
        </w:rPr>
        <w:t xml:space="preserve">3-2 </w:t>
      </w:r>
      <w:r w:rsidRPr="00317CAC">
        <w:rPr>
          <w:bCs/>
          <w:szCs w:val="21"/>
        </w:rPr>
        <w:t>数据</w:t>
      </w:r>
      <w:proofErr w:type="gramStart"/>
      <w:r w:rsidRPr="00317CAC">
        <w:rPr>
          <w:bCs/>
          <w:szCs w:val="21"/>
        </w:rPr>
        <w:t>集处理</w:t>
      </w:r>
      <w:proofErr w:type="gramEnd"/>
      <w:r w:rsidRPr="00317CAC">
        <w:rPr>
          <w:bCs/>
          <w:szCs w:val="21"/>
        </w:rPr>
        <w:t>流程）</w:t>
      </w:r>
    </w:p>
    <w:p w14:paraId="50C07E78" w14:textId="77777777" w:rsidR="005F028B" w:rsidRPr="00317CAC" w:rsidRDefault="005F028B" w:rsidP="005F028B">
      <w:pPr>
        <w:spacing w:line="360" w:lineRule="auto"/>
        <w:ind w:firstLineChars="200" w:firstLine="560"/>
        <w:rPr>
          <w:rFonts w:eastAsia="黑体"/>
          <w:bCs/>
          <w:sz w:val="28"/>
          <w:szCs w:val="28"/>
        </w:rPr>
      </w:pPr>
    </w:p>
    <w:p w14:paraId="03C0AD1F" w14:textId="77777777" w:rsidR="005F028B" w:rsidRPr="00317CAC" w:rsidRDefault="005F028B" w:rsidP="005F028B">
      <w:pPr>
        <w:spacing w:line="360" w:lineRule="auto"/>
        <w:jc w:val="center"/>
        <w:rPr>
          <w:bCs/>
          <w:szCs w:val="21"/>
        </w:rPr>
      </w:pPr>
      <w:r w:rsidRPr="00317CAC">
        <w:rPr>
          <w:bCs/>
          <w:szCs w:val="21"/>
        </w:rPr>
        <w:t>（表</w:t>
      </w:r>
      <w:r w:rsidRPr="00317CAC">
        <w:rPr>
          <w:bCs/>
          <w:szCs w:val="21"/>
        </w:rPr>
        <w:t xml:space="preserve">3-3 </w:t>
      </w:r>
      <w:r w:rsidRPr="00317CAC">
        <w:rPr>
          <w:bCs/>
          <w:szCs w:val="21"/>
        </w:rPr>
        <w:t>训练成果数据表格）</w:t>
      </w:r>
    </w:p>
    <w:tbl>
      <w:tblPr>
        <w:tblW w:w="9501" w:type="dxa"/>
        <w:jc w:val="center"/>
        <w:tblBorders>
          <w:insideH w:val="single" w:sz="4" w:space="0" w:color="auto"/>
          <w:insideV w:val="single" w:sz="4" w:space="0" w:color="auto"/>
        </w:tblBorders>
        <w:tblLayout w:type="fixed"/>
        <w:tblLook w:val="04A0" w:firstRow="1" w:lastRow="0" w:firstColumn="1" w:lastColumn="0" w:noHBand="0" w:noVBand="1"/>
        <w:tblPrChange w:id="1327" w:author="1379323603@qq.com" w:date="2021-04-14T14:59:00Z">
          <w:tblPr>
            <w:tblW w:w="9501" w:type="dxa"/>
            <w:jc w:val="center"/>
            <w:tblBorders>
              <w:top w:val="single" w:sz="24" w:space="0" w:color="auto"/>
              <w:left w:val="single" w:sz="24" w:space="0" w:color="auto"/>
              <w:bottom w:val="single" w:sz="24" w:space="0" w:color="auto"/>
              <w:right w:val="single" w:sz="24" w:space="0" w:color="auto"/>
              <w:insideH w:val="single" w:sz="12" w:space="0" w:color="auto"/>
              <w:insideV w:val="single" w:sz="12" w:space="0" w:color="auto"/>
            </w:tblBorders>
            <w:tblLayout w:type="fixed"/>
            <w:tblLook w:val="04A0" w:firstRow="1" w:lastRow="0" w:firstColumn="1" w:lastColumn="0" w:noHBand="0" w:noVBand="1"/>
          </w:tblPr>
        </w:tblPrChange>
      </w:tblPr>
      <w:tblGrid>
        <w:gridCol w:w="1900"/>
        <w:gridCol w:w="1900"/>
        <w:gridCol w:w="1900"/>
        <w:gridCol w:w="1900"/>
        <w:gridCol w:w="1901"/>
        <w:tblGridChange w:id="1328">
          <w:tblGrid>
            <w:gridCol w:w="1900"/>
            <w:gridCol w:w="1900"/>
            <w:gridCol w:w="1900"/>
            <w:gridCol w:w="1900"/>
            <w:gridCol w:w="1901"/>
          </w:tblGrid>
        </w:tblGridChange>
      </w:tblGrid>
      <w:tr w:rsidR="005F028B" w:rsidRPr="00317CAC" w14:paraId="33B88A8A" w14:textId="77777777" w:rsidTr="00360BF0">
        <w:trPr>
          <w:trHeight w:val="304"/>
          <w:jc w:val="center"/>
          <w:trPrChange w:id="1329" w:author="1379323603@qq.com" w:date="2021-04-14T14:59:00Z">
            <w:trPr>
              <w:trHeight w:val="304"/>
              <w:jc w:val="center"/>
            </w:trPr>
          </w:trPrChange>
        </w:trPr>
        <w:tc>
          <w:tcPr>
            <w:tcW w:w="1900" w:type="dxa"/>
            <w:shd w:val="clear" w:color="auto" w:fill="auto"/>
            <w:tcPrChange w:id="1330" w:author="1379323603@qq.com" w:date="2021-04-14T14:59:00Z">
              <w:tcPr>
                <w:tcW w:w="1900" w:type="dxa"/>
                <w:tcBorders>
                  <w:top w:val="single" w:sz="24" w:space="0" w:color="auto"/>
                  <w:left w:val="single" w:sz="24" w:space="0" w:color="auto"/>
                  <w:bottom w:val="single" w:sz="24" w:space="0" w:color="auto"/>
                  <w:right w:val="single" w:sz="12" w:space="0" w:color="auto"/>
                </w:tcBorders>
                <w:shd w:val="clear" w:color="auto" w:fill="auto"/>
              </w:tcPr>
            </w:tcPrChange>
          </w:tcPr>
          <w:p w14:paraId="11BE247A" w14:textId="77777777" w:rsidR="005F028B" w:rsidRPr="00317CAC" w:rsidRDefault="005F028B" w:rsidP="001A4D0B">
            <w:pPr>
              <w:spacing w:line="360" w:lineRule="auto"/>
              <w:ind w:firstLineChars="200" w:firstLine="420"/>
            </w:pPr>
            <w:r w:rsidRPr="00317CAC">
              <w:t>数据集</w:t>
            </w:r>
          </w:p>
        </w:tc>
        <w:tc>
          <w:tcPr>
            <w:tcW w:w="1900" w:type="dxa"/>
            <w:shd w:val="clear" w:color="auto" w:fill="auto"/>
            <w:tcPrChange w:id="1331" w:author="1379323603@qq.com" w:date="2021-04-14T14:59:00Z">
              <w:tcPr>
                <w:tcW w:w="1900" w:type="dxa"/>
                <w:tcBorders>
                  <w:top w:val="single" w:sz="24" w:space="0" w:color="auto"/>
                  <w:left w:val="single" w:sz="12" w:space="0" w:color="auto"/>
                  <w:bottom w:val="single" w:sz="24" w:space="0" w:color="auto"/>
                  <w:right w:val="single" w:sz="12" w:space="0" w:color="auto"/>
                </w:tcBorders>
                <w:shd w:val="clear" w:color="auto" w:fill="auto"/>
              </w:tcPr>
            </w:tcPrChange>
          </w:tcPr>
          <w:p w14:paraId="468A2839" w14:textId="77777777" w:rsidR="005F028B" w:rsidRPr="00317CAC" w:rsidRDefault="005F028B" w:rsidP="001A4D0B">
            <w:pPr>
              <w:spacing w:line="360" w:lineRule="auto"/>
              <w:ind w:firstLineChars="200" w:firstLine="420"/>
            </w:pPr>
            <w:r w:rsidRPr="00317CAC">
              <w:t>数据集标签</w:t>
            </w:r>
          </w:p>
        </w:tc>
        <w:tc>
          <w:tcPr>
            <w:tcW w:w="1900" w:type="dxa"/>
            <w:shd w:val="clear" w:color="auto" w:fill="auto"/>
            <w:tcPrChange w:id="1332" w:author="1379323603@qq.com" w:date="2021-04-14T14:59:00Z">
              <w:tcPr>
                <w:tcW w:w="1900" w:type="dxa"/>
                <w:tcBorders>
                  <w:top w:val="single" w:sz="24" w:space="0" w:color="auto"/>
                  <w:left w:val="single" w:sz="12" w:space="0" w:color="auto"/>
                  <w:bottom w:val="single" w:sz="24" w:space="0" w:color="auto"/>
                  <w:right w:val="single" w:sz="12" w:space="0" w:color="auto"/>
                </w:tcBorders>
                <w:shd w:val="clear" w:color="auto" w:fill="auto"/>
              </w:tcPr>
            </w:tcPrChange>
          </w:tcPr>
          <w:p w14:paraId="3D35EC9F" w14:textId="77777777" w:rsidR="005F028B" w:rsidRPr="00317CAC" w:rsidRDefault="005F028B" w:rsidP="001A4D0B">
            <w:pPr>
              <w:spacing w:line="360" w:lineRule="auto"/>
              <w:ind w:firstLineChars="200" w:firstLine="420"/>
            </w:pPr>
            <w:r w:rsidRPr="00317CAC">
              <w:t>正确样本数</w:t>
            </w:r>
          </w:p>
        </w:tc>
        <w:tc>
          <w:tcPr>
            <w:tcW w:w="1900" w:type="dxa"/>
            <w:shd w:val="clear" w:color="auto" w:fill="auto"/>
            <w:tcPrChange w:id="1333" w:author="1379323603@qq.com" w:date="2021-04-14T14:59:00Z">
              <w:tcPr>
                <w:tcW w:w="1900" w:type="dxa"/>
                <w:tcBorders>
                  <w:top w:val="single" w:sz="24" w:space="0" w:color="auto"/>
                  <w:left w:val="single" w:sz="12" w:space="0" w:color="auto"/>
                  <w:bottom w:val="single" w:sz="24" w:space="0" w:color="auto"/>
                  <w:right w:val="single" w:sz="12" w:space="0" w:color="auto"/>
                </w:tcBorders>
                <w:shd w:val="clear" w:color="auto" w:fill="auto"/>
              </w:tcPr>
            </w:tcPrChange>
          </w:tcPr>
          <w:p w14:paraId="58C36867" w14:textId="77777777" w:rsidR="005F028B" w:rsidRPr="00317CAC" w:rsidRDefault="005F028B" w:rsidP="001A4D0B">
            <w:pPr>
              <w:spacing w:line="360" w:lineRule="auto"/>
              <w:ind w:firstLineChars="200" w:firstLine="420"/>
            </w:pPr>
            <w:r w:rsidRPr="00317CAC">
              <w:t>样本总数</w:t>
            </w:r>
          </w:p>
        </w:tc>
        <w:tc>
          <w:tcPr>
            <w:tcW w:w="1901" w:type="dxa"/>
            <w:shd w:val="clear" w:color="auto" w:fill="auto"/>
            <w:tcPrChange w:id="1334" w:author="1379323603@qq.com" w:date="2021-04-14T14:59:00Z">
              <w:tcPr>
                <w:tcW w:w="1901" w:type="dxa"/>
                <w:tcBorders>
                  <w:top w:val="single" w:sz="24" w:space="0" w:color="auto"/>
                  <w:left w:val="single" w:sz="12" w:space="0" w:color="auto"/>
                  <w:bottom w:val="single" w:sz="24" w:space="0" w:color="auto"/>
                  <w:right w:val="single" w:sz="24" w:space="0" w:color="auto"/>
                </w:tcBorders>
                <w:shd w:val="clear" w:color="auto" w:fill="auto"/>
              </w:tcPr>
            </w:tcPrChange>
          </w:tcPr>
          <w:p w14:paraId="5B890CAF" w14:textId="77777777" w:rsidR="005F028B" w:rsidRPr="00317CAC" w:rsidRDefault="005F028B" w:rsidP="001A4D0B">
            <w:pPr>
              <w:spacing w:line="360" w:lineRule="auto"/>
              <w:ind w:firstLineChars="200" w:firstLine="420"/>
            </w:pPr>
            <w:r w:rsidRPr="00317CAC">
              <w:t>准确性</w:t>
            </w:r>
          </w:p>
        </w:tc>
      </w:tr>
      <w:tr w:rsidR="005F028B" w:rsidRPr="00317CAC" w14:paraId="78C5C182" w14:textId="77777777" w:rsidTr="00360BF0">
        <w:trPr>
          <w:trHeight w:val="304"/>
          <w:jc w:val="center"/>
          <w:trPrChange w:id="1335" w:author="1379323603@qq.com" w:date="2021-04-14T14:59:00Z">
            <w:trPr>
              <w:trHeight w:val="304"/>
              <w:jc w:val="center"/>
            </w:trPr>
          </w:trPrChange>
        </w:trPr>
        <w:tc>
          <w:tcPr>
            <w:tcW w:w="1900" w:type="dxa"/>
            <w:shd w:val="clear" w:color="auto" w:fill="auto"/>
            <w:tcPrChange w:id="1336" w:author="1379323603@qq.com" w:date="2021-04-14T14:59:00Z">
              <w:tcPr>
                <w:tcW w:w="1900" w:type="dxa"/>
                <w:tcBorders>
                  <w:top w:val="single" w:sz="24" w:space="0" w:color="auto"/>
                  <w:left w:val="single" w:sz="24" w:space="0" w:color="auto"/>
                  <w:bottom w:val="single" w:sz="24" w:space="0" w:color="auto"/>
                  <w:right w:val="single" w:sz="12" w:space="0" w:color="auto"/>
                </w:tcBorders>
                <w:shd w:val="clear" w:color="auto" w:fill="auto"/>
              </w:tcPr>
            </w:tcPrChange>
          </w:tcPr>
          <w:p w14:paraId="49A7985D" w14:textId="77777777" w:rsidR="005F028B" w:rsidRPr="00317CAC" w:rsidRDefault="005F028B" w:rsidP="001A4D0B">
            <w:pPr>
              <w:spacing w:line="360" w:lineRule="auto"/>
              <w:ind w:firstLineChars="200" w:firstLine="420"/>
            </w:pPr>
            <w:r w:rsidRPr="00317CAC">
              <w:t>Train</w:t>
            </w:r>
          </w:p>
        </w:tc>
        <w:tc>
          <w:tcPr>
            <w:tcW w:w="1900" w:type="dxa"/>
            <w:shd w:val="clear" w:color="auto" w:fill="auto"/>
            <w:tcPrChange w:id="1337" w:author="1379323603@qq.com" w:date="2021-04-14T14:59:00Z">
              <w:tcPr>
                <w:tcW w:w="1900" w:type="dxa"/>
                <w:tcBorders>
                  <w:top w:val="single" w:sz="24" w:space="0" w:color="auto"/>
                  <w:left w:val="single" w:sz="12" w:space="0" w:color="auto"/>
                  <w:bottom w:val="single" w:sz="24" w:space="0" w:color="auto"/>
                  <w:right w:val="single" w:sz="12" w:space="0" w:color="auto"/>
                </w:tcBorders>
                <w:shd w:val="clear" w:color="auto" w:fill="auto"/>
              </w:tcPr>
            </w:tcPrChange>
          </w:tcPr>
          <w:p w14:paraId="3D8D0585" w14:textId="77777777" w:rsidR="005F028B" w:rsidRPr="00317CAC" w:rsidRDefault="005F028B" w:rsidP="001A4D0B">
            <w:pPr>
              <w:spacing w:line="360" w:lineRule="auto"/>
              <w:ind w:firstLineChars="200" w:firstLine="420"/>
            </w:pPr>
            <w:r w:rsidRPr="00317CAC">
              <w:t>1</w:t>
            </w:r>
          </w:p>
        </w:tc>
        <w:tc>
          <w:tcPr>
            <w:tcW w:w="1900" w:type="dxa"/>
            <w:shd w:val="clear" w:color="auto" w:fill="auto"/>
            <w:tcPrChange w:id="1338" w:author="1379323603@qq.com" w:date="2021-04-14T14:59:00Z">
              <w:tcPr>
                <w:tcW w:w="1900" w:type="dxa"/>
                <w:tcBorders>
                  <w:top w:val="single" w:sz="24" w:space="0" w:color="auto"/>
                  <w:left w:val="single" w:sz="12" w:space="0" w:color="auto"/>
                  <w:bottom w:val="single" w:sz="24" w:space="0" w:color="auto"/>
                  <w:right w:val="single" w:sz="12" w:space="0" w:color="auto"/>
                </w:tcBorders>
                <w:shd w:val="clear" w:color="auto" w:fill="auto"/>
              </w:tcPr>
            </w:tcPrChange>
          </w:tcPr>
          <w:p w14:paraId="6619A212" w14:textId="77777777" w:rsidR="005F028B" w:rsidRPr="00317CAC" w:rsidRDefault="005F028B" w:rsidP="001A4D0B">
            <w:pPr>
              <w:spacing w:line="360" w:lineRule="auto"/>
              <w:ind w:firstLineChars="200" w:firstLine="420"/>
            </w:pPr>
            <w:r w:rsidRPr="00317CAC">
              <w:t>4978</w:t>
            </w:r>
          </w:p>
        </w:tc>
        <w:tc>
          <w:tcPr>
            <w:tcW w:w="1900" w:type="dxa"/>
            <w:shd w:val="clear" w:color="auto" w:fill="auto"/>
            <w:tcPrChange w:id="1339" w:author="1379323603@qq.com" w:date="2021-04-14T14:59:00Z">
              <w:tcPr>
                <w:tcW w:w="1900" w:type="dxa"/>
                <w:tcBorders>
                  <w:top w:val="single" w:sz="24" w:space="0" w:color="auto"/>
                  <w:left w:val="single" w:sz="12" w:space="0" w:color="auto"/>
                  <w:bottom w:val="single" w:sz="24" w:space="0" w:color="auto"/>
                  <w:right w:val="single" w:sz="12" w:space="0" w:color="auto"/>
                </w:tcBorders>
                <w:shd w:val="clear" w:color="auto" w:fill="auto"/>
              </w:tcPr>
            </w:tcPrChange>
          </w:tcPr>
          <w:p w14:paraId="006B75D1" w14:textId="77777777" w:rsidR="005F028B" w:rsidRPr="00317CAC" w:rsidRDefault="005F028B" w:rsidP="001A4D0B">
            <w:pPr>
              <w:spacing w:line="360" w:lineRule="auto"/>
              <w:ind w:firstLineChars="200" w:firstLine="420"/>
            </w:pPr>
            <w:r w:rsidRPr="00317CAC">
              <w:t>5400</w:t>
            </w:r>
          </w:p>
        </w:tc>
        <w:tc>
          <w:tcPr>
            <w:tcW w:w="1901" w:type="dxa"/>
            <w:shd w:val="clear" w:color="auto" w:fill="auto"/>
            <w:tcPrChange w:id="1340" w:author="1379323603@qq.com" w:date="2021-04-14T14:59:00Z">
              <w:tcPr>
                <w:tcW w:w="1901" w:type="dxa"/>
                <w:tcBorders>
                  <w:top w:val="single" w:sz="24" w:space="0" w:color="auto"/>
                  <w:left w:val="single" w:sz="12" w:space="0" w:color="auto"/>
                  <w:bottom w:val="single" w:sz="24" w:space="0" w:color="auto"/>
                  <w:right w:val="single" w:sz="24" w:space="0" w:color="auto"/>
                </w:tcBorders>
                <w:shd w:val="clear" w:color="auto" w:fill="auto"/>
              </w:tcPr>
            </w:tcPrChange>
          </w:tcPr>
          <w:p w14:paraId="35938E45" w14:textId="77777777" w:rsidR="005F028B" w:rsidRPr="00317CAC" w:rsidRDefault="005F028B" w:rsidP="001A4D0B">
            <w:pPr>
              <w:spacing w:line="360" w:lineRule="auto"/>
              <w:ind w:firstLineChars="200" w:firstLine="420"/>
            </w:pPr>
            <w:r w:rsidRPr="00317CAC">
              <w:t>0.92185</w:t>
            </w:r>
          </w:p>
        </w:tc>
      </w:tr>
      <w:tr w:rsidR="005F028B" w:rsidRPr="00317CAC" w14:paraId="0D30C94E" w14:textId="77777777" w:rsidTr="00360BF0">
        <w:trPr>
          <w:trHeight w:val="304"/>
          <w:jc w:val="center"/>
          <w:trPrChange w:id="1341" w:author="1379323603@qq.com" w:date="2021-04-14T14:59:00Z">
            <w:trPr>
              <w:trHeight w:val="304"/>
              <w:jc w:val="center"/>
            </w:trPr>
          </w:trPrChange>
        </w:trPr>
        <w:tc>
          <w:tcPr>
            <w:tcW w:w="1900" w:type="dxa"/>
            <w:shd w:val="clear" w:color="auto" w:fill="auto"/>
            <w:tcPrChange w:id="1342" w:author="1379323603@qq.com" w:date="2021-04-14T14:59:00Z">
              <w:tcPr>
                <w:tcW w:w="1900" w:type="dxa"/>
                <w:tcBorders>
                  <w:top w:val="single" w:sz="24" w:space="0" w:color="auto"/>
                  <w:left w:val="single" w:sz="24" w:space="0" w:color="auto"/>
                  <w:bottom w:val="single" w:sz="24" w:space="0" w:color="auto"/>
                  <w:right w:val="single" w:sz="12" w:space="0" w:color="auto"/>
                </w:tcBorders>
                <w:shd w:val="clear" w:color="auto" w:fill="auto"/>
              </w:tcPr>
            </w:tcPrChange>
          </w:tcPr>
          <w:p w14:paraId="559D98BA" w14:textId="77777777" w:rsidR="005F028B" w:rsidRPr="00317CAC" w:rsidRDefault="005F028B" w:rsidP="001A4D0B">
            <w:pPr>
              <w:spacing w:line="360" w:lineRule="auto"/>
              <w:ind w:firstLineChars="200" w:firstLine="420"/>
            </w:pPr>
            <w:r w:rsidRPr="00317CAC">
              <w:t>Train</w:t>
            </w:r>
          </w:p>
        </w:tc>
        <w:tc>
          <w:tcPr>
            <w:tcW w:w="1900" w:type="dxa"/>
            <w:shd w:val="clear" w:color="auto" w:fill="auto"/>
            <w:tcPrChange w:id="1343" w:author="1379323603@qq.com" w:date="2021-04-14T14:59:00Z">
              <w:tcPr>
                <w:tcW w:w="1900" w:type="dxa"/>
                <w:tcBorders>
                  <w:top w:val="single" w:sz="24" w:space="0" w:color="auto"/>
                  <w:left w:val="single" w:sz="12" w:space="0" w:color="auto"/>
                  <w:bottom w:val="single" w:sz="24" w:space="0" w:color="auto"/>
                  <w:right w:val="single" w:sz="12" w:space="0" w:color="auto"/>
                </w:tcBorders>
                <w:shd w:val="clear" w:color="auto" w:fill="auto"/>
              </w:tcPr>
            </w:tcPrChange>
          </w:tcPr>
          <w:p w14:paraId="19F90531" w14:textId="77777777" w:rsidR="005F028B" w:rsidRPr="00317CAC" w:rsidRDefault="005F028B" w:rsidP="001A4D0B">
            <w:pPr>
              <w:spacing w:line="360" w:lineRule="auto"/>
              <w:ind w:firstLineChars="200" w:firstLine="420"/>
            </w:pPr>
            <w:r w:rsidRPr="00317CAC">
              <w:t>2</w:t>
            </w:r>
          </w:p>
        </w:tc>
        <w:tc>
          <w:tcPr>
            <w:tcW w:w="1900" w:type="dxa"/>
            <w:shd w:val="clear" w:color="auto" w:fill="auto"/>
            <w:tcPrChange w:id="1344" w:author="1379323603@qq.com" w:date="2021-04-14T14:59:00Z">
              <w:tcPr>
                <w:tcW w:w="1900" w:type="dxa"/>
                <w:tcBorders>
                  <w:top w:val="single" w:sz="24" w:space="0" w:color="auto"/>
                  <w:left w:val="single" w:sz="12" w:space="0" w:color="auto"/>
                  <w:bottom w:val="single" w:sz="24" w:space="0" w:color="auto"/>
                  <w:right w:val="single" w:sz="12" w:space="0" w:color="auto"/>
                </w:tcBorders>
                <w:shd w:val="clear" w:color="auto" w:fill="auto"/>
              </w:tcPr>
            </w:tcPrChange>
          </w:tcPr>
          <w:p w14:paraId="0148F8AE" w14:textId="77777777" w:rsidR="005F028B" w:rsidRPr="00317CAC" w:rsidRDefault="005F028B" w:rsidP="001A4D0B">
            <w:pPr>
              <w:spacing w:line="360" w:lineRule="auto"/>
              <w:ind w:firstLineChars="200" w:firstLine="420"/>
            </w:pPr>
            <w:r w:rsidRPr="00317CAC">
              <w:t>4299</w:t>
            </w:r>
          </w:p>
        </w:tc>
        <w:tc>
          <w:tcPr>
            <w:tcW w:w="1900" w:type="dxa"/>
            <w:shd w:val="clear" w:color="auto" w:fill="auto"/>
            <w:tcPrChange w:id="1345" w:author="1379323603@qq.com" w:date="2021-04-14T14:59:00Z">
              <w:tcPr>
                <w:tcW w:w="1900" w:type="dxa"/>
                <w:tcBorders>
                  <w:top w:val="single" w:sz="24" w:space="0" w:color="auto"/>
                  <w:left w:val="single" w:sz="12" w:space="0" w:color="auto"/>
                  <w:bottom w:val="single" w:sz="24" w:space="0" w:color="auto"/>
                  <w:right w:val="single" w:sz="12" w:space="0" w:color="auto"/>
                </w:tcBorders>
                <w:shd w:val="clear" w:color="auto" w:fill="auto"/>
              </w:tcPr>
            </w:tcPrChange>
          </w:tcPr>
          <w:p w14:paraId="6778D073" w14:textId="77777777" w:rsidR="005F028B" w:rsidRPr="00317CAC" w:rsidRDefault="005F028B" w:rsidP="001A4D0B">
            <w:pPr>
              <w:spacing w:line="360" w:lineRule="auto"/>
              <w:ind w:firstLineChars="200" w:firstLine="420"/>
            </w:pPr>
            <w:r w:rsidRPr="00317CAC">
              <w:t>5400</w:t>
            </w:r>
          </w:p>
        </w:tc>
        <w:tc>
          <w:tcPr>
            <w:tcW w:w="1901" w:type="dxa"/>
            <w:shd w:val="clear" w:color="auto" w:fill="auto"/>
            <w:tcPrChange w:id="1346" w:author="1379323603@qq.com" w:date="2021-04-14T14:59:00Z">
              <w:tcPr>
                <w:tcW w:w="1901" w:type="dxa"/>
                <w:tcBorders>
                  <w:top w:val="single" w:sz="24" w:space="0" w:color="auto"/>
                  <w:left w:val="single" w:sz="12" w:space="0" w:color="auto"/>
                  <w:bottom w:val="single" w:sz="24" w:space="0" w:color="auto"/>
                  <w:right w:val="single" w:sz="24" w:space="0" w:color="auto"/>
                </w:tcBorders>
                <w:shd w:val="clear" w:color="auto" w:fill="auto"/>
              </w:tcPr>
            </w:tcPrChange>
          </w:tcPr>
          <w:p w14:paraId="20E1B02F" w14:textId="77777777" w:rsidR="005F028B" w:rsidRPr="00317CAC" w:rsidRDefault="005F028B" w:rsidP="001A4D0B">
            <w:pPr>
              <w:spacing w:line="360" w:lineRule="auto"/>
              <w:ind w:firstLineChars="200" w:firstLine="420"/>
            </w:pPr>
            <w:r w:rsidRPr="00317CAC">
              <w:t>0.79611</w:t>
            </w:r>
          </w:p>
        </w:tc>
      </w:tr>
      <w:tr w:rsidR="005F028B" w:rsidRPr="00317CAC" w14:paraId="32979B28" w14:textId="77777777" w:rsidTr="00360BF0">
        <w:trPr>
          <w:trHeight w:val="304"/>
          <w:jc w:val="center"/>
          <w:trPrChange w:id="1347" w:author="1379323603@qq.com" w:date="2021-04-14T14:59:00Z">
            <w:trPr>
              <w:trHeight w:val="304"/>
              <w:jc w:val="center"/>
            </w:trPr>
          </w:trPrChange>
        </w:trPr>
        <w:tc>
          <w:tcPr>
            <w:tcW w:w="1900" w:type="dxa"/>
            <w:shd w:val="clear" w:color="auto" w:fill="auto"/>
            <w:tcPrChange w:id="1348" w:author="1379323603@qq.com" w:date="2021-04-14T14:59:00Z">
              <w:tcPr>
                <w:tcW w:w="1900" w:type="dxa"/>
                <w:tcBorders>
                  <w:top w:val="single" w:sz="24" w:space="0" w:color="auto"/>
                  <w:left w:val="single" w:sz="24" w:space="0" w:color="auto"/>
                  <w:bottom w:val="single" w:sz="24" w:space="0" w:color="auto"/>
                  <w:right w:val="single" w:sz="12" w:space="0" w:color="auto"/>
                </w:tcBorders>
                <w:shd w:val="clear" w:color="auto" w:fill="auto"/>
              </w:tcPr>
            </w:tcPrChange>
          </w:tcPr>
          <w:p w14:paraId="23A75ABA" w14:textId="77777777" w:rsidR="005F028B" w:rsidRPr="00317CAC" w:rsidRDefault="005F028B" w:rsidP="001A4D0B">
            <w:pPr>
              <w:spacing w:line="360" w:lineRule="auto"/>
              <w:ind w:firstLineChars="200" w:firstLine="420"/>
            </w:pPr>
            <w:r w:rsidRPr="00317CAC">
              <w:t>Train</w:t>
            </w:r>
          </w:p>
        </w:tc>
        <w:tc>
          <w:tcPr>
            <w:tcW w:w="1900" w:type="dxa"/>
            <w:shd w:val="clear" w:color="auto" w:fill="auto"/>
            <w:tcPrChange w:id="1349" w:author="1379323603@qq.com" w:date="2021-04-14T14:59:00Z">
              <w:tcPr>
                <w:tcW w:w="1900" w:type="dxa"/>
                <w:tcBorders>
                  <w:top w:val="single" w:sz="24" w:space="0" w:color="auto"/>
                  <w:left w:val="single" w:sz="12" w:space="0" w:color="auto"/>
                  <w:bottom w:val="single" w:sz="24" w:space="0" w:color="auto"/>
                  <w:right w:val="single" w:sz="12" w:space="0" w:color="auto"/>
                </w:tcBorders>
                <w:shd w:val="clear" w:color="auto" w:fill="auto"/>
              </w:tcPr>
            </w:tcPrChange>
          </w:tcPr>
          <w:p w14:paraId="66505D8C" w14:textId="77777777" w:rsidR="005F028B" w:rsidRPr="00317CAC" w:rsidRDefault="005F028B" w:rsidP="001A4D0B">
            <w:pPr>
              <w:spacing w:line="360" w:lineRule="auto"/>
              <w:ind w:firstLineChars="200" w:firstLine="420"/>
            </w:pPr>
            <w:r w:rsidRPr="00317CAC">
              <w:t>3</w:t>
            </w:r>
          </w:p>
        </w:tc>
        <w:tc>
          <w:tcPr>
            <w:tcW w:w="1900" w:type="dxa"/>
            <w:shd w:val="clear" w:color="auto" w:fill="auto"/>
            <w:tcPrChange w:id="1350" w:author="1379323603@qq.com" w:date="2021-04-14T14:59:00Z">
              <w:tcPr>
                <w:tcW w:w="1900" w:type="dxa"/>
                <w:tcBorders>
                  <w:top w:val="single" w:sz="24" w:space="0" w:color="auto"/>
                  <w:left w:val="single" w:sz="12" w:space="0" w:color="auto"/>
                  <w:bottom w:val="single" w:sz="24" w:space="0" w:color="auto"/>
                  <w:right w:val="single" w:sz="12" w:space="0" w:color="auto"/>
                </w:tcBorders>
                <w:shd w:val="clear" w:color="auto" w:fill="auto"/>
              </w:tcPr>
            </w:tcPrChange>
          </w:tcPr>
          <w:p w14:paraId="3421A4BE" w14:textId="77777777" w:rsidR="005F028B" w:rsidRPr="00317CAC" w:rsidRDefault="005F028B" w:rsidP="001A4D0B">
            <w:pPr>
              <w:spacing w:line="360" w:lineRule="auto"/>
              <w:ind w:firstLineChars="200" w:firstLine="420"/>
            </w:pPr>
            <w:r w:rsidRPr="00317CAC">
              <w:t>4442</w:t>
            </w:r>
          </w:p>
        </w:tc>
        <w:tc>
          <w:tcPr>
            <w:tcW w:w="1900" w:type="dxa"/>
            <w:shd w:val="clear" w:color="auto" w:fill="auto"/>
            <w:tcPrChange w:id="1351" w:author="1379323603@qq.com" w:date="2021-04-14T14:59:00Z">
              <w:tcPr>
                <w:tcW w:w="1900" w:type="dxa"/>
                <w:tcBorders>
                  <w:top w:val="single" w:sz="24" w:space="0" w:color="auto"/>
                  <w:left w:val="single" w:sz="12" w:space="0" w:color="auto"/>
                  <w:bottom w:val="single" w:sz="24" w:space="0" w:color="auto"/>
                  <w:right w:val="single" w:sz="12" w:space="0" w:color="auto"/>
                </w:tcBorders>
                <w:shd w:val="clear" w:color="auto" w:fill="auto"/>
              </w:tcPr>
            </w:tcPrChange>
          </w:tcPr>
          <w:p w14:paraId="09B9E18C" w14:textId="77777777" w:rsidR="005F028B" w:rsidRPr="00317CAC" w:rsidRDefault="005F028B" w:rsidP="001A4D0B">
            <w:pPr>
              <w:spacing w:line="360" w:lineRule="auto"/>
              <w:ind w:firstLineChars="200" w:firstLine="420"/>
            </w:pPr>
            <w:r w:rsidRPr="00317CAC">
              <w:t>5400</w:t>
            </w:r>
          </w:p>
        </w:tc>
        <w:tc>
          <w:tcPr>
            <w:tcW w:w="1901" w:type="dxa"/>
            <w:shd w:val="clear" w:color="auto" w:fill="auto"/>
            <w:tcPrChange w:id="1352" w:author="1379323603@qq.com" w:date="2021-04-14T14:59:00Z">
              <w:tcPr>
                <w:tcW w:w="1901" w:type="dxa"/>
                <w:tcBorders>
                  <w:top w:val="single" w:sz="24" w:space="0" w:color="auto"/>
                  <w:left w:val="single" w:sz="12" w:space="0" w:color="auto"/>
                  <w:bottom w:val="single" w:sz="24" w:space="0" w:color="auto"/>
                  <w:right w:val="single" w:sz="24" w:space="0" w:color="auto"/>
                </w:tcBorders>
                <w:shd w:val="clear" w:color="auto" w:fill="auto"/>
              </w:tcPr>
            </w:tcPrChange>
          </w:tcPr>
          <w:p w14:paraId="3B0E6724" w14:textId="77777777" w:rsidR="005F028B" w:rsidRPr="00317CAC" w:rsidRDefault="005F028B" w:rsidP="001A4D0B">
            <w:pPr>
              <w:spacing w:line="360" w:lineRule="auto"/>
              <w:ind w:firstLineChars="200" w:firstLine="420"/>
            </w:pPr>
            <w:r w:rsidRPr="00317CAC">
              <w:t>0.82259</w:t>
            </w:r>
          </w:p>
        </w:tc>
      </w:tr>
      <w:tr w:rsidR="005F028B" w:rsidRPr="00317CAC" w14:paraId="2AD0B1C5" w14:textId="77777777" w:rsidTr="00360BF0">
        <w:trPr>
          <w:trHeight w:val="304"/>
          <w:jc w:val="center"/>
          <w:trPrChange w:id="1353" w:author="1379323603@qq.com" w:date="2021-04-14T14:59:00Z">
            <w:trPr>
              <w:trHeight w:val="304"/>
              <w:jc w:val="center"/>
            </w:trPr>
          </w:trPrChange>
        </w:trPr>
        <w:tc>
          <w:tcPr>
            <w:tcW w:w="1900" w:type="dxa"/>
            <w:shd w:val="clear" w:color="auto" w:fill="auto"/>
            <w:tcPrChange w:id="1354" w:author="1379323603@qq.com" w:date="2021-04-14T14:59:00Z">
              <w:tcPr>
                <w:tcW w:w="1900" w:type="dxa"/>
                <w:tcBorders>
                  <w:top w:val="single" w:sz="24" w:space="0" w:color="auto"/>
                  <w:left w:val="single" w:sz="24" w:space="0" w:color="auto"/>
                  <w:bottom w:val="single" w:sz="24" w:space="0" w:color="auto"/>
                  <w:right w:val="single" w:sz="12" w:space="0" w:color="auto"/>
                </w:tcBorders>
                <w:shd w:val="clear" w:color="auto" w:fill="auto"/>
              </w:tcPr>
            </w:tcPrChange>
          </w:tcPr>
          <w:p w14:paraId="7D282784" w14:textId="77777777" w:rsidR="005F028B" w:rsidRPr="00317CAC" w:rsidRDefault="005F028B" w:rsidP="001A4D0B">
            <w:pPr>
              <w:spacing w:line="360" w:lineRule="auto"/>
              <w:ind w:firstLineChars="200" w:firstLine="420"/>
            </w:pPr>
            <w:r w:rsidRPr="00317CAC">
              <w:t>Train</w:t>
            </w:r>
          </w:p>
        </w:tc>
        <w:tc>
          <w:tcPr>
            <w:tcW w:w="1900" w:type="dxa"/>
            <w:shd w:val="clear" w:color="auto" w:fill="auto"/>
            <w:tcPrChange w:id="1355" w:author="1379323603@qq.com" w:date="2021-04-14T14:59:00Z">
              <w:tcPr>
                <w:tcW w:w="1900" w:type="dxa"/>
                <w:tcBorders>
                  <w:top w:val="single" w:sz="24" w:space="0" w:color="auto"/>
                  <w:left w:val="single" w:sz="12" w:space="0" w:color="auto"/>
                  <w:bottom w:val="single" w:sz="24" w:space="0" w:color="auto"/>
                  <w:right w:val="single" w:sz="12" w:space="0" w:color="auto"/>
                </w:tcBorders>
                <w:shd w:val="clear" w:color="auto" w:fill="auto"/>
              </w:tcPr>
            </w:tcPrChange>
          </w:tcPr>
          <w:p w14:paraId="0880F8EE" w14:textId="77777777" w:rsidR="005F028B" w:rsidRPr="00317CAC" w:rsidRDefault="005F028B" w:rsidP="001A4D0B">
            <w:pPr>
              <w:spacing w:line="360" w:lineRule="auto"/>
              <w:ind w:firstLineChars="200" w:firstLine="420"/>
            </w:pPr>
            <w:r w:rsidRPr="00317CAC">
              <w:t>4</w:t>
            </w:r>
          </w:p>
        </w:tc>
        <w:tc>
          <w:tcPr>
            <w:tcW w:w="1900" w:type="dxa"/>
            <w:shd w:val="clear" w:color="auto" w:fill="auto"/>
            <w:tcPrChange w:id="1356" w:author="1379323603@qq.com" w:date="2021-04-14T14:59:00Z">
              <w:tcPr>
                <w:tcW w:w="1900" w:type="dxa"/>
                <w:tcBorders>
                  <w:top w:val="single" w:sz="24" w:space="0" w:color="auto"/>
                  <w:left w:val="single" w:sz="12" w:space="0" w:color="auto"/>
                  <w:bottom w:val="single" w:sz="24" w:space="0" w:color="auto"/>
                  <w:right w:val="single" w:sz="12" w:space="0" w:color="auto"/>
                </w:tcBorders>
                <w:shd w:val="clear" w:color="auto" w:fill="auto"/>
              </w:tcPr>
            </w:tcPrChange>
          </w:tcPr>
          <w:p w14:paraId="56DA6D3E" w14:textId="77777777" w:rsidR="005F028B" w:rsidRPr="00317CAC" w:rsidRDefault="005F028B" w:rsidP="001A4D0B">
            <w:pPr>
              <w:spacing w:line="360" w:lineRule="auto"/>
              <w:ind w:firstLineChars="200" w:firstLine="420"/>
            </w:pPr>
            <w:r w:rsidRPr="00317CAC">
              <w:t>4866</w:t>
            </w:r>
          </w:p>
        </w:tc>
        <w:tc>
          <w:tcPr>
            <w:tcW w:w="1900" w:type="dxa"/>
            <w:shd w:val="clear" w:color="auto" w:fill="auto"/>
            <w:tcPrChange w:id="1357" w:author="1379323603@qq.com" w:date="2021-04-14T14:59:00Z">
              <w:tcPr>
                <w:tcW w:w="1900" w:type="dxa"/>
                <w:tcBorders>
                  <w:top w:val="single" w:sz="24" w:space="0" w:color="auto"/>
                  <w:left w:val="single" w:sz="12" w:space="0" w:color="auto"/>
                  <w:bottom w:val="single" w:sz="24" w:space="0" w:color="auto"/>
                  <w:right w:val="single" w:sz="12" w:space="0" w:color="auto"/>
                </w:tcBorders>
                <w:shd w:val="clear" w:color="auto" w:fill="auto"/>
              </w:tcPr>
            </w:tcPrChange>
          </w:tcPr>
          <w:p w14:paraId="149DD8DD" w14:textId="77777777" w:rsidR="005F028B" w:rsidRPr="00317CAC" w:rsidRDefault="005F028B" w:rsidP="001A4D0B">
            <w:pPr>
              <w:spacing w:line="360" w:lineRule="auto"/>
              <w:ind w:firstLineChars="200" w:firstLine="420"/>
            </w:pPr>
            <w:r w:rsidRPr="00317CAC">
              <w:t>5400</w:t>
            </w:r>
          </w:p>
        </w:tc>
        <w:tc>
          <w:tcPr>
            <w:tcW w:w="1901" w:type="dxa"/>
            <w:shd w:val="clear" w:color="auto" w:fill="auto"/>
            <w:tcPrChange w:id="1358" w:author="1379323603@qq.com" w:date="2021-04-14T14:59:00Z">
              <w:tcPr>
                <w:tcW w:w="1901" w:type="dxa"/>
                <w:tcBorders>
                  <w:top w:val="single" w:sz="24" w:space="0" w:color="auto"/>
                  <w:left w:val="single" w:sz="12" w:space="0" w:color="auto"/>
                  <w:bottom w:val="single" w:sz="24" w:space="0" w:color="auto"/>
                  <w:right w:val="single" w:sz="24" w:space="0" w:color="auto"/>
                </w:tcBorders>
                <w:shd w:val="clear" w:color="auto" w:fill="auto"/>
              </w:tcPr>
            </w:tcPrChange>
          </w:tcPr>
          <w:p w14:paraId="06955B00" w14:textId="77777777" w:rsidR="005F028B" w:rsidRPr="00317CAC" w:rsidRDefault="005F028B" w:rsidP="001A4D0B">
            <w:pPr>
              <w:spacing w:line="360" w:lineRule="auto"/>
              <w:ind w:firstLineChars="200" w:firstLine="420"/>
            </w:pPr>
            <w:r w:rsidRPr="00317CAC">
              <w:t>0.90111</w:t>
            </w:r>
          </w:p>
        </w:tc>
      </w:tr>
      <w:tr w:rsidR="005F028B" w:rsidRPr="00317CAC" w14:paraId="70CE2D9B" w14:textId="77777777" w:rsidTr="00360BF0">
        <w:trPr>
          <w:trHeight w:val="304"/>
          <w:jc w:val="center"/>
          <w:trPrChange w:id="1359" w:author="1379323603@qq.com" w:date="2021-04-14T14:59:00Z">
            <w:trPr>
              <w:trHeight w:val="304"/>
              <w:jc w:val="center"/>
            </w:trPr>
          </w:trPrChange>
        </w:trPr>
        <w:tc>
          <w:tcPr>
            <w:tcW w:w="1900" w:type="dxa"/>
            <w:shd w:val="clear" w:color="auto" w:fill="auto"/>
            <w:tcPrChange w:id="1360" w:author="1379323603@qq.com" w:date="2021-04-14T14:59:00Z">
              <w:tcPr>
                <w:tcW w:w="1900" w:type="dxa"/>
                <w:tcBorders>
                  <w:top w:val="single" w:sz="24" w:space="0" w:color="auto"/>
                  <w:left w:val="single" w:sz="24" w:space="0" w:color="auto"/>
                  <w:bottom w:val="single" w:sz="24" w:space="0" w:color="auto"/>
                  <w:right w:val="single" w:sz="12" w:space="0" w:color="auto"/>
                </w:tcBorders>
                <w:shd w:val="clear" w:color="auto" w:fill="auto"/>
              </w:tcPr>
            </w:tcPrChange>
          </w:tcPr>
          <w:p w14:paraId="234090D5" w14:textId="77777777" w:rsidR="005F028B" w:rsidRPr="00317CAC" w:rsidRDefault="005F028B" w:rsidP="001A4D0B">
            <w:pPr>
              <w:spacing w:line="360" w:lineRule="auto"/>
              <w:ind w:firstLineChars="200" w:firstLine="420"/>
            </w:pPr>
            <w:r w:rsidRPr="00317CAC">
              <w:t>Train</w:t>
            </w:r>
          </w:p>
        </w:tc>
        <w:tc>
          <w:tcPr>
            <w:tcW w:w="1900" w:type="dxa"/>
            <w:shd w:val="clear" w:color="auto" w:fill="auto"/>
            <w:tcPrChange w:id="1361" w:author="1379323603@qq.com" w:date="2021-04-14T14:59:00Z">
              <w:tcPr>
                <w:tcW w:w="1900" w:type="dxa"/>
                <w:tcBorders>
                  <w:top w:val="single" w:sz="24" w:space="0" w:color="auto"/>
                  <w:left w:val="single" w:sz="12" w:space="0" w:color="auto"/>
                  <w:bottom w:val="single" w:sz="24" w:space="0" w:color="auto"/>
                  <w:right w:val="single" w:sz="12" w:space="0" w:color="auto"/>
                </w:tcBorders>
                <w:shd w:val="clear" w:color="auto" w:fill="auto"/>
              </w:tcPr>
            </w:tcPrChange>
          </w:tcPr>
          <w:p w14:paraId="7F01130B" w14:textId="77777777" w:rsidR="005F028B" w:rsidRPr="00317CAC" w:rsidRDefault="005F028B" w:rsidP="001A4D0B">
            <w:pPr>
              <w:spacing w:line="360" w:lineRule="auto"/>
              <w:ind w:firstLineChars="200" w:firstLine="420"/>
            </w:pPr>
            <w:r w:rsidRPr="00317CAC">
              <w:t>All</w:t>
            </w:r>
          </w:p>
        </w:tc>
        <w:tc>
          <w:tcPr>
            <w:tcW w:w="1900" w:type="dxa"/>
            <w:shd w:val="clear" w:color="auto" w:fill="auto"/>
            <w:tcPrChange w:id="1362" w:author="1379323603@qq.com" w:date="2021-04-14T14:59:00Z">
              <w:tcPr>
                <w:tcW w:w="1900" w:type="dxa"/>
                <w:tcBorders>
                  <w:top w:val="single" w:sz="24" w:space="0" w:color="auto"/>
                  <w:left w:val="single" w:sz="12" w:space="0" w:color="auto"/>
                  <w:bottom w:val="single" w:sz="24" w:space="0" w:color="auto"/>
                  <w:right w:val="single" w:sz="12" w:space="0" w:color="auto"/>
                </w:tcBorders>
                <w:shd w:val="clear" w:color="auto" w:fill="auto"/>
              </w:tcPr>
            </w:tcPrChange>
          </w:tcPr>
          <w:p w14:paraId="67447AC4" w14:textId="77777777" w:rsidR="005F028B" w:rsidRPr="00317CAC" w:rsidRDefault="005F028B" w:rsidP="001A4D0B">
            <w:pPr>
              <w:spacing w:line="360" w:lineRule="auto"/>
              <w:ind w:firstLineChars="200" w:firstLine="420"/>
            </w:pPr>
            <w:r w:rsidRPr="00317CAC">
              <w:t>18585</w:t>
            </w:r>
          </w:p>
        </w:tc>
        <w:tc>
          <w:tcPr>
            <w:tcW w:w="1900" w:type="dxa"/>
            <w:shd w:val="clear" w:color="auto" w:fill="auto"/>
            <w:tcPrChange w:id="1363" w:author="1379323603@qq.com" w:date="2021-04-14T14:59:00Z">
              <w:tcPr>
                <w:tcW w:w="1900" w:type="dxa"/>
                <w:tcBorders>
                  <w:top w:val="single" w:sz="24" w:space="0" w:color="auto"/>
                  <w:left w:val="single" w:sz="12" w:space="0" w:color="auto"/>
                  <w:bottom w:val="single" w:sz="24" w:space="0" w:color="auto"/>
                  <w:right w:val="single" w:sz="12" w:space="0" w:color="auto"/>
                </w:tcBorders>
                <w:shd w:val="clear" w:color="auto" w:fill="auto"/>
              </w:tcPr>
            </w:tcPrChange>
          </w:tcPr>
          <w:p w14:paraId="49268F17" w14:textId="77777777" w:rsidR="005F028B" w:rsidRPr="00317CAC" w:rsidRDefault="005F028B" w:rsidP="001A4D0B">
            <w:pPr>
              <w:spacing w:line="360" w:lineRule="auto"/>
              <w:ind w:firstLineChars="200" w:firstLine="420"/>
            </w:pPr>
            <w:r w:rsidRPr="00317CAC">
              <w:t>21600</w:t>
            </w:r>
          </w:p>
        </w:tc>
        <w:tc>
          <w:tcPr>
            <w:tcW w:w="1901" w:type="dxa"/>
            <w:shd w:val="clear" w:color="auto" w:fill="auto"/>
            <w:tcPrChange w:id="1364" w:author="1379323603@qq.com" w:date="2021-04-14T14:59:00Z">
              <w:tcPr>
                <w:tcW w:w="1901" w:type="dxa"/>
                <w:tcBorders>
                  <w:top w:val="single" w:sz="24" w:space="0" w:color="auto"/>
                  <w:left w:val="single" w:sz="12" w:space="0" w:color="auto"/>
                  <w:bottom w:val="single" w:sz="24" w:space="0" w:color="auto"/>
                  <w:right w:val="single" w:sz="24" w:space="0" w:color="auto"/>
                </w:tcBorders>
                <w:shd w:val="clear" w:color="auto" w:fill="auto"/>
              </w:tcPr>
            </w:tcPrChange>
          </w:tcPr>
          <w:p w14:paraId="674C2FAF" w14:textId="77777777" w:rsidR="005F028B" w:rsidRPr="00317CAC" w:rsidRDefault="005F028B" w:rsidP="001A4D0B">
            <w:pPr>
              <w:spacing w:line="360" w:lineRule="auto"/>
              <w:ind w:firstLineChars="200" w:firstLine="420"/>
            </w:pPr>
            <w:r w:rsidRPr="00317CAC">
              <w:t>0.86042</w:t>
            </w:r>
          </w:p>
        </w:tc>
      </w:tr>
      <w:tr w:rsidR="005F028B" w:rsidRPr="00317CAC" w14:paraId="5149861C" w14:textId="77777777" w:rsidTr="00360BF0">
        <w:trPr>
          <w:trHeight w:val="304"/>
          <w:jc w:val="center"/>
          <w:trPrChange w:id="1365" w:author="1379323603@qq.com" w:date="2021-04-14T14:59:00Z">
            <w:trPr>
              <w:trHeight w:val="304"/>
              <w:jc w:val="center"/>
            </w:trPr>
          </w:trPrChange>
        </w:trPr>
        <w:tc>
          <w:tcPr>
            <w:tcW w:w="1900" w:type="dxa"/>
            <w:shd w:val="clear" w:color="auto" w:fill="auto"/>
            <w:tcPrChange w:id="1366" w:author="1379323603@qq.com" w:date="2021-04-14T14:59:00Z">
              <w:tcPr>
                <w:tcW w:w="1900" w:type="dxa"/>
                <w:tcBorders>
                  <w:top w:val="single" w:sz="24" w:space="0" w:color="auto"/>
                  <w:left w:val="single" w:sz="24" w:space="0" w:color="auto"/>
                  <w:bottom w:val="single" w:sz="24" w:space="0" w:color="auto"/>
                  <w:right w:val="single" w:sz="12" w:space="0" w:color="auto"/>
                </w:tcBorders>
                <w:shd w:val="clear" w:color="auto" w:fill="auto"/>
              </w:tcPr>
            </w:tcPrChange>
          </w:tcPr>
          <w:p w14:paraId="30B875C4" w14:textId="77777777" w:rsidR="005F028B" w:rsidRPr="00317CAC" w:rsidRDefault="005F028B" w:rsidP="001A4D0B">
            <w:pPr>
              <w:spacing w:line="360" w:lineRule="auto"/>
              <w:ind w:firstLineChars="200" w:firstLine="420"/>
            </w:pPr>
            <w:r w:rsidRPr="00317CAC">
              <w:t>Validation</w:t>
            </w:r>
          </w:p>
        </w:tc>
        <w:tc>
          <w:tcPr>
            <w:tcW w:w="1900" w:type="dxa"/>
            <w:shd w:val="clear" w:color="auto" w:fill="auto"/>
            <w:tcPrChange w:id="1367" w:author="1379323603@qq.com" w:date="2021-04-14T14:59:00Z">
              <w:tcPr>
                <w:tcW w:w="1900" w:type="dxa"/>
                <w:tcBorders>
                  <w:top w:val="single" w:sz="24" w:space="0" w:color="auto"/>
                  <w:left w:val="single" w:sz="12" w:space="0" w:color="auto"/>
                  <w:bottom w:val="single" w:sz="24" w:space="0" w:color="auto"/>
                  <w:right w:val="single" w:sz="12" w:space="0" w:color="auto"/>
                </w:tcBorders>
                <w:shd w:val="clear" w:color="auto" w:fill="auto"/>
              </w:tcPr>
            </w:tcPrChange>
          </w:tcPr>
          <w:p w14:paraId="2F8AADC1" w14:textId="77777777" w:rsidR="005F028B" w:rsidRPr="00317CAC" w:rsidRDefault="005F028B" w:rsidP="001A4D0B">
            <w:pPr>
              <w:spacing w:line="360" w:lineRule="auto"/>
              <w:ind w:firstLineChars="200" w:firstLine="420"/>
            </w:pPr>
            <w:r w:rsidRPr="00317CAC">
              <w:t>1</w:t>
            </w:r>
          </w:p>
        </w:tc>
        <w:tc>
          <w:tcPr>
            <w:tcW w:w="1900" w:type="dxa"/>
            <w:shd w:val="clear" w:color="auto" w:fill="auto"/>
            <w:tcPrChange w:id="1368" w:author="1379323603@qq.com" w:date="2021-04-14T14:59:00Z">
              <w:tcPr>
                <w:tcW w:w="1900" w:type="dxa"/>
                <w:tcBorders>
                  <w:top w:val="single" w:sz="24" w:space="0" w:color="auto"/>
                  <w:left w:val="single" w:sz="12" w:space="0" w:color="auto"/>
                  <w:bottom w:val="single" w:sz="24" w:space="0" w:color="auto"/>
                  <w:right w:val="single" w:sz="12" w:space="0" w:color="auto"/>
                </w:tcBorders>
                <w:shd w:val="clear" w:color="auto" w:fill="auto"/>
              </w:tcPr>
            </w:tcPrChange>
          </w:tcPr>
          <w:p w14:paraId="76389EE0" w14:textId="77777777" w:rsidR="005F028B" w:rsidRPr="00317CAC" w:rsidRDefault="005F028B" w:rsidP="001A4D0B">
            <w:pPr>
              <w:spacing w:line="360" w:lineRule="auto"/>
              <w:ind w:firstLineChars="200" w:firstLine="420"/>
            </w:pPr>
            <w:r w:rsidRPr="00317CAC">
              <w:t>63273</w:t>
            </w:r>
          </w:p>
        </w:tc>
        <w:tc>
          <w:tcPr>
            <w:tcW w:w="1900" w:type="dxa"/>
            <w:shd w:val="clear" w:color="auto" w:fill="auto"/>
            <w:tcPrChange w:id="1369" w:author="1379323603@qq.com" w:date="2021-04-14T14:59:00Z">
              <w:tcPr>
                <w:tcW w:w="1900" w:type="dxa"/>
                <w:tcBorders>
                  <w:top w:val="single" w:sz="24" w:space="0" w:color="auto"/>
                  <w:left w:val="single" w:sz="12" w:space="0" w:color="auto"/>
                  <w:bottom w:val="single" w:sz="24" w:space="0" w:color="auto"/>
                  <w:right w:val="single" w:sz="12" w:space="0" w:color="auto"/>
                </w:tcBorders>
                <w:shd w:val="clear" w:color="auto" w:fill="auto"/>
              </w:tcPr>
            </w:tcPrChange>
          </w:tcPr>
          <w:p w14:paraId="7533E870" w14:textId="77777777" w:rsidR="005F028B" w:rsidRPr="00317CAC" w:rsidRDefault="005F028B" w:rsidP="001A4D0B">
            <w:pPr>
              <w:spacing w:line="360" w:lineRule="auto"/>
              <w:ind w:firstLineChars="200" w:firstLine="420"/>
            </w:pPr>
            <w:r w:rsidRPr="00317CAC">
              <w:t>69265</w:t>
            </w:r>
          </w:p>
        </w:tc>
        <w:tc>
          <w:tcPr>
            <w:tcW w:w="1901" w:type="dxa"/>
            <w:shd w:val="clear" w:color="auto" w:fill="auto"/>
            <w:tcPrChange w:id="1370" w:author="1379323603@qq.com" w:date="2021-04-14T14:59:00Z">
              <w:tcPr>
                <w:tcW w:w="1901" w:type="dxa"/>
                <w:tcBorders>
                  <w:top w:val="single" w:sz="24" w:space="0" w:color="auto"/>
                  <w:left w:val="single" w:sz="12" w:space="0" w:color="auto"/>
                  <w:bottom w:val="single" w:sz="24" w:space="0" w:color="auto"/>
                  <w:right w:val="single" w:sz="24" w:space="0" w:color="auto"/>
                </w:tcBorders>
                <w:shd w:val="clear" w:color="auto" w:fill="auto"/>
              </w:tcPr>
            </w:tcPrChange>
          </w:tcPr>
          <w:p w14:paraId="636914A2" w14:textId="77777777" w:rsidR="005F028B" w:rsidRPr="00317CAC" w:rsidRDefault="005F028B" w:rsidP="001A4D0B">
            <w:pPr>
              <w:spacing w:line="360" w:lineRule="auto"/>
              <w:ind w:firstLineChars="200" w:firstLine="420"/>
            </w:pPr>
            <w:r w:rsidRPr="00317CAC">
              <w:t>0.91349</w:t>
            </w:r>
          </w:p>
        </w:tc>
      </w:tr>
      <w:tr w:rsidR="005F028B" w:rsidRPr="00317CAC" w14:paraId="07E9726C" w14:textId="77777777" w:rsidTr="00360BF0">
        <w:trPr>
          <w:trHeight w:val="304"/>
          <w:jc w:val="center"/>
          <w:trPrChange w:id="1371" w:author="1379323603@qq.com" w:date="2021-04-14T14:59:00Z">
            <w:trPr>
              <w:trHeight w:val="304"/>
              <w:jc w:val="center"/>
            </w:trPr>
          </w:trPrChange>
        </w:trPr>
        <w:tc>
          <w:tcPr>
            <w:tcW w:w="1900" w:type="dxa"/>
            <w:shd w:val="clear" w:color="auto" w:fill="auto"/>
            <w:tcPrChange w:id="1372" w:author="1379323603@qq.com" w:date="2021-04-14T14:59:00Z">
              <w:tcPr>
                <w:tcW w:w="1900" w:type="dxa"/>
                <w:tcBorders>
                  <w:top w:val="single" w:sz="24" w:space="0" w:color="auto"/>
                  <w:left w:val="single" w:sz="24" w:space="0" w:color="auto"/>
                  <w:bottom w:val="single" w:sz="24" w:space="0" w:color="auto"/>
                  <w:right w:val="single" w:sz="12" w:space="0" w:color="auto"/>
                </w:tcBorders>
                <w:shd w:val="clear" w:color="auto" w:fill="auto"/>
              </w:tcPr>
            </w:tcPrChange>
          </w:tcPr>
          <w:p w14:paraId="0CAAB24C" w14:textId="77777777" w:rsidR="005F028B" w:rsidRPr="00317CAC" w:rsidRDefault="005F028B" w:rsidP="001A4D0B">
            <w:pPr>
              <w:spacing w:line="360" w:lineRule="auto"/>
              <w:ind w:firstLineChars="200" w:firstLine="420"/>
            </w:pPr>
            <w:r w:rsidRPr="00317CAC">
              <w:t>Validation</w:t>
            </w:r>
          </w:p>
        </w:tc>
        <w:tc>
          <w:tcPr>
            <w:tcW w:w="1900" w:type="dxa"/>
            <w:shd w:val="clear" w:color="auto" w:fill="auto"/>
            <w:tcPrChange w:id="1373" w:author="1379323603@qq.com" w:date="2021-04-14T14:59:00Z">
              <w:tcPr>
                <w:tcW w:w="1900" w:type="dxa"/>
                <w:tcBorders>
                  <w:top w:val="single" w:sz="24" w:space="0" w:color="auto"/>
                  <w:left w:val="single" w:sz="12" w:space="0" w:color="auto"/>
                  <w:bottom w:val="single" w:sz="24" w:space="0" w:color="auto"/>
                  <w:right w:val="single" w:sz="12" w:space="0" w:color="auto"/>
                </w:tcBorders>
                <w:shd w:val="clear" w:color="auto" w:fill="auto"/>
              </w:tcPr>
            </w:tcPrChange>
          </w:tcPr>
          <w:p w14:paraId="0B86C416" w14:textId="77777777" w:rsidR="005F028B" w:rsidRPr="00317CAC" w:rsidRDefault="005F028B" w:rsidP="001A4D0B">
            <w:pPr>
              <w:spacing w:line="360" w:lineRule="auto"/>
              <w:ind w:firstLineChars="200" w:firstLine="420"/>
            </w:pPr>
            <w:r w:rsidRPr="00317CAC">
              <w:t>2</w:t>
            </w:r>
          </w:p>
        </w:tc>
        <w:tc>
          <w:tcPr>
            <w:tcW w:w="1900" w:type="dxa"/>
            <w:shd w:val="clear" w:color="auto" w:fill="auto"/>
            <w:tcPrChange w:id="1374" w:author="1379323603@qq.com" w:date="2021-04-14T14:59:00Z">
              <w:tcPr>
                <w:tcW w:w="1900" w:type="dxa"/>
                <w:tcBorders>
                  <w:top w:val="single" w:sz="24" w:space="0" w:color="auto"/>
                  <w:left w:val="single" w:sz="12" w:space="0" w:color="auto"/>
                  <w:bottom w:val="single" w:sz="24" w:space="0" w:color="auto"/>
                  <w:right w:val="single" w:sz="12" w:space="0" w:color="auto"/>
                </w:tcBorders>
                <w:shd w:val="clear" w:color="auto" w:fill="auto"/>
              </w:tcPr>
            </w:tcPrChange>
          </w:tcPr>
          <w:p w14:paraId="4C1D357E" w14:textId="77777777" w:rsidR="005F028B" w:rsidRPr="00317CAC" w:rsidRDefault="005F028B" w:rsidP="001A4D0B">
            <w:pPr>
              <w:spacing w:line="360" w:lineRule="auto"/>
              <w:ind w:firstLineChars="200" w:firstLine="420"/>
            </w:pPr>
            <w:r w:rsidRPr="00317CAC">
              <w:t>9265</w:t>
            </w:r>
          </w:p>
        </w:tc>
        <w:tc>
          <w:tcPr>
            <w:tcW w:w="1900" w:type="dxa"/>
            <w:shd w:val="clear" w:color="auto" w:fill="auto"/>
            <w:tcPrChange w:id="1375" w:author="1379323603@qq.com" w:date="2021-04-14T14:59:00Z">
              <w:tcPr>
                <w:tcW w:w="1900" w:type="dxa"/>
                <w:tcBorders>
                  <w:top w:val="single" w:sz="24" w:space="0" w:color="auto"/>
                  <w:left w:val="single" w:sz="12" w:space="0" w:color="auto"/>
                  <w:bottom w:val="single" w:sz="24" w:space="0" w:color="auto"/>
                  <w:right w:val="single" w:sz="12" w:space="0" w:color="auto"/>
                </w:tcBorders>
                <w:shd w:val="clear" w:color="auto" w:fill="auto"/>
              </w:tcPr>
            </w:tcPrChange>
          </w:tcPr>
          <w:p w14:paraId="1799F0C7" w14:textId="77777777" w:rsidR="005F028B" w:rsidRPr="00317CAC" w:rsidRDefault="005F028B" w:rsidP="001A4D0B">
            <w:pPr>
              <w:spacing w:line="360" w:lineRule="auto"/>
              <w:ind w:firstLineChars="200" w:firstLine="420"/>
            </w:pPr>
            <w:r w:rsidRPr="00317CAC">
              <w:t>11622</w:t>
            </w:r>
          </w:p>
        </w:tc>
        <w:tc>
          <w:tcPr>
            <w:tcW w:w="1901" w:type="dxa"/>
            <w:shd w:val="clear" w:color="auto" w:fill="auto"/>
            <w:tcPrChange w:id="1376" w:author="1379323603@qq.com" w:date="2021-04-14T14:59:00Z">
              <w:tcPr>
                <w:tcW w:w="1901" w:type="dxa"/>
                <w:tcBorders>
                  <w:top w:val="single" w:sz="24" w:space="0" w:color="auto"/>
                  <w:left w:val="single" w:sz="12" w:space="0" w:color="auto"/>
                  <w:bottom w:val="single" w:sz="24" w:space="0" w:color="auto"/>
                  <w:right w:val="single" w:sz="24" w:space="0" w:color="auto"/>
                </w:tcBorders>
                <w:shd w:val="clear" w:color="auto" w:fill="auto"/>
              </w:tcPr>
            </w:tcPrChange>
          </w:tcPr>
          <w:p w14:paraId="07B6B925" w14:textId="77777777" w:rsidR="005F028B" w:rsidRPr="00317CAC" w:rsidRDefault="005F028B" w:rsidP="001A4D0B">
            <w:pPr>
              <w:spacing w:line="360" w:lineRule="auto"/>
              <w:ind w:firstLineChars="200" w:firstLine="420"/>
            </w:pPr>
            <w:r w:rsidRPr="00317CAC">
              <w:t>0.79719</w:t>
            </w:r>
          </w:p>
        </w:tc>
      </w:tr>
      <w:tr w:rsidR="005F028B" w:rsidRPr="00317CAC" w14:paraId="7F464741" w14:textId="77777777" w:rsidTr="00360BF0">
        <w:trPr>
          <w:trHeight w:val="304"/>
          <w:jc w:val="center"/>
          <w:trPrChange w:id="1377" w:author="1379323603@qq.com" w:date="2021-04-14T14:59:00Z">
            <w:trPr>
              <w:trHeight w:val="304"/>
              <w:jc w:val="center"/>
            </w:trPr>
          </w:trPrChange>
        </w:trPr>
        <w:tc>
          <w:tcPr>
            <w:tcW w:w="1900" w:type="dxa"/>
            <w:shd w:val="clear" w:color="auto" w:fill="auto"/>
            <w:tcPrChange w:id="1378" w:author="1379323603@qq.com" w:date="2021-04-14T14:59:00Z">
              <w:tcPr>
                <w:tcW w:w="1900" w:type="dxa"/>
                <w:tcBorders>
                  <w:top w:val="single" w:sz="24" w:space="0" w:color="auto"/>
                  <w:left w:val="single" w:sz="24" w:space="0" w:color="auto"/>
                  <w:bottom w:val="single" w:sz="24" w:space="0" w:color="auto"/>
                  <w:right w:val="single" w:sz="12" w:space="0" w:color="auto"/>
                </w:tcBorders>
                <w:shd w:val="clear" w:color="auto" w:fill="auto"/>
              </w:tcPr>
            </w:tcPrChange>
          </w:tcPr>
          <w:p w14:paraId="21D752A2" w14:textId="77777777" w:rsidR="005F028B" w:rsidRPr="00317CAC" w:rsidRDefault="005F028B" w:rsidP="001A4D0B">
            <w:pPr>
              <w:spacing w:line="360" w:lineRule="auto"/>
              <w:ind w:firstLineChars="200" w:firstLine="420"/>
            </w:pPr>
            <w:r w:rsidRPr="00317CAC">
              <w:t>Validation</w:t>
            </w:r>
          </w:p>
        </w:tc>
        <w:tc>
          <w:tcPr>
            <w:tcW w:w="1900" w:type="dxa"/>
            <w:shd w:val="clear" w:color="auto" w:fill="auto"/>
            <w:tcPrChange w:id="1379" w:author="1379323603@qq.com" w:date="2021-04-14T14:59:00Z">
              <w:tcPr>
                <w:tcW w:w="1900" w:type="dxa"/>
                <w:tcBorders>
                  <w:top w:val="single" w:sz="24" w:space="0" w:color="auto"/>
                  <w:left w:val="single" w:sz="12" w:space="0" w:color="auto"/>
                  <w:bottom w:val="single" w:sz="24" w:space="0" w:color="auto"/>
                  <w:right w:val="single" w:sz="12" w:space="0" w:color="auto"/>
                </w:tcBorders>
                <w:shd w:val="clear" w:color="auto" w:fill="auto"/>
              </w:tcPr>
            </w:tcPrChange>
          </w:tcPr>
          <w:p w14:paraId="5C89C992" w14:textId="77777777" w:rsidR="005F028B" w:rsidRPr="00317CAC" w:rsidRDefault="005F028B" w:rsidP="001A4D0B">
            <w:pPr>
              <w:spacing w:line="360" w:lineRule="auto"/>
              <w:ind w:firstLineChars="200" w:firstLine="420"/>
            </w:pPr>
            <w:r w:rsidRPr="00317CAC">
              <w:t>3</w:t>
            </w:r>
          </w:p>
        </w:tc>
        <w:tc>
          <w:tcPr>
            <w:tcW w:w="1900" w:type="dxa"/>
            <w:shd w:val="clear" w:color="auto" w:fill="auto"/>
            <w:tcPrChange w:id="1380" w:author="1379323603@qq.com" w:date="2021-04-14T14:59:00Z">
              <w:tcPr>
                <w:tcW w:w="1900" w:type="dxa"/>
                <w:tcBorders>
                  <w:top w:val="single" w:sz="24" w:space="0" w:color="auto"/>
                  <w:left w:val="single" w:sz="12" w:space="0" w:color="auto"/>
                  <w:bottom w:val="single" w:sz="24" w:space="0" w:color="auto"/>
                  <w:right w:val="single" w:sz="12" w:space="0" w:color="auto"/>
                </w:tcBorders>
                <w:shd w:val="clear" w:color="auto" w:fill="auto"/>
              </w:tcPr>
            </w:tcPrChange>
          </w:tcPr>
          <w:p w14:paraId="2D06D323" w14:textId="77777777" w:rsidR="005F028B" w:rsidRPr="00317CAC" w:rsidRDefault="005F028B" w:rsidP="001A4D0B">
            <w:pPr>
              <w:spacing w:line="360" w:lineRule="auto"/>
              <w:ind w:firstLineChars="200" w:firstLine="420"/>
            </w:pPr>
            <w:r w:rsidRPr="00317CAC">
              <w:t>6042</w:t>
            </w:r>
          </w:p>
        </w:tc>
        <w:tc>
          <w:tcPr>
            <w:tcW w:w="1900" w:type="dxa"/>
            <w:shd w:val="clear" w:color="auto" w:fill="auto"/>
            <w:tcPrChange w:id="1381" w:author="1379323603@qq.com" w:date="2021-04-14T14:59:00Z">
              <w:tcPr>
                <w:tcW w:w="1900" w:type="dxa"/>
                <w:tcBorders>
                  <w:top w:val="single" w:sz="24" w:space="0" w:color="auto"/>
                  <w:left w:val="single" w:sz="12" w:space="0" w:color="auto"/>
                  <w:bottom w:val="single" w:sz="24" w:space="0" w:color="auto"/>
                  <w:right w:val="single" w:sz="12" w:space="0" w:color="auto"/>
                </w:tcBorders>
                <w:shd w:val="clear" w:color="auto" w:fill="auto"/>
              </w:tcPr>
            </w:tcPrChange>
          </w:tcPr>
          <w:p w14:paraId="79DEAB2C" w14:textId="77777777" w:rsidR="005F028B" w:rsidRPr="00317CAC" w:rsidRDefault="005F028B" w:rsidP="001A4D0B">
            <w:pPr>
              <w:spacing w:line="360" w:lineRule="auto"/>
              <w:ind w:firstLineChars="200" w:firstLine="420"/>
            </w:pPr>
            <w:r w:rsidRPr="00317CAC">
              <w:t>7568</w:t>
            </w:r>
          </w:p>
        </w:tc>
        <w:tc>
          <w:tcPr>
            <w:tcW w:w="1901" w:type="dxa"/>
            <w:shd w:val="clear" w:color="auto" w:fill="auto"/>
            <w:tcPrChange w:id="1382" w:author="1379323603@qq.com" w:date="2021-04-14T14:59:00Z">
              <w:tcPr>
                <w:tcW w:w="1901" w:type="dxa"/>
                <w:tcBorders>
                  <w:top w:val="single" w:sz="24" w:space="0" w:color="auto"/>
                  <w:left w:val="single" w:sz="12" w:space="0" w:color="auto"/>
                  <w:bottom w:val="single" w:sz="24" w:space="0" w:color="auto"/>
                  <w:right w:val="single" w:sz="24" w:space="0" w:color="auto"/>
                </w:tcBorders>
                <w:shd w:val="clear" w:color="auto" w:fill="auto"/>
              </w:tcPr>
            </w:tcPrChange>
          </w:tcPr>
          <w:p w14:paraId="6E599F6F" w14:textId="77777777" w:rsidR="005F028B" w:rsidRPr="00317CAC" w:rsidRDefault="005F028B" w:rsidP="001A4D0B">
            <w:pPr>
              <w:spacing w:line="360" w:lineRule="auto"/>
              <w:ind w:firstLineChars="200" w:firstLine="420"/>
            </w:pPr>
            <w:r w:rsidRPr="00317CAC">
              <w:t>0.79836</w:t>
            </w:r>
          </w:p>
        </w:tc>
      </w:tr>
      <w:tr w:rsidR="005F028B" w:rsidRPr="00317CAC" w14:paraId="319B7E4E" w14:textId="77777777" w:rsidTr="00360BF0">
        <w:trPr>
          <w:trHeight w:val="304"/>
          <w:jc w:val="center"/>
          <w:trPrChange w:id="1383" w:author="1379323603@qq.com" w:date="2021-04-14T14:59:00Z">
            <w:trPr>
              <w:trHeight w:val="304"/>
              <w:jc w:val="center"/>
            </w:trPr>
          </w:trPrChange>
        </w:trPr>
        <w:tc>
          <w:tcPr>
            <w:tcW w:w="1900" w:type="dxa"/>
            <w:shd w:val="clear" w:color="auto" w:fill="auto"/>
            <w:tcPrChange w:id="1384" w:author="1379323603@qq.com" w:date="2021-04-14T14:59:00Z">
              <w:tcPr>
                <w:tcW w:w="1900" w:type="dxa"/>
                <w:tcBorders>
                  <w:top w:val="single" w:sz="24" w:space="0" w:color="auto"/>
                  <w:left w:val="single" w:sz="24" w:space="0" w:color="auto"/>
                  <w:bottom w:val="single" w:sz="24" w:space="0" w:color="auto"/>
                  <w:right w:val="single" w:sz="12" w:space="0" w:color="auto"/>
                </w:tcBorders>
                <w:shd w:val="clear" w:color="auto" w:fill="auto"/>
              </w:tcPr>
            </w:tcPrChange>
          </w:tcPr>
          <w:p w14:paraId="4628720A" w14:textId="77777777" w:rsidR="005F028B" w:rsidRPr="00317CAC" w:rsidRDefault="005F028B" w:rsidP="001A4D0B">
            <w:pPr>
              <w:spacing w:line="360" w:lineRule="auto"/>
              <w:ind w:firstLineChars="200" w:firstLine="420"/>
            </w:pPr>
            <w:r w:rsidRPr="00317CAC">
              <w:t>Validation</w:t>
            </w:r>
          </w:p>
        </w:tc>
        <w:tc>
          <w:tcPr>
            <w:tcW w:w="1900" w:type="dxa"/>
            <w:shd w:val="clear" w:color="auto" w:fill="auto"/>
            <w:tcPrChange w:id="1385" w:author="1379323603@qq.com" w:date="2021-04-14T14:59:00Z">
              <w:tcPr>
                <w:tcW w:w="1900" w:type="dxa"/>
                <w:tcBorders>
                  <w:top w:val="single" w:sz="24" w:space="0" w:color="auto"/>
                  <w:left w:val="single" w:sz="12" w:space="0" w:color="auto"/>
                  <w:bottom w:val="single" w:sz="24" w:space="0" w:color="auto"/>
                  <w:right w:val="single" w:sz="12" w:space="0" w:color="auto"/>
                </w:tcBorders>
                <w:shd w:val="clear" w:color="auto" w:fill="auto"/>
              </w:tcPr>
            </w:tcPrChange>
          </w:tcPr>
          <w:p w14:paraId="18ABB2FE" w14:textId="77777777" w:rsidR="005F028B" w:rsidRPr="00317CAC" w:rsidRDefault="005F028B" w:rsidP="001A4D0B">
            <w:pPr>
              <w:spacing w:line="360" w:lineRule="auto"/>
              <w:ind w:firstLineChars="200" w:firstLine="420"/>
            </w:pPr>
            <w:r w:rsidRPr="00317CAC">
              <w:t>4</w:t>
            </w:r>
          </w:p>
        </w:tc>
        <w:tc>
          <w:tcPr>
            <w:tcW w:w="1900" w:type="dxa"/>
            <w:shd w:val="clear" w:color="auto" w:fill="auto"/>
            <w:tcPrChange w:id="1386" w:author="1379323603@qq.com" w:date="2021-04-14T14:59:00Z">
              <w:tcPr>
                <w:tcW w:w="1900" w:type="dxa"/>
                <w:tcBorders>
                  <w:top w:val="single" w:sz="24" w:space="0" w:color="auto"/>
                  <w:left w:val="single" w:sz="12" w:space="0" w:color="auto"/>
                  <w:bottom w:val="single" w:sz="24" w:space="0" w:color="auto"/>
                  <w:right w:val="single" w:sz="12" w:space="0" w:color="auto"/>
                </w:tcBorders>
                <w:shd w:val="clear" w:color="auto" w:fill="auto"/>
              </w:tcPr>
            </w:tcPrChange>
          </w:tcPr>
          <w:p w14:paraId="0DFE6715" w14:textId="77777777" w:rsidR="005F028B" w:rsidRPr="00317CAC" w:rsidRDefault="005F028B" w:rsidP="001A4D0B">
            <w:pPr>
              <w:spacing w:line="360" w:lineRule="auto"/>
              <w:ind w:firstLineChars="200" w:firstLine="420"/>
            </w:pPr>
            <w:r w:rsidRPr="00317CAC">
              <w:t>532</w:t>
            </w:r>
          </w:p>
        </w:tc>
        <w:tc>
          <w:tcPr>
            <w:tcW w:w="1900" w:type="dxa"/>
            <w:shd w:val="clear" w:color="auto" w:fill="auto"/>
            <w:tcPrChange w:id="1387" w:author="1379323603@qq.com" w:date="2021-04-14T14:59:00Z">
              <w:tcPr>
                <w:tcW w:w="1900" w:type="dxa"/>
                <w:tcBorders>
                  <w:top w:val="single" w:sz="24" w:space="0" w:color="auto"/>
                  <w:left w:val="single" w:sz="12" w:space="0" w:color="auto"/>
                  <w:bottom w:val="single" w:sz="24" w:space="0" w:color="auto"/>
                  <w:right w:val="single" w:sz="12" w:space="0" w:color="auto"/>
                </w:tcBorders>
                <w:shd w:val="clear" w:color="auto" w:fill="auto"/>
              </w:tcPr>
            </w:tcPrChange>
          </w:tcPr>
          <w:p w14:paraId="73C55BEE" w14:textId="77777777" w:rsidR="005F028B" w:rsidRPr="00317CAC" w:rsidRDefault="005F028B" w:rsidP="001A4D0B">
            <w:pPr>
              <w:spacing w:line="360" w:lineRule="auto"/>
              <w:ind w:firstLineChars="200" w:firstLine="420"/>
            </w:pPr>
            <w:r w:rsidRPr="00317CAC">
              <w:t>600</w:t>
            </w:r>
          </w:p>
        </w:tc>
        <w:tc>
          <w:tcPr>
            <w:tcW w:w="1901" w:type="dxa"/>
            <w:shd w:val="clear" w:color="auto" w:fill="auto"/>
            <w:tcPrChange w:id="1388" w:author="1379323603@qq.com" w:date="2021-04-14T14:59:00Z">
              <w:tcPr>
                <w:tcW w:w="1901" w:type="dxa"/>
                <w:tcBorders>
                  <w:top w:val="single" w:sz="24" w:space="0" w:color="auto"/>
                  <w:left w:val="single" w:sz="12" w:space="0" w:color="auto"/>
                  <w:bottom w:val="single" w:sz="24" w:space="0" w:color="auto"/>
                  <w:right w:val="single" w:sz="24" w:space="0" w:color="auto"/>
                </w:tcBorders>
                <w:shd w:val="clear" w:color="auto" w:fill="auto"/>
              </w:tcPr>
            </w:tcPrChange>
          </w:tcPr>
          <w:p w14:paraId="7564A85A" w14:textId="77777777" w:rsidR="005F028B" w:rsidRPr="00317CAC" w:rsidRDefault="005F028B" w:rsidP="001A4D0B">
            <w:pPr>
              <w:spacing w:line="360" w:lineRule="auto"/>
              <w:ind w:firstLineChars="200" w:firstLine="420"/>
            </w:pPr>
            <w:r w:rsidRPr="00317CAC">
              <w:t>0.88667</w:t>
            </w:r>
          </w:p>
        </w:tc>
      </w:tr>
      <w:tr w:rsidR="005F028B" w:rsidRPr="00317CAC" w14:paraId="2CC01806" w14:textId="77777777" w:rsidTr="00360BF0">
        <w:trPr>
          <w:trHeight w:val="313"/>
          <w:jc w:val="center"/>
          <w:trPrChange w:id="1389" w:author="1379323603@qq.com" w:date="2021-04-14T14:59:00Z">
            <w:trPr>
              <w:trHeight w:val="313"/>
              <w:jc w:val="center"/>
            </w:trPr>
          </w:trPrChange>
        </w:trPr>
        <w:tc>
          <w:tcPr>
            <w:tcW w:w="1900" w:type="dxa"/>
            <w:shd w:val="clear" w:color="auto" w:fill="auto"/>
            <w:tcPrChange w:id="1390" w:author="1379323603@qq.com" w:date="2021-04-14T14:59:00Z">
              <w:tcPr>
                <w:tcW w:w="1900" w:type="dxa"/>
                <w:tcBorders>
                  <w:top w:val="single" w:sz="24" w:space="0" w:color="auto"/>
                  <w:left w:val="single" w:sz="24" w:space="0" w:color="auto"/>
                  <w:bottom w:val="single" w:sz="24" w:space="0" w:color="auto"/>
                  <w:right w:val="single" w:sz="12" w:space="0" w:color="auto"/>
                </w:tcBorders>
                <w:shd w:val="clear" w:color="auto" w:fill="auto"/>
              </w:tcPr>
            </w:tcPrChange>
          </w:tcPr>
          <w:p w14:paraId="354948AF" w14:textId="77777777" w:rsidR="005F028B" w:rsidRPr="00317CAC" w:rsidRDefault="005F028B" w:rsidP="001A4D0B">
            <w:pPr>
              <w:spacing w:line="360" w:lineRule="auto"/>
              <w:ind w:firstLineChars="200" w:firstLine="420"/>
            </w:pPr>
            <w:r w:rsidRPr="00317CAC">
              <w:t>Validation</w:t>
            </w:r>
          </w:p>
        </w:tc>
        <w:tc>
          <w:tcPr>
            <w:tcW w:w="1900" w:type="dxa"/>
            <w:shd w:val="clear" w:color="auto" w:fill="auto"/>
            <w:tcPrChange w:id="1391" w:author="1379323603@qq.com" w:date="2021-04-14T14:59:00Z">
              <w:tcPr>
                <w:tcW w:w="1900" w:type="dxa"/>
                <w:tcBorders>
                  <w:top w:val="single" w:sz="24" w:space="0" w:color="auto"/>
                  <w:left w:val="single" w:sz="12" w:space="0" w:color="auto"/>
                  <w:bottom w:val="single" w:sz="24" w:space="0" w:color="auto"/>
                  <w:right w:val="single" w:sz="12" w:space="0" w:color="auto"/>
                </w:tcBorders>
                <w:shd w:val="clear" w:color="auto" w:fill="auto"/>
              </w:tcPr>
            </w:tcPrChange>
          </w:tcPr>
          <w:p w14:paraId="57762CF3" w14:textId="77777777" w:rsidR="005F028B" w:rsidRPr="00317CAC" w:rsidRDefault="005F028B" w:rsidP="001A4D0B">
            <w:pPr>
              <w:spacing w:line="360" w:lineRule="auto"/>
              <w:ind w:firstLineChars="200" w:firstLine="420"/>
            </w:pPr>
            <w:r w:rsidRPr="00317CAC">
              <w:t>All</w:t>
            </w:r>
          </w:p>
        </w:tc>
        <w:tc>
          <w:tcPr>
            <w:tcW w:w="1900" w:type="dxa"/>
            <w:shd w:val="clear" w:color="auto" w:fill="auto"/>
            <w:tcPrChange w:id="1392" w:author="1379323603@qq.com" w:date="2021-04-14T14:59:00Z">
              <w:tcPr>
                <w:tcW w:w="1900" w:type="dxa"/>
                <w:tcBorders>
                  <w:top w:val="single" w:sz="24" w:space="0" w:color="auto"/>
                  <w:left w:val="single" w:sz="12" w:space="0" w:color="auto"/>
                  <w:bottom w:val="single" w:sz="24" w:space="0" w:color="auto"/>
                  <w:right w:val="single" w:sz="12" w:space="0" w:color="auto"/>
                </w:tcBorders>
                <w:shd w:val="clear" w:color="auto" w:fill="auto"/>
              </w:tcPr>
            </w:tcPrChange>
          </w:tcPr>
          <w:p w14:paraId="6BA75C23" w14:textId="77777777" w:rsidR="005F028B" w:rsidRPr="00317CAC" w:rsidRDefault="005F028B" w:rsidP="001A4D0B">
            <w:pPr>
              <w:spacing w:line="360" w:lineRule="auto"/>
              <w:ind w:firstLineChars="200" w:firstLine="420"/>
            </w:pPr>
            <w:r w:rsidRPr="00317CAC">
              <w:t>79112</w:t>
            </w:r>
          </w:p>
        </w:tc>
        <w:tc>
          <w:tcPr>
            <w:tcW w:w="1900" w:type="dxa"/>
            <w:shd w:val="clear" w:color="auto" w:fill="auto"/>
            <w:tcPrChange w:id="1393" w:author="1379323603@qq.com" w:date="2021-04-14T14:59:00Z">
              <w:tcPr>
                <w:tcW w:w="1900" w:type="dxa"/>
                <w:tcBorders>
                  <w:top w:val="single" w:sz="24" w:space="0" w:color="auto"/>
                  <w:left w:val="single" w:sz="12" w:space="0" w:color="auto"/>
                  <w:bottom w:val="single" w:sz="24" w:space="0" w:color="auto"/>
                  <w:right w:val="single" w:sz="12" w:space="0" w:color="auto"/>
                </w:tcBorders>
                <w:shd w:val="clear" w:color="auto" w:fill="auto"/>
              </w:tcPr>
            </w:tcPrChange>
          </w:tcPr>
          <w:p w14:paraId="0E86A035" w14:textId="77777777" w:rsidR="005F028B" w:rsidRPr="00317CAC" w:rsidRDefault="005F028B" w:rsidP="001A4D0B">
            <w:pPr>
              <w:spacing w:line="360" w:lineRule="auto"/>
              <w:ind w:firstLineChars="200" w:firstLine="420"/>
            </w:pPr>
            <w:r w:rsidRPr="00317CAC">
              <w:t>89055</w:t>
            </w:r>
          </w:p>
        </w:tc>
        <w:tc>
          <w:tcPr>
            <w:tcW w:w="1901" w:type="dxa"/>
            <w:shd w:val="clear" w:color="auto" w:fill="auto"/>
            <w:tcPrChange w:id="1394" w:author="1379323603@qq.com" w:date="2021-04-14T14:59:00Z">
              <w:tcPr>
                <w:tcW w:w="1901" w:type="dxa"/>
                <w:tcBorders>
                  <w:top w:val="single" w:sz="24" w:space="0" w:color="auto"/>
                  <w:left w:val="single" w:sz="12" w:space="0" w:color="auto"/>
                  <w:bottom w:val="single" w:sz="24" w:space="0" w:color="auto"/>
                  <w:right w:val="single" w:sz="24" w:space="0" w:color="auto"/>
                </w:tcBorders>
                <w:shd w:val="clear" w:color="auto" w:fill="auto"/>
              </w:tcPr>
            </w:tcPrChange>
          </w:tcPr>
          <w:p w14:paraId="5DBCBD89" w14:textId="77777777" w:rsidR="005F028B" w:rsidRPr="00317CAC" w:rsidRDefault="005F028B" w:rsidP="001A4D0B">
            <w:pPr>
              <w:spacing w:line="360" w:lineRule="auto"/>
              <w:ind w:firstLineChars="200" w:firstLine="420"/>
            </w:pPr>
            <w:r w:rsidRPr="00317CAC">
              <w:t>0.88835</w:t>
            </w:r>
          </w:p>
        </w:tc>
      </w:tr>
    </w:tbl>
    <w:p w14:paraId="60665D31" w14:textId="77777777" w:rsidR="005F028B" w:rsidRPr="00317CAC" w:rsidRDefault="005F028B" w:rsidP="005F028B">
      <w:pPr>
        <w:spacing w:line="360" w:lineRule="auto"/>
        <w:ind w:firstLineChars="200" w:firstLine="420"/>
        <w:rPr>
          <w:bCs/>
          <w:szCs w:val="21"/>
        </w:rPr>
      </w:pPr>
    </w:p>
    <w:p w14:paraId="521217C9" w14:textId="77777777" w:rsidR="005F028B" w:rsidRPr="00317CAC" w:rsidRDefault="005F028B" w:rsidP="005F028B">
      <w:pPr>
        <w:spacing w:line="360" w:lineRule="auto"/>
        <w:ind w:firstLineChars="200" w:firstLine="420"/>
        <w:rPr>
          <w:bCs/>
          <w:szCs w:val="21"/>
        </w:rPr>
      </w:pPr>
    </w:p>
    <w:p w14:paraId="1B2764F2" w14:textId="77777777" w:rsidR="005F028B" w:rsidRPr="00317CAC" w:rsidRDefault="005F028B" w:rsidP="005F028B">
      <w:pPr>
        <w:spacing w:line="360" w:lineRule="auto"/>
        <w:ind w:firstLineChars="200" w:firstLine="420"/>
        <w:rPr>
          <w:bCs/>
          <w:szCs w:val="21"/>
        </w:rPr>
      </w:pPr>
    </w:p>
    <w:p w14:paraId="5158531B" w14:textId="77777777" w:rsidR="005F028B" w:rsidRPr="00317CAC" w:rsidRDefault="005F028B" w:rsidP="005F028B">
      <w:pPr>
        <w:spacing w:line="360" w:lineRule="auto"/>
        <w:ind w:firstLineChars="200" w:firstLine="420"/>
        <w:rPr>
          <w:bCs/>
          <w:szCs w:val="21"/>
        </w:rPr>
      </w:pPr>
    </w:p>
    <w:p w14:paraId="44791FAE" w14:textId="77777777" w:rsidR="005F028B" w:rsidRPr="00317CAC" w:rsidRDefault="005F028B" w:rsidP="005F028B">
      <w:pPr>
        <w:spacing w:line="360" w:lineRule="auto"/>
        <w:ind w:firstLineChars="200" w:firstLine="420"/>
        <w:rPr>
          <w:bCs/>
          <w:szCs w:val="21"/>
        </w:rPr>
      </w:pPr>
    </w:p>
    <w:p w14:paraId="75C12D20" w14:textId="77777777" w:rsidR="005F028B" w:rsidRPr="00317CAC" w:rsidRDefault="005F028B" w:rsidP="005F028B">
      <w:pPr>
        <w:spacing w:line="360" w:lineRule="auto"/>
        <w:rPr>
          <w:bCs/>
          <w:szCs w:val="21"/>
        </w:rPr>
      </w:pPr>
    </w:p>
    <w:p w14:paraId="0EED1971" w14:textId="77777777" w:rsidR="005F028B" w:rsidRPr="00317CAC" w:rsidRDefault="005F028B" w:rsidP="005F028B">
      <w:pPr>
        <w:spacing w:line="360" w:lineRule="auto"/>
        <w:ind w:firstLineChars="200" w:firstLine="560"/>
        <w:rPr>
          <w:rFonts w:eastAsia="黑体"/>
          <w:bCs/>
          <w:sz w:val="28"/>
          <w:szCs w:val="28"/>
        </w:rPr>
      </w:pPr>
      <w:r w:rsidRPr="00317CAC">
        <w:rPr>
          <w:rFonts w:eastAsia="黑体"/>
          <w:bCs/>
          <w:sz w:val="28"/>
          <w:szCs w:val="28"/>
        </w:rPr>
        <w:t>5</w:t>
      </w:r>
      <w:r w:rsidRPr="00317CAC">
        <w:rPr>
          <w:rFonts w:eastAsia="黑体"/>
          <w:bCs/>
          <w:sz w:val="28"/>
          <w:szCs w:val="28"/>
        </w:rPr>
        <w:t>实验结果分析：</w:t>
      </w:r>
    </w:p>
    <w:p w14:paraId="38F5BE6C" w14:textId="77777777" w:rsidR="005F028B" w:rsidRPr="00317CAC" w:rsidRDefault="005F028B" w:rsidP="005F028B">
      <w:pPr>
        <w:numPr>
          <w:ilvl w:val="0"/>
          <w:numId w:val="2"/>
        </w:numPr>
        <w:spacing w:line="360" w:lineRule="auto"/>
        <w:ind w:firstLineChars="200" w:firstLine="420"/>
        <w:rPr>
          <w:bCs/>
          <w:szCs w:val="21"/>
        </w:rPr>
      </w:pPr>
      <w:r w:rsidRPr="00317CAC">
        <w:rPr>
          <w:noProof/>
        </w:rPr>
        <w:lastRenderedPageBreak/>
        <w:drawing>
          <wp:anchor distT="0" distB="0" distL="114300" distR="114300" simplePos="0" relativeHeight="251717120" behindDoc="0" locked="0" layoutInCell="1" allowOverlap="1" wp14:anchorId="0CE2DDFB" wp14:editId="766AAE30">
            <wp:simplePos x="0" y="0"/>
            <wp:positionH relativeFrom="column">
              <wp:posOffset>2716530</wp:posOffset>
            </wp:positionH>
            <wp:positionV relativeFrom="paragraph">
              <wp:posOffset>1423670</wp:posOffset>
            </wp:positionV>
            <wp:extent cx="3170555" cy="2376805"/>
            <wp:effectExtent l="0" t="0" r="0" b="4445"/>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70555" cy="2376805"/>
                    </a:xfrm>
                    <a:prstGeom prst="rect">
                      <a:avLst/>
                    </a:prstGeom>
                  </pic:spPr>
                </pic:pic>
              </a:graphicData>
            </a:graphic>
          </wp:anchor>
        </w:drawing>
      </w:r>
      <w:r w:rsidRPr="00317CAC">
        <w:rPr>
          <w:noProof/>
        </w:rPr>
        <w:drawing>
          <wp:anchor distT="0" distB="0" distL="114300" distR="114300" simplePos="0" relativeHeight="251714048" behindDoc="0" locked="0" layoutInCell="1" allowOverlap="1" wp14:anchorId="75A956A1" wp14:editId="7C6D4D9B">
            <wp:simplePos x="0" y="0"/>
            <wp:positionH relativeFrom="column">
              <wp:posOffset>-332045</wp:posOffset>
            </wp:positionH>
            <wp:positionV relativeFrom="paragraph">
              <wp:posOffset>1484630</wp:posOffset>
            </wp:positionV>
            <wp:extent cx="2983865" cy="2236470"/>
            <wp:effectExtent l="0" t="0" r="6985"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83865" cy="2236470"/>
                    </a:xfrm>
                    <a:prstGeom prst="rect">
                      <a:avLst/>
                    </a:prstGeom>
                  </pic:spPr>
                </pic:pic>
              </a:graphicData>
            </a:graphic>
            <wp14:sizeRelH relativeFrom="margin">
              <wp14:pctWidth>0</wp14:pctWidth>
            </wp14:sizeRelH>
            <wp14:sizeRelV relativeFrom="margin">
              <wp14:pctHeight>0</wp14:pctHeight>
            </wp14:sizeRelV>
          </wp:anchor>
        </w:drawing>
      </w:r>
      <w:r w:rsidRPr="00317CAC">
        <w:rPr>
          <w:bCs/>
          <w:szCs w:val="21"/>
        </w:rPr>
        <w:t>本试验结合桩基现场检测与低应变反射波动检测理论进行数据分析，利用神经网络强大的搜索概括推理能力，在平台上顺利地进行了网络的建模、训练与诊断编程，成功地实现了桩基完整性的预测与诊断，预测与诊断结果与桩基现场检测数据分析结果拟和良好</w:t>
      </w:r>
    </w:p>
    <w:p w14:paraId="4696FBD1" w14:textId="77777777" w:rsidR="005F028B" w:rsidRPr="00317CAC" w:rsidRDefault="005F028B" w:rsidP="005F028B">
      <w:pPr>
        <w:tabs>
          <w:tab w:val="left" w:pos="312"/>
        </w:tabs>
        <w:spacing w:line="360" w:lineRule="auto"/>
        <w:rPr>
          <w:bCs/>
          <w:szCs w:val="21"/>
        </w:rPr>
      </w:pPr>
    </w:p>
    <w:p w14:paraId="29475ED0" w14:textId="275F4921" w:rsidR="005F028B" w:rsidRPr="00317CAC" w:rsidRDefault="00360BF0" w:rsidP="005F028B">
      <w:pPr>
        <w:spacing w:line="360" w:lineRule="auto"/>
        <w:ind w:firstLineChars="200" w:firstLine="420"/>
        <w:jc w:val="center"/>
        <w:rPr>
          <w:bCs/>
          <w:szCs w:val="21"/>
        </w:rPr>
      </w:pPr>
      <w:ins w:id="1395" w:author="1379323603@qq.com" w:date="2021-04-14T14:59:00Z">
        <w:r>
          <w:rPr>
            <w:rFonts w:hint="eastAsia"/>
            <w:bCs/>
            <w:szCs w:val="21"/>
          </w:rPr>
          <w:t xml:space="preserve"> </w:t>
        </w:r>
        <w:r>
          <w:rPr>
            <w:bCs/>
            <w:szCs w:val="21"/>
          </w:rPr>
          <w:t xml:space="preserve">                                </w:t>
        </w:r>
      </w:ins>
      <w:r w:rsidR="005F028B" w:rsidRPr="00317CAC">
        <w:rPr>
          <w:bCs/>
          <w:szCs w:val="21"/>
        </w:rPr>
        <w:t>（图</w:t>
      </w:r>
      <w:r w:rsidR="005F028B" w:rsidRPr="00317CAC">
        <w:rPr>
          <w:bCs/>
          <w:szCs w:val="21"/>
        </w:rPr>
        <w:t xml:space="preserve">5-1 </w:t>
      </w:r>
      <w:r w:rsidR="005F028B" w:rsidRPr="00317CAC">
        <w:rPr>
          <w:bCs/>
          <w:szCs w:val="21"/>
        </w:rPr>
        <w:t>最终训练成果）</w:t>
      </w:r>
    </w:p>
    <w:p w14:paraId="320D1BE4" w14:textId="77777777" w:rsidR="005F028B" w:rsidRPr="00317CAC" w:rsidRDefault="005F028B" w:rsidP="005F028B">
      <w:pPr>
        <w:tabs>
          <w:tab w:val="left" w:pos="312"/>
        </w:tabs>
        <w:spacing w:line="360" w:lineRule="auto"/>
        <w:rPr>
          <w:bCs/>
          <w:szCs w:val="21"/>
        </w:rPr>
      </w:pPr>
    </w:p>
    <w:p w14:paraId="3BF3DADC" w14:textId="77777777" w:rsidR="005F028B" w:rsidRPr="00317CAC" w:rsidRDefault="005F028B" w:rsidP="005F028B">
      <w:pPr>
        <w:numPr>
          <w:ilvl w:val="0"/>
          <w:numId w:val="2"/>
        </w:numPr>
        <w:spacing w:line="360" w:lineRule="auto"/>
        <w:ind w:firstLineChars="200" w:firstLine="420"/>
      </w:pPr>
      <w:r w:rsidRPr="00317CAC">
        <w:t>影响桩基完整性检测的因素具有复杂性和多变性，通过探讨和论述完整性检测方法及所获得检测曲线的影响因素，采用神经网络可充分考虑各因素的影响，提高预测的准确度。与其他理论性系统不同，神经网络判别系统的使用简便，这是神经网络的突出优点之一。当出现一种新的情况按原有的神经网络不能做出准确预测时，不需要全盘否定原有的网络模型，只需要将新情况的样本加入到原有的样本中，更改原有模型结构，增加相应输入神经元重新进行训练即可。经过这样的简单处理，神经网络判别系统即可达到维护和升级的目的。</w:t>
      </w:r>
    </w:p>
    <w:p w14:paraId="15200C61" w14:textId="77777777" w:rsidR="005F028B" w:rsidRPr="00317CAC" w:rsidRDefault="005F028B" w:rsidP="005F028B">
      <w:pPr>
        <w:spacing w:line="360" w:lineRule="auto"/>
        <w:ind w:firstLineChars="200" w:firstLine="420"/>
      </w:pPr>
      <w:r w:rsidRPr="00317CAC">
        <w:t xml:space="preserve">3.  </w:t>
      </w:r>
      <w:r w:rsidRPr="00317CAC">
        <w:t>神经网络可将非数值</w:t>
      </w:r>
      <w:proofErr w:type="gramStart"/>
      <w:r w:rsidRPr="00317CAC">
        <w:t>型因素数</w:t>
      </w:r>
      <w:proofErr w:type="gramEnd"/>
      <w:r w:rsidRPr="00317CAC">
        <w:t>量化。在本文中，通过对不同桩身类型不同缺陷形式甚至不同击振材质所获得的大量桩身曲线进行研究和分析，结合自身能力精力，最终确定采用经验规范来对</w:t>
      </w:r>
      <w:proofErr w:type="gramStart"/>
      <w:r w:rsidRPr="00317CAC">
        <w:t>桩基时频曲线图</w:t>
      </w:r>
      <w:proofErr w:type="gramEnd"/>
      <w:r w:rsidRPr="00317CAC">
        <w:t>进行分类分级判断结果输出，从而使神经网络直观的对检测曲线进行预测分类分级，来协助工程技术人员参考使用。</w:t>
      </w:r>
    </w:p>
    <w:p w14:paraId="0987B2A5" w14:textId="77777777" w:rsidR="005F028B" w:rsidRPr="00317CAC" w:rsidRDefault="005F028B" w:rsidP="005F028B">
      <w:pPr>
        <w:spacing w:line="360" w:lineRule="auto"/>
        <w:ind w:firstLineChars="200" w:firstLine="420"/>
        <w:rPr>
          <w:bCs/>
          <w:szCs w:val="21"/>
        </w:rPr>
      </w:pPr>
    </w:p>
    <w:p w14:paraId="35DD0968" w14:textId="77777777" w:rsidR="005F028B" w:rsidRPr="00317CAC" w:rsidRDefault="005F028B" w:rsidP="005F028B">
      <w:pPr>
        <w:spacing w:line="360" w:lineRule="auto"/>
        <w:ind w:firstLineChars="200" w:firstLine="560"/>
        <w:rPr>
          <w:rFonts w:eastAsia="黑体"/>
          <w:sz w:val="28"/>
          <w:szCs w:val="32"/>
        </w:rPr>
      </w:pPr>
      <w:r w:rsidRPr="00317CAC">
        <w:rPr>
          <w:rFonts w:eastAsia="黑体"/>
          <w:sz w:val="28"/>
          <w:szCs w:val="32"/>
        </w:rPr>
        <w:t>6</w:t>
      </w:r>
      <w:r w:rsidRPr="00317CAC">
        <w:rPr>
          <w:rFonts w:eastAsia="黑体"/>
          <w:sz w:val="28"/>
          <w:szCs w:val="32"/>
        </w:rPr>
        <w:t>结论与建议</w:t>
      </w:r>
    </w:p>
    <w:p w14:paraId="7BBEADB9" w14:textId="77777777" w:rsidR="005F028B" w:rsidRPr="00317CAC" w:rsidRDefault="005F028B" w:rsidP="005F028B">
      <w:pPr>
        <w:spacing w:line="360" w:lineRule="auto"/>
        <w:ind w:firstLineChars="200" w:firstLine="420"/>
        <w:rPr>
          <w:rFonts w:eastAsia="黑体"/>
        </w:rPr>
      </w:pPr>
      <w:r w:rsidRPr="00317CAC">
        <w:rPr>
          <w:rFonts w:eastAsia="黑体"/>
        </w:rPr>
        <w:t>6.1</w:t>
      </w:r>
      <w:r w:rsidRPr="00317CAC">
        <w:rPr>
          <w:rFonts w:eastAsia="黑体"/>
        </w:rPr>
        <w:t>结论</w:t>
      </w:r>
    </w:p>
    <w:p w14:paraId="5D1B9555" w14:textId="77777777" w:rsidR="005F028B" w:rsidRPr="00317CAC" w:rsidRDefault="005F028B" w:rsidP="005F028B">
      <w:pPr>
        <w:spacing w:line="360" w:lineRule="auto"/>
        <w:ind w:firstLineChars="200" w:firstLine="420"/>
      </w:pPr>
      <w:r w:rsidRPr="00317CAC">
        <w:t>本文对四类桩基低应变反射波数据样本随机抽取，每类数据都选取相同的数量以降低偶</w:t>
      </w:r>
      <w:r w:rsidRPr="00317CAC">
        <w:lastRenderedPageBreak/>
        <w:t>然性。经过基于</w:t>
      </w:r>
      <w:r w:rsidRPr="00317CAC">
        <w:t>LSTM</w:t>
      </w:r>
      <w:r w:rsidRPr="00317CAC">
        <w:t>神经网络的模型对训练集样本训练后其预测准确性达到</w:t>
      </w:r>
      <w:r w:rsidRPr="00317CAC">
        <w:t>86%</w:t>
      </w:r>
      <w:r w:rsidRPr="00317CAC">
        <w:t>，再将验证集样本输入该神经网络模型得到验证准确性达到</w:t>
      </w:r>
      <w:r w:rsidRPr="00317CAC">
        <w:t>88%</w:t>
      </w:r>
      <w:r w:rsidRPr="00317CAC">
        <w:t>，训练效果良好，说明神经网络对于桩基低应变反射波的识别精确度较高。</w:t>
      </w:r>
    </w:p>
    <w:p w14:paraId="063CB2ED" w14:textId="77777777" w:rsidR="005F028B" w:rsidRPr="00317CAC" w:rsidRDefault="005F028B" w:rsidP="005F028B">
      <w:pPr>
        <w:spacing w:line="360" w:lineRule="auto"/>
        <w:ind w:firstLineChars="200" w:firstLine="420"/>
      </w:pPr>
      <w:r w:rsidRPr="00317CAC">
        <w:t>仅</w:t>
      </w:r>
      <w:proofErr w:type="gramStart"/>
      <w:r w:rsidRPr="00317CAC">
        <w:t>凭直接</w:t>
      </w:r>
      <w:proofErr w:type="gramEnd"/>
      <w:r w:rsidRPr="00317CAC">
        <w:t>观察我们较难</w:t>
      </w:r>
      <w:proofErr w:type="gramStart"/>
      <w:r w:rsidRPr="00317CAC">
        <w:t>判别受</w:t>
      </w:r>
      <w:proofErr w:type="gramEnd"/>
      <w:r w:rsidRPr="00317CAC">
        <w:t>检测桩基的完整性，慢速而低效，但使用神经网络能快速有效识别桩基低应变反射波并对桩基进行完整性分类。所以神经网络是一种不依赖操作者经验能在施工现场对桩基快速分类的有效方法。</w:t>
      </w:r>
    </w:p>
    <w:p w14:paraId="61A8E7CA" w14:textId="77777777" w:rsidR="005F028B" w:rsidRPr="00317CAC" w:rsidRDefault="005F028B" w:rsidP="005F028B">
      <w:pPr>
        <w:spacing w:line="360" w:lineRule="auto"/>
        <w:ind w:firstLineChars="200" w:firstLine="420"/>
      </w:pPr>
      <w:r w:rsidRPr="00317CAC">
        <w:t>神经网络通过对大量训练数据的学习，从而不断提高自身对输入数据的辨识精确度。它能在现场解决用传统手段难以分析的工程技术问题，可以广泛推广运用。</w:t>
      </w:r>
    </w:p>
    <w:p w14:paraId="27D12B58" w14:textId="77777777" w:rsidR="005F028B" w:rsidRPr="00317CAC" w:rsidRDefault="005F028B" w:rsidP="005F028B">
      <w:pPr>
        <w:spacing w:line="360" w:lineRule="auto"/>
        <w:ind w:firstLineChars="200" w:firstLine="420"/>
        <w:rPr>
          <w:rFonts w:eastAsia="黑体"/>
        </w:rPr>
      </w:pPr>
      <w:r w:rsidRPr="00317CAC">
        <w:rPr>
          <w:rFonts w:eastAsia="黑体"/>
        </w:rPr>
        <w:t>6.2</w:t>
      </w:r>
      <w:r w:rsidRPr="00317CAC">
        <w:rPr>
          <w:rFonts w:eastAsia="黑体"/>
        </w:rPr>
        <w:t>建议</w:t>
      </w:r>
    </w:p>
    <w:p w14:paraId="1E788538" w14:textId="77777777" w:rsidR="005F028B" w:rsidRPr="00317CAC" w:rsidRDefault="005F028B" w:rsidP="005F028B">
      <w:pPr>
        <w:spacing w:line="360" w:lineRule="auto"/>
        <w:ind w:firstLineChars="200" w:firstLine="420"/>
      </w:pPr>
      <w:r w:rsidRPr="00317CAC">
        <w:t>1.</w:t>
      </w:r>
      <w:r w:rsidRPr="00317CAC">
        <w:t>在不同</w:t>
      </w:r>
      <w:proofErr w:type="gramStart"/>
      <w:r w:rsidRPr="00317CAC">
        <w:t>桩周土</w:t>
      </w:r>
      <w:proofErr w:type="gramEnd"/>
      <w:r w:rsidRPr="00317CAC">
        <w:t>环境、地下水条件以及桩自身的类型等情况下神经网络应该具有一套调整系统来增强它的适应能力，可通过在大量不同地质条件下的试验结果对比研究来实现。</w:t>
      </w:r>
    </w:p>
    <w:p w14:paraId="109B7C4E" w14:textId="77777777" w:rsidR="005F028B" w:rsidRPr="00317CAC" w:rsidRDefault="005F028B" w:rsidP="005F028B">
      <w:pPr>
        <w:spacing w:line="360" w:lineRule="auto"/>
        <w:ind w:firstLineChars="200" w:firstLine="420"/>
      </w:pPr>
      <w:r w:rsidRPr="00317CAC">
        <w:t>2.</w:t>
      </w:r>
      <w:r w:rsidRPr="00317CAC">
        <w:t>创新开发新一代的</w:t>
      </w:r>
      <w:proofErr w:type="gramStart"/>
      <w:r w:rsidRPr="00317CAC">
        <w:t>桩基动测仪</w:t>
      </w:r>
      <w:proofErr w:type="gramEnd"/>
      <w:r w:rsidRPr="00317CAC">
        <w:t>，它搭载训练成功的神经网络模型，可以对工程现场测得的数据快速自动化辨别。还能持续不断的对新输入的数据进行离线和在线的学习，神经网络在对数据的训练过程中其精确度和适应性都会得到提高。</w:t>
      </w:r>
    </w:p>
    <w:p w14:paraId="37FC7056" w14:textId="77777777" w:rsidR="005F028B" w:rsidRPr="00317CAC" w:rsidRDefault="005F028B" w:rsidP="005F028B">
      <w:pPr>
        <w:spacing w:line="360" w:lineRule="auto"/>
        <w:ind w:firstLineChars="200" w:firstLine="420"/>
      </w:pPr>
    </w:p>
    <w:p w14:paraId="6A6E6F54" w14:textId="77777777" w:rsidR="005F028B" w:rsidRPr="00317CAC" w:rsidRDefault="005F028B" w:rsidP="005F028B">
      <w:pPr>
        <w:spacing w:line="360" w:lineRule="auto"/>
        <w:ind w:firstLineChars="200" w:firstLine="420"/>
      </w:pPr>
    </w:p>
    <w:p w14:paraId="29B1CC6C" w14:textId="77777777" w:rsidR="005F028B" w:rsidRPr="00317CAC" w:rsidRDefault="005F028B" w:rsidP="005F028B">
      <w:pPr>
        <w:spacing w:line="360" w:lineRule="auto"/>
        <w:ind w:firstLineChars="200" w:firstLine="420"/>
      </w:pPr>
    </w:p>
    <w:p w14:paraId="24FC1C15" w14:textId="77777777" w:rsidR="005F028B" w:rsidRPr="00317CAC" w:rsidRDefault="005F028B" w:rsidP="005F028B">
      <w:pPr>
        <w:spacing w:line="360" w:lineRule="auto"/>
      </w:pPr>
    </w:p>
    <w:p w14:paraId="76CE2B17" w14:textId="77777777" w:rsidR="005F028B" w:rsidRPr="00317CAC" w:rsidRDefault="005F028B" w:rsidP="005F028B">
      <w:pPr>
        <w:spacing w:line="360" w:lineRule="auto"/>
        <w:ind w:firstLineChars="200" w:firstLine="422"/>
        <w:jc w:val="center"/>
        <w:rPr>
          <w:rFonts w:eastAsia="黑体"/>
          <w:b/>
          <w:bCs/>
        </w:rPr>
      </w:pPr>
      <w:r w:rsidRPr="00317CAC">
        <w:rPr>
          <w:rFonts w:eastAsia="黑体"/>
          <w:b/>
          <w:bCs/>
        </w:rPr>
        <w:t>参考文献：</w:t>
      </w:r>
    </w:p>
    <w:p w14:paraId="5E580CE9" w14:textId="77777777" w:rsidR="005F028B" w:rsidRPr="00317CAC" w:rsidRDefault="005F028B" w:rsidP="005F028B">
      <w:pPr>
        <w:widowControl/>
        <w:spacing w:line="360" w:lineRule="auto"/>
        <w:ind w:firstLineChars="200" w:firstLine="300"/>
        <w:jc w:val="left"/>
        <w:rPr>
          <w:sz w:val="15"/>
          <w:szCs w:val="16"/>
        </w:rPr>
      </w:pPr>
      <w:r w:rsidRPr="00317CAC">
        <w:rPr>
          <w:sz w:val="15"/>
          <w:szCs w:val="16"/>
        </w:rPr>
        <w:t>[1]</w:t>
      </w:r>
      <w:proofErr w:type="gramStart"/>
      <w:r w:rsidRPr="00317CAC">
        <w:rPr>
          <w:sz w:val="15"/>
          <w:szCs w:val="16"/>
        </w:rPr>
        <w:t>高毅</w:t>
      </w:r>
      <w:proofErr w:type="gramEnd"/>
      <w:r w:rsidRPr="00317CAC">
        <w:rPr>
          <w:sz w:val="15"/>
          <w:szCs w:val="16"/>
        </w:rPr>
        <w:t xml:space="preserve">. </w:t>
      </w:r>
      <w:r w:rsidRPr="00317CAC">
        <w:rPr>
          <w:sz w:val="15"/>
          <w:szCs w:val="16"/>
        </w:rPr>
        <w:t>低应变法检测桩身曲线的</w:t>
      </w:r>
      <w:r w:rsidRPr="00317CAC">
        <w:rPr>
          <w:sz w:val="15"/>
          <w:szCs w:val="16"/>
        </w:rPr>
        <w:t>BP</w:t>
      </w:r>
      <w:r w:rsidRPr="00317CAC">
        <w:rPr>
          <w:sz w:val="15"/>
          <w:szCs w:val="16"/>
        </w:rPr>
        <w:t>神经网络识别</w:t>
      </w:r>
      <w:r w:rsidRPr="00317CAC">
        <w:rPr>
          <w:sz w:val="15"/>
          <w:szCs w:val="16"/>
        </w:rPr>
        <w:t>[D].</w:t>
      </w:r>
      <w:r w:rsidRPr="00317CAC">
        <w:rPr>
          <w:sz w:val="15"/>
          <w:szCs w:val="16"/>
        </w:rPr>
        <w:t>兰州大学</w:t>
      </w:r>
      <w:r w:rsidRPr="00317CAC">
        <w:rPr>
          <w:sz w:val="15"/>
          <w:szCs w:val="16"/>
        </w:rPr>
        <w:t>,2012.</w:t>
      </w:r>
    </w:p>
    <w:p w14:paraId="72F434B6" w14:textId="77777777" w:rsidR="005F028B" w:rsidRPr="00317CAC" w:rsidRDefault="005F028B" w:rsidP="005F028B">
      <w:pPr>
        <w:widowControl/>
        <w:spacing w:line="360" w:lineRule="auto"/>
        <w:ind w:firstLineChars="200" w:firstLine="300"/>
        <w:jc w:val="left"/>
        <w:rPr>
          <w:sz w:val="15"/>
          <w:szCs w:val="16"/>
        </w:rPr>
      </w:pPr>
      <w:r w:rsidRPr="00317CAC">
        <w:rPr>
          <w:sz w:val="15"/>
          <w:szCs w:val="16"/>
        </w:rPr>
        <w:t>[2]</w:t>
      </w:r>
      <w:r w:rsidRPr="00317CAC">
        <w:rPr>
          <w:sz w:val="15"/>
          <w:szCs w:val="16"/>
        </w:rPr>
        <w:t>邵广周</w:t>
      </w:r>
      <w:r w:rsidRPr="00317CAC">
        <w:rPr>
          <w:sz w:val="15"/>
          <w:szCs w:val="16"/>
        </w:rPr>
        <w:t xml:space="preserve">. </w:t>
      </w:r>
      <w:r w:rsidRPr="00317CAC">
        <w:rPr>
          <w:sz w:val="15"/>
          <w:szCs w:val="16"/>
        </w:rPr>
        <w:t>缺损桩检测系统研究</w:t>
      </w:r>
      <w:r w:rsidRPr="00317CAC">
        <w:rPr>
          <w:sz w:val="15"/>
          <w:szCs w:val="16"/>
        </w:rPr>
        <w:t>[D].</w:t>
      </w:r>
      <w:r w:rsidRPr="00317CAC">
        <w:rPr>
          <w:sz w:val="15"/>
          <w:szCs w:val="16"/>
        </w:rPr>
        <w:t>长安大学</w:t>
      </w:r>
      <w:r w:rsidRPr="00317CAC">
        <w:rPr>
          <w:sz w:val="15"/>
          <w:szCs w:val="16"/>
        </w:rPr>
        <w:t>,2003.</w:t>
      </w:r>
    </w:p>
    <w:p w14:paraId="1D9723CE" w14:textId="77777777" w:rsidR="005F028B" w:rsidRPr="00317CAC" w:rsidRDefault="005F028B" w:rsidP="005F028B">
      <w:pPr>
        <w:widowControl/>
        <w:spacing w:line="360" w:lineRule="auto"/>
        <w:ind w:firstLineChars="200" w:firstLine="300"/>
        <w:jc w:val="left"/>
        <w:rPr>
          <w:sz w:val="15"/>
          <w:szCs w:val="16"/>
        </w:rPr>
      </w:pPr>
      <w:r w:rsidRPr="00317CAC">
        <w:rPr>
          <w:sz w:val="15"/>
          <w:szCs w:val="16"/>
        </w:rPr>
        <w:t>[3]</w:t>
      </w:r>
      <w:r w:rsidRPr="00317CAC">
        <w:rPr>
          <w:sz w:val="15"/>
          <w:szCs w:val="16"/>
        </w:rPr>
        <w:t>蔡棋瑛</w:t>
      </w:r>
      <w:r w:rsidRPr="00317CAC">
        <w:rPr>
          <w:sz w:val="15"/>
          <w:szCs w:val="16"/>
        </w:rPr>
        <w:t xml:space="preserve">. </w:t>
      </w:r>
      <w:r w:rsidRPr="00317CAC">
        <w:rPr>
          <w:sz w:val="15"/>
          <w:szCs w:val="16"/>
        </w:rPr>
        <w:t>基于小波分析和神经网络的桩身缺陷诊断</w:t>
      </w:r>
      <w:r w:rsidRPr="00317CAC">
        <w:rPr>
          <w:sz w:val="15"/>
          <w:szCs w:val="16"/>
        </w:rPr>
        <w:t>[D].</w:t>
      </w:r>
      <w:r w:rsidRPr="00317CAC">
        <w:rPr>
          <w:sz w:val="15"/>
          <w:szCs w:val="16"/>
        </w:rPr>
        <w:t>华侨大学</w:t>
      </w:r>
      <w:r w:rsidRPr="00317CAC">
        <w:rPr>
          <w:sz w:val="15"/>
          <w:szCs w:val="16"/>
        </w:rPr>
        <w:t>,2001.</w:t>
      </w:r>
    </w:p>
    <w:p w14:paraId="4A4548B6" w14:textId="77777777" w:rsidR="005F028B" w:rsidRPr="00317CAC" w:rsidRDefault="005F028B" w:rsidP="005F028B">
      <w:pPr>
        <w:widowControl/>
        <w:spacing w:line="360" w:lineRule="auto"/>
        <w:ind w:firstLineChars="200" w:firstLine="300"/>
        <w:jc w:val="left"/>
        <w:rPr>
          <w:sz w:val="15"/>
          <w:szCs w:val="16"/>
        </w:rPr>
      </w:pPr>
      <w:r w:rsidRPr="00317CAC">
        <w:rPr>
          <w:sz w:val="15"/>
          <w:szCs w:val="16"/>
        </w:rPr>
        <w:t>[4]</w:t>
      </w:r>
      <w:r w:rsidRPr="00317CAC">
        <w:rPr>
          <w:sz w:val="15"/>
          <w:szCs w:val="16"/>
        </w:rPr>
        <w:t>基于反射波法的桩身完整性判别的神经网络模型</w:t>
      </w:r>
      <w:r w:rsidRPr="00317CAC">
        <w:rPr>
          <w:sz w:val="15"/>
          <w:szCs w:val="16"/>
        </w:rPr>
        <w:t xml:space="preserve">[J]. </w:t>
      </w:r>
      <w:r w:rsidRPr="00317CAC">
        <w:rPr>
          <w:sz w:val="15"/>
          <w:szCs w:val="16"/>
        </w:rPr>
        <w:t>王成华</w:t>
      </w:r>
      <w:r w:rsidRPr="00317CAC">
        <w:rPr>
          <w:sz w:val="15"/>
          <w:szCs w:val="16"/>
        </w:rPr>
        <w:t>,</w:t>
      </w:r>
      <w:r w:rsidRPr="00317CAC">
        <w:rPr>
          <w:sz w:val="15"/>
          <w:szCs w:val="16"/>
        </w:rPr>
        <w:t>张薇</w:t>
      </w:r>
      <w:r w:rsidRPr="00317CAC">
        <w:rPr>
          <w:sz w:val="15"/>
          <w:szCs w:val="16"/>
        </w:rPr>
        <w:t xml:space="preserve">.  </w:t>
      </w:r>
      <w:r w:rsidRPr="00317CAC">
        <w:rPr>
          <w:sz w:val="15"/>
          <w:szCs w:val="16"/>
        </w:rPr>
        <w:t>岩土力学</w:t>
      </w:r>
      <w:r w:rsidRPr="00317CAC">
        <w:rPr>
          <w:sz w:val="15"/>
          <w:szCs w:val="16"/>
        </w:rPr>
        <w:t>. 2003(06)</w:t>
      </w:r>
    </w:p>
    <w:p w14:paraId="5F0354C4" w14:textId="77777777" w:rsidR="005F028B" w:rsidRPr="00317CAC" w:rsidRDefault="005F028B" w:rsidP="005F028B">
      <w:pPr>
        <w:widowControl/>
        <w:spacing w:line="360" w:lineRule="auto"/>
        <w:ind w:firstLineChars="200" w:firstLine="300"/>
        <w:jc w:val="left"/>
        <w:rPr>
          <w:sz w:val="15"/>
          <w:szCs w:val="16"/>
        </w:rPr>
      </w:pPr>
      <w:r w:rsidRPr="00317CAC">
        <w:rPr>
          <w:sz w:val="15"/>
          <w:szCs w:val="16"/>
        </w:rPr>
        <w:t>[5]</w:t>
      </w:r>
      <w:r w:rsidRPr="00317CAC">
        <w:rPr>
          <w:sz w:val="15"/>
          <w:szCs w:val="16"/>
        </w:rPr>
        <w:t>赵洋洋</w:t>
      </w:r>
      <w:r w:rsidRPr="00317CAC">
        <w:rPr>
          <w:sz w:val="15"/>
          <w:szCs w:val="16"/>
        </w:rPr>
        <w:t>,</w:t>
      </w:r>
      <w:r w:rsidRPr="00317CAC">
        <w:rPr>
          <w:sz w:val="15"/>
          <w:szCs w:val="16"/>
        </w:rPr>
        <w:t>杨昌民</w:t>
      </w:r>
      <w:r w:rsidRPr="00317CAC">
        <w:rPr>
          <w:sz w:val="15"/>
          <w:szCs w:val="16"/>
        </w:rPr>
        <w:t>.</w:t>
      </w:r>
      <w:r w:rsidRPr="00317CAC">
        <w:rPr>
          <w:sz w:val="15"/>
          <w:szCs w:val="16"/>
        </w:rPr>
        <w:t>基于</w:t>
      </w:r>
      <w:r w:rsidRPr="00317CAC">
        <w:rPr>
          <w:sz w:val="15"/>
          <w:szCs w:val="16"/>
        </w:rPr>
        <w:t>RBF</w:t>
      </w:r>
      <w:r w:rsidRPr="00317CAC">
        <w:rPr>
          <w:sz w:val="15"/>
          <w:szCs w:val="16"/>
        </w:rPr>
        <w:t>神经网络对基桩完整性的预测</w:t>
      </w:r>
      <w:r w:rsidRPr="00317CAC">
        <w:rPr>
          <w:sz w:val="15"/>
          <w:szCs w:val="16"/>
        </w:rPr>
        <w:t>[J].</w:t>
      </w:r>
      <w:r w:rsidRPr="00317CAC">
        <w:rPr>
          <w:sz w:val="15"/>
          <w:szCs w:val="16"/>
        </w:rPr>
        <w:t>施工技术</w:t>
      </w:r>
      <w:r w:rsidRPr="00317CAC">
        <w:rPr>
          <w:sz w:val="15"/>
          <w:szCs w:val="16"/>
        </w:rPr>
        <w:t>,2020,49(S1):69-72.</w:t>
      </w:r>
    </w:p>
    <w:p w14:paraId="1DD7DD90" w14:textId="77777777" w:rsidR="005F028B" w:rsidRPr="00317CAC" w:rsidRDefault="005F028B" w:rsidP="005F028B">
      <w:pPr>
        <w:widowControl/>
        <w:spacing w:line="360" w:lineRule="auto"/>
        <w:ind w:firstLineChars="200" w:firstLine="300"/>
        <w:jc w:val="left"/>
        <w:rPr>
          <w:sz w:val="15"/>
          <w:szCs w:val="16"/>
        </w:rPr>
      </w:pPr>
      <w:r w:rsidRPr="00317CAC">
        <w:rPr>
          <w:sz w:val="15"/>
          <w:szCs w:val="16"/>
        </w:rPr>
        <w:t>[6]</w:t>
      </w:r>
      <w:r w:rsidRPr="00317CAC">
        <w:rPr>
          <w:sz w:val="15"/>
          <w:szCs w:val="16"/>
        </w:rPr>
        <w:t>刘明贵，岳向红，杨永波，等</w:t>
      </w:r>
      <w:r w:rsidRPr="00317CAC">
        <w:rPr>
          <w:sz w:val="15"/>
          <w:szCs w:val="16"/>
        </w:rPr>
        <w:t xml:space="preserve"> . </w:t>
      </w:r>
      <w:r w:rsidRPr="00317CAC">
        <w:rPr>
          <w:sz w:val="15"/>
          <w:szCs w:val="16"/>
        </w:rPr>
        <w:t>基于</w:t>
      </w:r>
      <w:r w:rsidRPr="00317CAC">
        <w:rPr>
          <w:sz w:val="15"/>
          <w:szCs w:val="16"/>
        </w:rPr>
        <w:t xml:space="preserve"> </w:t>
      </w:r>
      <w:proofErr w:type="spellStart"/>
      <w:r w:rsidRPr="00317CAC">
        <w:rPr>
          <w:sz w:val="15"/>
          <w:szCs w:val="16"/>
        </w:rPr>
        <w:t>Sym</w:t>
      </w:r>
      <w:proofErr w:type="spellEnd"/>
      <w:r w:rsidRPr="00317CAC">
        <w:rPr>
          <w:sz w:val="15"/>
          <w:szCs w:val="16"/>
        </w:rPr>
        <w:t xml:space="preserve"> </w:t>
      </w:r>
      <w:r w:rsidRPr="00317CAC">
        <w:rPr>
          <w:sz w:val="15"/>
          <w:szCs w:val="16"/>
        </w:rPr>
        <w:t>小波和</w:t>
      </w:r>
      <w:r w:rsidRPr="00317CAC">
        <w:rPr>
          <w:sz w:val="15"/>
          <w:szCs w:val="16"/>
        </w:rPr>
        <w:t xml:space="preserve"> BP </w:t>
      </w:r>
      <w:r w:rsidRPr="00317CAC">
        <w:rPr>
          <w:sz w:val="15"/>
          <w:szCs w:val="16"/>
        </w:rPr>
        <w:t>神经网络的基桩缺陷智能化识［</w:t>
      </w:r>
      <w:r w:rsidRPr="00317CAC">
        <w:rPr>
          <w:sz w:val="15"/>
          <w:szCs w:val="16"/>
        </w:rPr>
        <w:t>J</w:t>
      </w:r>
      <w:r w:rsidRPr="00317CAC">
        <w:rPr>
          <w:sz w:val="15"/>
          <w:szCs w:val="16"/>
        </w:rPr>
        <w:t>］</w:t>
      </w:r>
      <w:r w:rsidRPr="00317CAC">
        <w:rPr>
          <w:sz w:val="15"/>
          <w:szCs w:val="16"/>
        </w:rPr>
        <w:t xml:space="preserve">. </w:t>
      </w:r>
      <w:r w:rsidRPr="00317CAC">
        <w:rPr>
          <w:sz w:val="15"/>
          <w:szCs w:val="16"/>
        </w:rPr>
        <w:t>岩石力学与工程学报，</w:t>
      </w:r>
      <w:r w:rsidRPr="00317CAC">
        <w:rPr>
          <w:sz w:val="15"/>
          <w:szCs w:val="16"/>
        </w:rPr>
        <w:t>2007( S1) :3484-3488.</w:t>
      </w:r>
    </w:p>
    <w:p w14:paraId="7D5BA889" w14:textId="77777777" w:rsidR="005F028B" w:rsidRPr="00317CAC" w:rsidRDefault="005F028B" w:rsidP="005F028B">
      <w:pPr>
        <w:widowControl/>
        <w:spacing w:line="360" w:lineRule="auto"/>
        <w:ind w:firstLineChars="200" w:firstLine="300"/>
        <w:jc w:val="left"/>
        <w:rPr>
          <w:sz w:val="15"/>
          <w:szCs w:val="16"/>
        </w:rPr>
      </w:pPr>
      <w:r w:rsidRPr="00317CAC">
        <w:rPr>
          <w:sz w:val="15"/>
          <w:szCs w:val="16"/>
        </w:rPr>
        <w:t xml:space="preserve">[7] </w:t>
      </w:r>
      <w:r w:rsidRPr="00317CAC">
        <w:rPr>
          <w:sz w:val="15"/>
          <w:szCs w:val="16"/>
        </w:rPr>
        <w:t>彭立顺，蔡润，刘进波，等</w:t>
      </w:r>
      <w:r w:rsidRPr="00317CAC">
        <w:rPr>
          <w:sz w:val="15"/>
          <w:szCs w:val="16"/>
        </w:rPr>
        <w:t xml:space="preserve"> . </w:t>
      </w:r>
      <w:r w:rsidRPr="00317CAC">
        <w:rPr>
          <w:sz w:val="15"/>
          <w:szCs w:val="16"/>
        </w:rPr>
        <w:t>基于遗传优化神经网络的高速公路路基沉降量预测［</w:t>
      </w:r>
      <w:r w:rsidRPr="00317CAC">
        <w:rPr>
          <w:sz w:val="15"/>
          <w:szCs w:val="16"/>
        </w:rPr>
        <w:t>J</w:t>
      </w:r>
      <w:r w:rsidRPr="00317CAC">
        <w:rPr>
          <w:sz w:val="15"/>
          <w:szCs w:val="16"/>
        </w:rPr>
        <w:t>］</w:t>
      </w:r>
      <w:r w:rsidRPr="00317CAC">
        <w:rPr>
          <w:sz w:val="15"/>
          <w:szCs w:val="16"/>
        </w:rPr>
        <w:t xml:space="preserve">. </w:t>
      </w:r>
      <w:r w:rsidRPr="00317CAC">
        <w:rPr>
          <w:sz w:val="15"/>
          <w:szCs w:val="16"/>
        </w:rPr>
        <w:t>地震工程学报，</w:t>
      </w:r>
      <w:r w:rsidRPr="00317CAC">
        <w:rPr>
          <w:sz w:val="15"/>
          <w:szCs w:val="16"/>
        </w:rPr>
        <w:t>2019</w:t>
      </w:r>
      <w:r w:rsidRPr="00317CAC">
        <w:rPr>
          <w:sz w:val="15"/>
          <w:szCs w:val="16"/>
        </w:rPr>
        <w:t>，</w:t>
      </w:r>
      <w:r w:rsidRPr="00317CAC">
        <w:rPr>
          <w:sz w:val="15"/>
          <w:szCs w:val="16"/>
        </w:rPr>
        <w:t>41( 1) : 124-130</w:t>
      </w:r>
      <w:r w:rsidRPr="00317CAC">
        <w:rPr>
          <w:sz w:val="15"/>
          <w:szCs w:val="16"/>
        </w:rPr>
        <w:t>，</w:t>
      </w:r>
      <w:r w:rsidRPr="00317CAC">
        <w:rPr>
          <w:sz w:val="15"/>
          <w:szCs w:val="16"/>
        </w:rPr>
        <w:t>207.</w:t>
      </w:r>
    </w:p>
    <w:p w14:paraId="405D9E0F" w14:textId="77777777" w:rsidR="005F028B" w:rsidRPr="00317CAC" w:rsidRDefault="005F028B" w:rsidP="005F028B">
      <w:pPr>
        <w:widowControl/>
        <w:spacing w:line="360" w:lineRule="auto"/>
        <w:ind w:firstLineChars="200" w:firstLine="300"/>
        <w:jc w:val="left"/>
        <w:rPr>
          <w:sz w:val="15"/>
          <w:szCs w:val="16"/>
        </w:rPr>
      </w:pPr>
      <w:r w:rsidRPr="00317CAC">
        <w:rPr>
          <w:sz w:val="15"/>
          <w:szCs w:val="16"/>
        </w:rPr>
        <w:t xml:space="preserve">[8] </w:t>
      </w:r>
      <w:r w:rsidRPr="00317CAC">
        <w:rPr>
          <w:sz w:val="15"/>
          <w:szCs w:val="16"/>
        </w:rPr>
        <w:t>崔雍，楚小刚，董嘉，等</w:t>
      </w:r>
      <w:r w:rsidRPr="00317CAC">
        <w:rPr>
          <w:sz w:val="15"/>
          <w:szCs w:val="16"/>
        </w:rPr>
        <w:t xml:space="preserve"> . </w:t>
      </w:r>
      <w:r w:rsidRPr="00317CAC">
        <w:rPr>
          <w:sz w:val="15"/>
          <w:szCs w:val="16"/>
        </w:rPr>
        <w:t>基于神经网络的桩基竖向承载力预测研究［</w:t>
      </w:r>
      <w:r w:rsidRPr="00317CAC">
        <w:rPr>
          <w:sz w:val="15"/>
          <w:szCs w:val="16"/>
        </w:rPr>
        <w:t>J</w:t>
      </w:r>
      <w:r w:rsidRPr="00317CAC">
        <w:rPr>
          <w:sz w:val="15"/>
          <w:szCs w:val="16"/>
        </w:rPr>
        <w:t>］</w:t>
      </w:r>
      <w:r w:rsidRPr="00317CAC">
        <w:rPr>
          <w:sz w:val="15"/>
          <w:szCs w:val="16"/>
        </w:rPr>
        <w:t xml:space="preserve">. </w:t>
      </w:r>
      <w:r w:rsidRPr="00317CAC">
        <w:rPr>
          <w:sz w:val="15"/>
          <w:szCs w:val="16"/>
        </w:rPr>
        <w:t>铁道工程学报，</w:t>
      </w:r>
      <w:r w:rsidRPr="00317CAC">
        <w:rPr>
          <w:sz w:val="15"/>
          <w:szCs w:val="16"/>
        </w:rPr>
        <w:t>2016</w:t>
      </w:r>
      <w:r w:rsidRPr="00317CAC">
        <w:rPr>
          <w:sz w:val="15"/>
          <w:szCs w:val="16"/>
        </w:rPr>
        <w:t>，</w:t>
      </w:r>
      <w:r w:rsidRPr="00317CAC">
        <w:rPr>
          <w:sz w:val="15"/>
          <w:szCs w:val="16"/>
        </w:rPr>
        <w:t>33( 4) : 65-69.</w:t>
      </w:r>
    </w:p>
    <w:p w14:paraId="62857CE4" w14:textId="77777777" w:rsidR="005F028B" w:rsidRPr="00317CAC" w:rsidRDefault="005F028B" w:rsidP="005F028B">
      <w:pPr>
        <w:widowControl/>
        <w:spacing w:line="360" w:lineRule="auto"/>
        <w:ind w:firstLineChars="200" w:firstLine="300"/>
        <w:jc w:val="left"/>
        <w:rPr>
          <w:sz w:val="15"/>
          <w:szCs w:val="16"/>
        </w:rPr>
      </w:pPr>
      <w:r w:rsidRPr="00317CAC">
        <w:rPr>
          <w:sz w:val="15"/>
          <w:szCs w:val="16"/>
        </w:rPr>
        <w:lastRenderedPageBreak/>
        <w:t>[9]</w:t>
      </w:r>
      <w:r w:rsidRPr="00317CAC">
        <w:rPr>
          <w:sz w:val="15"/>
          <w:szCs w:val="16"/>
        </w:rPr>
        <w:t>金长宇，马震岳，张运良，等</w:t>
      </w:r>
      <w:r w:rsidRPr="00317CAC">
        <w:rPr>
          <w:sz w:val="15"/>
          <w:szCs w:val="16"/>
        </w:rPr>
        <w:t xml:space="preserve"> . </w:t>
      </w:r>
      <w:r w:rsidRPr="00317CAC">
        <w:rPr>
          <w:sz w:val="15"/>
          <w:szCs w:val="16"/>
        </w:rPr>
        <w:t>神经网络在岩体力学参数和地应力场反演中的应用［</w:t>
      </w:r>
      <w:r w:rsidRPr="00317CAC">
        <w:rPr>
          <w:sz w:val="15"/>
          <w:szCs w:val="16"/>
        </w:rPr>
        <w:t>J</w:t>
      </w:r>
      <w:r w:rsidRPr="00317CAC">
        <w:rPr>
          <w:sz w:val="15"/>
          <w:szCs w:val="16"/>
        </w:rPr>
        <w:t>］</w:t>
      </w:r>
      <w:r w:rsidRPr="00317CAC">
        <w:rPr>
          <w:sz w:val="15"/>
          <w:szCs w:val="16"/>
        </w:rPr>
        <w:t xml:space="preserve">. </w:t>
      </w:r>
      <w:r w:rsidRPr="00317CAC">
        <w:rPr>
          <w:sz w:val="15"/>
          <w:szCs w:val="16"/>
        </w:rPr>
        <w:t>岩土力学，</w:t>
      </w:r>
      <w:r w:rsidRPr="00317CAC">
        <w:rPr>
          <w:sz w:val="15"/>
          <w:szCs w:val="16"/>
        </w:rPr>
        <w:t>2006( 8) : 1263-1266</w:t>
      </w:r>
      <w:r w:rsidRPr="00317CAC">
        <w:rPr>
          <w:sz w:val="15"/>
          <w:szCs w:val="16"/>
        </w:rPr>
        <w:t>，</w:t>
      </w:r>
      <w:r w:rsidRPr="00317CAC">
        <w:rPr>
          <w:sz w:val="15"/>
          <w:szCs w:val="16"/>
        </w:rPr>
        <w:t>1271.</w:t>
      </w:r>
    </w:p>
    <w:p w14:paraId="36150FB2" w14:textId="77777777" w:rsidR="005F028B" w:rsidRPr="00317CAC" w:rsidRDefault="005F028B" w:rsidP="005F028B">
      <w:pPr>
        <w:widowControl/>
        <w:spacing w:line="360" w:lineRule="auto"/>
        <w:ind w:firstLineChars="200" w:firstLine="300"/>
        <w:jc w:val="left"/>
        <w:rPr>
          <w:sz w:val="15"/>
          <w:szCs w:val="16"/>
        </w:rPr>
      </w:pPr>
      <w:r w:rsidRPr="00317CAC">
        <w:rPr>
          <w:sz w:val="15"/>
          <w:szCs w:val="16"/>
        </w:rPr>
        <w:t>[10]</w:t>
      </w:r>
      <w:r w:rsidRPr="00317CAC">
        <w:rPr>
          <w:sz w:val="15"/>
          <w:szCs w:val="16"/>
        </w:rPr>
        <w:t>杨昌民，</w:t>
      </w:r>
      <w:proofErr w:type="gramStart"/>
      <w:r w:rsidRPr="00317CAC">
        <w:rPr>
          <w:sz w:val="15"/>
          <w:szCs w:val="16"/>
        </w:rPr>
        <w:t>耿朋飞</w:t>
      </w:r>
      <w:proofErr w:type="gramEnd"/>
      <w:r w:rsidRPr="00317CAC">
        <w:rPr>
          <w:sz w:val="15"/>
          <w:szCs w:val="16"/>
        </w:rPr>
        <w:t xml:space="preserve"> . </w:t>
      </w:r>
      <w:r w:rsidRPr="00317CAC">
        <w:rPr>
          <w:sz w:val="15"/>
          <w:szCs w:val="16"/>
        </w:rPr>
        <w:t>隧道围岩变形预测的对比研究［</w:t>
      </w:r>
      <w:r w:rsidRPr="00317CAC">
        <w:rPr>
          <w:sz w:val="15"/>
          <w:szCs w:val="16"/>
        </w:rPr>
        <w:t>J</w:t>
      </w:r>
      <w:r w:rsidRPr="00317CAC">
        <w:rPr>
          <w:sz w:val="15"/>
          <w:szCs w:val="16"/>
        </w:rPr>
        <w:t>］</w:t>
      </w:r>
      <w:r w:rsidRPr="00317CAC">
        <w:rPr>
          <w:sz w:val="15"/>
          <w:szCs w:val="16"/>
        </w:rPr>
        <w:t xml:space="preserve">. </w:t>
      </w:r>
      <w:r w:rsidRPr="00317CAC">
        <w:rPr>
          <w:sz w:val="15"/>
          <w:szCs w:val="16"/>
        </w:rPr>
        <w:t>现代隧道技术，</w:t>
      </w:r>
      <w:r w:rsidRPr="00317CAC">
        <w:rPr>
          <w:sz w:val="15"/>
          <w:szCs w:val="16"/>
        </w:rPr>
        <w:t>2015</w:t>
      </w:r>
      <w:r w:rsidRPr="00317CAC">
        <w:rPr>
          <w:sz w:val="15"/>
          <w:szCs w:val="16"/>
        </w:rPr>
        <w:t>，</w:t>
      </w:r>
      <w:r w:rsidRPr="00317CAC">
        <w:rPr>
          <w:sz w:val="15"/>
          <w:szCs w:val="16"/>
        </w:rPr>
        <w:t>52( 5) : 67-73.</w:t>
      </w:r>
    </w:p>
    <w:p w14:paraId="6107E379" w14:textId="77777777" w:rsidR="005F028B" w:rsidRPr="00317CAC" w:rsidRDefault="005F028B" w:rsidP="005F028B">
      <w:pPr>
        <w:widowControl/>
        <w:spacing w:line="360" w:lineRule="auto"/>
        <w:ind w:firstLineChars="200" w:firstLine="300"/>
        <w:jc w:val="left"/>
        <w:rPr>
          <w:sz w:val="15"/>
          <w:szCs w:val="16"/>
        </w:rPr>
      </w:pPr>
      <w:r w:rsidRPr="00317CAC">
        <w:rPr>
          <w:sz w:val="15"/>
          <w:szCs w:val="16"/>
        </w:rPr>
        <w:t>[11]</w:t>
      </w:r>
      <w:r w:rsidRPr="00317CAC">
        <w:rPr>
          <w:sz w:val="15"/>
          <w:szCs w:val="16"/>
        </w:rPr>
        <w:t>宋寿鹏，</w:t>
      </w:r>
      <w:proofErr w:type="gramStart"/>
      <w:r w:rsidRPr="00317CAC">
        <w:rPr>
          <w:sz w:val="15"/>
          <w:szCs w:val="16"/>
        </w:rPr>
        <w:t>阙沛文</w:t>
      </w:r>
      <w:proofErr w:type="gramEnd"/>
      <w:r w:rsidRPr="00317CAC">
        <w:rPr>
          <w:sz w:val="15"/>
          <w:szCs w:val="16"/>
        </w:rPr>
        <w:t xml:space="preserve"> . </w:t>
      </w:r>
      <w:r w:rsidRPr="00317CAC">
        <w:rPr>
          <w:sz w:val="15"/>
          <w:szCs w:val="16"/>
        </w:rPr>
        <w:t>基于归一化</w:t>
      </w:r>
      <w:proofErr w:type="gramStart"/>
      <w:r w:rsidRPr="00317CAC">
        <w:rPr>
          <w:sz w:val="15"/>
          <w:szCs w:val="16"/>
        </w:rPr>
        <w:t>尺度计盒维数</w:t>
      </w:r>
      <w:proofErr w:type="gramEnd"/>
      <w:r w:rsidRPr="00317CAC">
        <w:rPr>
          <w:sz w:val="15"/>
          <w:szCs w:val="16"/>
        </w:rPr>
        <w:t>的超声波分形特征研究［</w:t>
      </w:r>
      <w:r w:rsidRPr="00317CAC">
        <w:rPr>
          <w:sz w:val="15"/>
          <w:szCs w:val="16"/>
        </w:rPr>
        <w:t>J</w:t>
      </w:r>
      <w:r w:rsidRPr="00317CAC">
        <w:rPr>
          <w:sz w:val="15"/>
          <w:szCs w:val="16"/>
        </w:rPr>
        <w:t>］</w:t>
      </w:r>
      <w:r w:rsidRPr="00317CAC">
        <w:rPr>
          <w:sz w:val="15"/>
          <w:szCs w:val="16"/>
        </w:rPr>
        <w:t xml:space="preserve">. </w:t>
      </w:r>
      <w:r w:rsidRPr="00317CAC">
        <w:rPr>
          <w:sz w:val="15"/>
          <w:szCs w:val="16"/>
        </w:rPr>
        <w:t>应用基础与工程科学学报，</w:t>
      </w:r>
      <w:r w:rsidRPr="00317CAC">
        <w:rPr>
          <w:sz w:val="15"/>
          <w:szCs w:val="16"/>
        </w:rPr>
        <w:t>2006( 1) : 121-128.</w:t>
      </w:r>
    </w:p>
    <w:p w14:paraId="06AE8190" w14:textId="77777777" w:rsidR="005F028B" w:rsidRPr="00317CAC" w:rsidRDefault="005F028B" w:rsidP="005F028B">
      <w:pPr>
        <w:widowControl/>
        <w:spacing w:line="360" w:lineRule="auto"/>
        <w:ind w:firstLineChars="200" w:firstLine="300"/>
        <w:jc w:val="left"/>
        <w:rPr>
          <w:sz w:val="15"/>
          <w:szCs w:val="16"/>
        </w:rPr>
      </w:pPr>
      <w:r w:rsidRPr="00317CAC">
        <w:rPr>
          <w:sz w:val="15"/>
          <w:szCs w:val="16"/>
        </w:rPr>
        <w:t xml:space="preserve">[12] </w:t>
      </w:r>
      <w:r w:rsidRPr="00317CAC">
        <w:rPr>
          <w:sz w:val="15"/>
          <w:szCs w:val="16"/>
        </w:rPr>
        <w:t>刘明贵，岳向红</w:t>
      </w:r>
      <w:r w:rsidRPr="00317CAC">
        <w:rPr>
          <w:sz w:val="15"/>
          <w:szCs w:val="16"/>
        </w:rPr>
        <w:t xml:space="preserve">. </w:t>
      </w:r>
      <w:r w:rsidRPr="00317CAC">
        <w:rPr>
          <w:sz w:val="15"/>
          <w:szCs w:val="16"/>
        </w:rPr>
        <w:t>基于小波神经网络的锚杆锚固质量分析</w:t>
      </w:r>
      <w:r w:rsidRPr="00317CAC">
        <w:rPr>
          <w:sz w:val="15"/>
          <w:szCs w:val="16"/>
        </w:rPr>
        <w:t xml:space="preserve">[J]. </w:t>
      </w:r>
      <w:r w:rsidRPr="00317CAC">
        <w:rPr>
          <w:sz w:val="15"/>
          <w:szCs w:val="16"/>
        </w:rPr>
        <w:t>岩石</w:t>
      </w:r>
      <w:r w:rsidRPr="00317CAC">
        <w:rPr>
          <w:sz w:val="15"/>
          <w:szCs w:val="16"/>
        </w:rPr>
        <w:t xml:space="preserve"> </w:t>
      </w:r>
      <w:r w:rsidRPr="00317CAC">
        <w:rPr>
          <w:sz w:val="15"/>
          <w:szCs w:val="16"/>
        </w:rPr>
        <w:t>力学与工程学报，</w:t>
      </w:r>
      <w:r w:rsidRPr="00317CAC">
        <w:rPr>
          <w:sz w:val="15"/>
          <w:szCs w:val="16"/>
        </w:rPr>
        <w:t>2006</w:t>
      </w:r>
      <w:r w:rsidRPr="00317CAC">
        <w:rPr>
          <w:sz w:val="15"/>
          <w:szCs w:val="16"/>
        </w:rPr>
        <w:t>，</w:t>
      </w:r>
      <w:r w:rsidRPr="00317CAC">
        <w:rPr>
          <w:sz w:val="15"/>
          <w:szCs w:val="16"/>
        </w:rPr>
        <w:t>25(1)</w:t>
      </w:r>
      <w:r w:rsidRPr="00317CAC">
        <w:rPr>
          <w:sz w:val="15"/>
          <w:szCs w:val="16"/>
        </w:rPr>
        <w:t>：</w:t>
      </w:r>
      <w:r w:rsidRPr="00317CAC">
        <w:rPr>
          <w:sz w:val="15"/>
          <w:szCs w:val="16"/>
        </w:rPr>
        <w:t xml:space="preserve">83–87.(LIU </w:t>
      </w:r>
      <w:proofErr w:type="spellStart"/>
      <w:r w:rsidRPr="00317CAC">
        <w:rPr>
          <w:sz w:val="15"/>
          <w:szCs w:val="16"/>
        </w:rPr>
        <w:t>Minggui</w:t>
      </w:r>
      <w:proofErr w:type="spellEnd"/>
      <w:r w:rsidRPr="00317CAC">
        <w:rPr>
          <w:sz w:val="15"/>
          <w:szCs w:val="16"/>
        </w:rPr>
        <w:t>，</w:t>
      </w:r>
      <w:r w:rsidRPr="00317CAC">
        <w:rPr>
          <w:sz w:val="15"/>
          <w:szCs w:val="16"/>
        </w:rPr>
        <w:t xml:space="preserve">YUE </w:t>
      </w:r>
      <w:proofErr w:type="spellStart"/>
      <w:r w:rsidRPr="00317CAC">
        <w:rPr>
          <w:sz w:val="15"/>
          <w:szCs w:val="16"/>
        </w:rPr>
        <w:t>Xianghong</w:t>
      </w:r>
      <w:proofErr w:type="spellEnd"/>
      <w:r w:rsidRPr="00317CAC">
        <w:rPr>
          <w:sz w:val="15"/>
          <w:szCs w:val="16"/>
        </w:rPr>
        <w:t>. Analysis of bolt′s anchoring quality based on wavelet neural network[J]. Journal of Rock Mechanics and Engineering</w:t>
      </w:r>
      <w:r w:rsidRPr="00317CAC">
        <w:rPr>
          <w:sz w:val="15"/>
          <w:szCs w:val="16"/>
        </w:rPr>
        <w:t>，</w:t>
      </w:r>
      <w:r w:rsidRPr="00317CAC">
        <w:rPr>
          <w:sz w:val="15"/>
          <w:szCs w:val="16"/>
        </w:rPr>
        <w:t>2006</w:t>
      </w:r>
      <w:r w:rsidRPr="00317CAC">
        <w:rPr>
          <w:sz w:val="15"/>
          <w:szCs w:val="16"/>
        </w:rPr>
        <w:t>，</w:t>
      </w:r>
      <w:r w:rsidRPr="00317CAC">
        <w:rPr>
          <w:sz w:val="15"/>
          <w:szCs w:val="16"/>
        </w:rPr>
        <w:t xml:space="preserve"> 25(1)</w:t>
      </w:r>
      <w:r w:rsidRPr="00317CAC">
        <w:rPr>
          <w:sz w:val="15"/>
          <w:szCs w:val="16"/>
        </w:rPr>
        <w:t>：</w:t>
      </w:r>
      <w:r w:rsidRPr="00317CAC">
        <w:rPr>
          <w:sz w:val="15"/>
          <w:szCs w:val="16"/>
        </w:rPr>
        <w:t>83–87.(in Chinese))</w:t>
      </w:r>
    </w:p>
    <w:p w14:paraId="6FAD144D" w14:textId="77777777" w:rsidR="005F028B" w:rsidRPr="00317CAC" w:rsidRDefault="005F028B" w:rsidP="005F028B">
      <w:pPr>
        <w:widowControl/>
        <w:spacing w:line="360" w:lineRule="auto"/>
        <w:ind w:firstLineChars="200" w:firstLine="300"/>
        <w:jc w:val="left"/>
        <w:rPr>
          <w:sz w:val="15"/>
          <w:szCs w:val="16"/>
        </w:rPr>
      </w:pPr>
      <w:r w:rsidRPr="00317CAC">
        <w:rPr>
          <w:sz w:val="15"/>
          <w:szCs w:val="16"/>
        </w:rPr>
        <w:t xml:space="preserve"> [13] PAYA B A</w:t>
      </w:r>
      <w:r w:rsidRPr="00317CAC">
        <w:rPr>
          <w:sz w:val="15"/>
          <w:szCs w:val="16"/>
        </w:rPr>
        <w:t>，</w:t>
      </w:r>
      <w:r w:rsidRPr="00317CAC">
        <w:rPr>
          <w:sz w:val="15"/>
          <w:szCs w:val="16"/>
        </w:rPr>
        <w:t xml:space="preserve">ESAT I </w:t>
      </w:r>
      <w:proofErr w:type="spellStart"/>
      <w:r w:rsidRPr="00317CAC">
        <w:rPr>
          <w:sz w:val="15"/>
          <w:szCs w:val="16"/>
        </w:rPr>
        <w:t>I</w:t>
      </w:r>
      <w:proofErr w:type="spellEnd"/>
      <w:r w:rsidRPr="00317CAC">
        <w:rPr>
          <w:sz w:val="15"/>
          <w:szCs w:val="16"/>
        </w:rPr>
        <w:t xml:space="preserve">. Artificial neural </w:t>
      </w:r>
      <w:proofErr w:type="gramStart"/>
      <w:r w:rsidRPr="00317CAC">
        <w:rPr>
          <w:sz w:val="15"/>
          <w:szCs w:val="16"/>
        </w:rPr>
        <w:t>network based</w:t>
      </w:r>
      <w:proofErr w:type="gramEnd"/>
      <w:r w:rsidRPr="00317CAC">
        <w:rPr>
          <w:sz w:val="15"/>
          <w:szCs w:val="16"/>
        </w:rPr>
        <w:t xml:space="preserve"> fault diagnostics of rotating machinery using wavelet transforms as a preprocessor[J]. Mechanical Systems and Signal Processing</w:t>
      </w:r>
      <w:r w:rsidRPr="00317CAC">
        <w:rPr>
          <w:sz w:val="15"/>
          <w:szCs w:val="16"/>
        </w:rPr>
        <w:t>，</w:t>
      </w:r>
      <w:r w:rsidRPr="00317CAC">
        <w:rPr>
          <w:sz w:val="15"/>
          <w:szCs w:val="16"/>
        </w:rPr>
        <w:t>1997</w:t>
      </w:r>
      <w:r w:rsidRPr="00317CAC">
        <w:rPr>
          <w:sz w:val="15"/>
          <w:szCs w:val="16"/>
        </w:rPr>
        <w:t>，</w:t>
      </w:r>
      <w:r w:rsidRPr="00317CAC">
        <w:rPr>
          <w:sz w:val="15"/>
          <w:szCs w:val="16"/>
        </w:rPr>
        <w:t>(5)</w:t>
      </w:r>
      <w:r w:rsidRPr="00317CAC">
        <w:rPr>
          <w:sz w:val="15"/>
          <w:szCs w:val="16"/>
        </w:rPr>
        <w:t>：</w:t>
      </w:r>
      <w:r w:rsidRPr="00317CAC">
        <w:rPr>
          <w:sz w:val="15"/>
          <w:szCs w:val="16"/>
        </w:rPr>
        <w:t xml:space="preserve">751–765. </w:t>
      </w:r>
    </w:p>
    <w:p w14:paraId="5DF0C781" w14:textId="77777777" w:rsidR="005F028B" w:rsidRPr="00317CAC" w:rsidRDefault="005F028B" w:rsidP="005F028B">
      <w:pPr>
        <w:widowControl/>
        <w:spacing w:line="360" w:lineRule="auto"/>
        <w:ind w:firstLineChars="200" w:firstLine="300"/>
        <w:jc w:val="left"/>
        <w:rPr>
          <w:sz w:val="15"/>
          <w:szCs w:val="16"/>
        </w:rPr>
      </w:pPr>
      <w:r w:rsidRPr="00317CAC">
        <w:rPr>
          <w:sz w:val="15"/>
          <w:szCs w:val="16"/>
        </w:rPr>
        <w:t>[14] HONG G S</w:t>
      </w:r>
      <w:r w:rsidRPr="00317CAC">
        <w:rPr>
          <w:sz w:val="15"/>
          <w:szCs w:val="16"/>
        </w:rPr>
        <w:t>，</w:t>
      </w:r>
      <w:r w:rsidRPr="00317CAC">
        <w:rPr>
          <w:sz w:val="15"/>
          <w:szCs w:val="16"/>
        </w:rPr>
        <w:t>RAHMAN M</w:t>
      </w:r>
      <w:r w:rsidRPr="00317CAC">
        <w:rPr>
          <w:sz w:val="15"/>
          <w:szCs w:val="16"/>
        </w:rPr>
        <w:t>，</w:t>
      </w:r>
      <w:r w:rsidRPr="00317CAC">
        <w:rPr>
          <w:sz w:val="15"/>
          <w:szCs w:val="16"/>
        </w:rPr>
        <w:t>et al. Using neural network for tool condition monitoring based on wavelet decomposition[J]. International Journal of Machine Tools and Manufacture</w:t>
      </w:r>
      <w:r w:rsidRPr="00317CAC">
        <w:rPr>
          <w:sz w:val="15"/>
          <w:szCs w:val="16"/>
        </w:rPr>
        <w:t>，</w:t>
      </w:r>
      <w:r w:rsidRPr="00317CAC">
        <w:rPr>
          <w:sz w:val="15"/>
          <w:szCs w:val="16"/>
        </w:rPr>
        <w:t>1996</w:t>
      </w:r>
      <w:r w:rsidRPr="00317CAC">
        <w:rPr>
          <w:sz w:val="15"/>
          <w:szCs w:val="16"/>
        </w:rPr>
        <w:t>，</w:t>
      </w:r>
      <w:r w:rsidRPr="00317CAC">
        <w:rPr>
          <w:sz w:val="15"/>
          <w:szCs w:val="16"/>
        </w:rPr>
        <w:t>(5)</w:t>
      </w:r>
      <w:r w:rsidRPr="00317CAC">
        <w:rPr>
          <w:sz w:val="15"/>
          <w:szCs w:val="16"/>
        </w:rPr>
        <w:t>：</w:t>
      </w:r>
      <w:r w:rsidRPr="00317CAC">
        <w:rPr>
          <w:sz w:val="15"/>
          <w:szCs w:val="16"/>
        </w:rPr>
        <w:t xml:space="preserve"> 551–566.</w:t>
      </w:r>
    </w:p>
    <w:p w14:paraId="792291AD" w14:textId="77777777" w:rsidR="005F028B" w:rsidRPr="00317CAC" w:rsidRDefault="005F028B" w:rsidP="005F028B">
      <w:pPr>
        <w:widowControl/>
        <w:spacing w:line="360" w:lineRule="auto"/>
        <w:ind w:firstLineChars="200" w:firstLine="300"/>
        <w:jc w:val="left"/>
        <w:rPr>
          <w:sz w:val="15"/>
          <w:szCs w:val="16"/>
        </w:rPr>
      </w:pPr>
      <w:r w:rsidRPr="00317CAC">
        <w:rPr>
          <w:sz w:val="15"/>
          <w:szCs w:val="16"/>
        </w:rPr>
        <w:t xml:space="preserve"> [15] MASNATA D</w:t>
      </w:r>
      <w:r w:rsidRPr="00317CAC">
        <w:rPr>
          <w:sz w:val="15"/>
          <w:szCs w:val="16"/>
        </w:rPr>
        <w:t>，</w:t>
      </w:r>
      <w:r w:rsidRPr="00317CAC">
        <w:rPr>
          <w:sz w:val="15"/>
          <w:szCs w:val="16"/>
        </w:rPr>
        <w:t>SUNSERI M. Neural network classification of flaws detected by ultrasonic means[J]. NDT and E International</w:t>
      </w:r>
      <w:r w:rsidRPr="00317CAC">
        <w:rPr>
          <w:sz w:val="15"/>
          <w:szCs w:val="16"/>
        </w:rPr>
        <w:t>，</w:t>
      </w:r>
      <w:r w:rsidRPr="00317CAC">
        <w:rPr>
          <w:sz w:val="15"/>
          <w:szCs w:val="16"/>
        </w:rPr>
        <w:t>1996</w:t>
      </w:r>
      <w:r w:rsidRPr="00317CAC">
        <w:rPr>
          <w:sz w:val="15"/>
          <w:szCs w:val="16"/>
        </w:rPr>
        <w:t>，</w:t>
      </w:r>
      <w:r w:rsidRPr="00317CAC">
        <w:rPr>
          <w:sz w:val="15"/>
          <w:szCs w:val="16"/>
        </w:rPr>
        <w:t xml:space="preserve"> 29(2)</w:t>
      </w:r>
      <w:r w:rsidRPr="00317CAC">
        <w:rPr>
          <w:sz w:val="15"/>
          <w:szCs w:val="16"/>
        </w:rPr>
        <w:t>：</w:t>
      </w:r>
      <w:r w:rsidRPr="00317CAC">
        <w:rPr>
          <w:sz w:val="15"/>
          <w:szCs w:val="16"/>
        </w:rPr>
        <w:t>87–93.</w:t>
      </w:r>
    </w:p>
    <w:p w14:paraId="3E3B96AE" w14:textId="77777777" w:rsidR="005F028B" w:rsidRPr="00317CAC" w:rsidRDefault="005F028B" w:rsidP="005F028B"/>
    <w:p w14:paraId="0F105C5E" w14:textId="77777777" w:rsidR="005F028B" w:rsidRPr="00317CAC" w:rsidRDefault="005F028B" w:rsidP="005F028B">
      <w:pPr>
        <w:spacing w:line="300" w:lineRule="auto"/>
        <w:rPr>
          <w:bCs/>
          <w:szCs w:val="21"/>
        </w:rPr>
      </w:pPr>
    </w:p>
    <w:p w14:paraId="01B43CBF" w14:textId="77777777" w:rsidR="005F028B" w:rsidRPr="00317CAC" w:rsidRDefault="005F028B" w:rsidP="005F028B">
      <w:pPr>
        <w:spacing w:line="300" w:lineRule="auto"/>
      </w:pPr>
    </w:p>
    <w:p w14:paraId="7A8B2082" w14:textId="77777777" w:rsidR="005F028B" w:rsidRPr="00317CAC" w:rsidRDefault="005F028B" w:rsidP="005F028B">
      <w:pPr>
        <w:spacing w:line="300" w:lineRule="auto"/>
      </w:pPr>
    </w:p>
    <w:p w14:paraId="466B131D" w14:textId="77777777" w:rsidR="005F028B" w:rsidRPr="00317CAC" w:rsidRDefault="005F028B" w:rsidP="005F028B">
      <w:pPr>
        <w:spacing w:line="300" w:lineRule="auto"/>
      </w:pPr>
    </w:p>
    <w:p w14:paraId="14C92212" w14:textId="77777777" w:rsidR="005F028B" w:rsidRPr="00317CAC" w:rsidRDefault="005F028B" w:rsidP="005F028B">
      <w:pPr>
        <w:spacing w:line="300" w:lineRule="auto"/>
      </w:pPr>
    </w:p>
    <w:p w14:paraId="032CBA8D" w14:textId="77777777" w:rsidR="005F028B" w:rsidRPr="00317CAC" w:rsidRDefault="005F028B" w:rsidP="005F028B">
      <w:pPr>
        <w:spacing w:line="300" w:lineRule="auto"/>
      </w:pPr>
    </w:p>
    <w:p w14:paraId="65FD5490" w14:textId="77777777" w:rsidR="005F028B" w:rsidRPr="00317CAC" w:rsidRDefault="005F028B" w:rsidP="005F028B">
      <w:pPr>
        <w:spacing w:line="300" w:lineRule="auto"/>
      </w:pPr>
    </w:p>
    <w:p w14:paraId="42A21200" w14:textId="77777777" w:rsidR="005F028B" w:rsidRPr="00317CAC" w:rsidRDefault="005F028B" w:rsidP="005F028B">
      <w:pPr>
        <w:spacing w:line="300" w:lineRule="auto"/>
      </w:pPr>
    </w:p>
    <w:p w14:paraId="5E9953E1" w14:textId="77777777" w:rsidR="005F028B" w:rsidRPr="00317CAC" w:rsidRDefault="005F028B" w:rsidP="005F028B">
      <w:pPr>
        <w:spacing w:line="300" w:lineRule="auto"/>
      </w:pPr>
      <w:r w:rsidRPr="00317CAC">
        <w:t xml:space="preserve">                                                                                                                                                                                                                                                                                                                                                                                                                                                                                                                                                                                                                                                                                                                                                                                                                                                                                                                                                                                                                                                                                                                                                                                                                                                                                                                                                                                                                                                                                                                                                                                                                                                                                                                                                                                                                                                             </w:t>
      </w:r>
    </w:p>
    <w:p w14:paraId="5C70A23F" w14:textId="77777777" w:rsidR="00A85F03" w:rsidRPr="00317CAC" w:rsidRDefault="00A85F03">
      <w:pPr>
        <w:spacing w:line="300" w:lineRule="auto"/>
        <w:ind w:firstLineChars="200" w:firstLine="420"/>
      </w:pPr>
    </w:p>
    <w:sectPr w:rsidR="00A85F03" w:rsidRPr="00317CAC">
      <w:footerReference w:type="default" r:id="rId36"/>
      <w:type w:val="continuous"/>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16" w:author="DELL" w:date="2021-04-14T13:11:00Z" w:initials="D">
    <w:p w14:paraId="02DDACE7" w14:textId="098547F8" w:rsidR="00DD64E7" w:rsidRDefault="00DD64E7">
      <w:pPr>
        <w:pStyle w:val="a3"/>
      </w:pPr>
      <w:r>
        <w:rPr>
          <w:rStyle w:val="af2"/>
        </w:rPr>
        <w:annotationRef/>
      </w:r>
      <w:r>
        <w:rPr>
          <w:rFonts w:hint="eastAsia"/>
        </w:rPr>
        <w:t>项目名称要注意</w:t>
      </w:r>
      <w:proofErr w:type="gramStart"/>
      <w:r>
        <w:rPr>
          <w:rFonts w:hint="eastAsia"/>
        </w:rPr>
        <w:t>和之前</w:t>
      </w:r>
      <w:proofErr w:type="gramEnd"/>
      <w:r>
        <w:rPr>
          <w:rFonts w:hint="eastAsia"/>
        </w:rPr>
        <w:t>一致。封面和这里也要一致</w:t>
      </w:r>
    </w:p>
  </w:comment>
  <w:comment w:id="287" w:author="DELL" w:date="2021-04-14T13:12:00Z" w:initials="D">
    <w:p w14:paraId="071DEC16" w14:textId="77777777" w:rsidR="00DD64E7" w:rsidRDefault="00DD64E7" w:rsidP="008D6BA4">
      <w:pPr>
        <w:pStyle w:val="a3"/>
      </w:pPr>
      <w:r>
        <w:rPr>
          <w:rStyle w:val="af2"/>
        </w:rPr>
        <w:annotationRef/>
      </w:r>
      <w:r>
        <w:rPr>
          <w:rFonts w:hint="eastAsia"/>
        </w:rPr>
        <w:t>题目到底是深度学习还是机器学习，注意一致性。</w:t>
      </w:r>
    </w:p>
  </w:comment>
  <w:comment w:id="291" w:author="DELL" w:date="2021-04-14T13:12:00Z" w:initials="D">
    <w:p w14:paraId="6EB6F1D4" w14:textId="77777777" w:rsidR="00DD64E7" w:rsidRDefault="00DD64E7" w:rsidP="0054372F">
      <w:pPr>
        <w:pStyle w:val="a3"/>
      </w:pPr>
      <w:r>
        <w:rPr>
          <w:rStyle w:val="af2"/>
        </w:rPr>
        <w:annotationRef/>
      </w:r>
      <w:r>
        <w:rPr>
          <w:rFonts w:hint="eastAsia"/>
        </w:rPr>
        <w:t>题目到底是深度学习还是机器学习，注意一致性。</w:t>
      </w:r>
    </w:p>
  </w:comment>
  <w:comment w:id="369" w:author="DELL" w:date="2021-04-14T13:22:00Z" w:initials="D">
    <w:p w14:paraId="79932741" w14:textId="0F06C578" w:rsidR="00DD64E7" w:rsidRDefault="00DD64E7">
      <w:pPr>
        <w:pStyle w:val="a3"/>
      </w:pPr>
      <w:r>
        <w:rPr>
          <w:rStyle w:val="af2"/>
        </w:rPr>
        <w:annotationRef/>
      </w:r>
      <w:r>
        <w:rPr>
          <w:rFonts w:hint="eastAsia"/>
        </w:rPr>
        <w:t>解释</w:t>
      </w:r>
      <w:r>
        <w:rPr>
          <w:rFonts w:hint="eastAsia"/>
        </w:rPr>
        <w:t>LSTM</w:t>
      </w:r>
    </w:p>
  </w:comment>
  <w:comment w:id="446" w:author="DELL" w:date="2021-04-14T13:22:00Z" w:initials="D">
    <w:p w14:paraId="052F0D34" w14:textId="7B616207" w:rsidR="00DD64E7" w:rsidRDefault="00DD64E7">
      <w:pPr>
        <w:pStyle w:val="a3"/>
      </w:pPr>
      <w:r>
        <w:rPr>
          <w:rStyle w:val="af2"/>
        </w:rPr>
        <w:annotationRef/>
      </w:r>
      <w:r>
        <w:rPr>
          <w:rFonts w:hint="eastAsia"/>
        </w:rPr>
        <w:t>全文编号。即图</w:t>
      </w:r>
      <w:r>
        <w:rPr>
          <w:rFonts w:hint="eastAsia"/>
        </w:rPr>
        <w:t>1</w:t>
      </w:r>
      <w:r>
        <w:t xml:space="preserve"> </w:t>
      </w:r>
      <w:r>
        <w:rPr>
          <w:rFonts w:hint="eastAsia"/>
        </w:rPr>
        <w:t>图</w:t>
      </w:r>
      <w:r>
        <w:rPr>
          <w:rFonts w:hint="eastAsia"/>
        </w:rPr>
        <w:t>2</w:t>
      </w:r>
      <w:r>
        <w:t xml:space="preserve"> </w:t>
      </w:r>
      <w:r>
        <w:rPr>
          <w:rFonts w:hint="eastAsia"/>
        </w:rPr>
        <w:t>这样。来不及安章节也可。</w:t>
      </w:r>
    </w:p>
  </w:comment>
  <w:comment w:id="567" w:author="DELL" w:date="2021-04-14T13:24:00Z" w:initials="D">
    <w:p w14:paraId="11B7577E" w14:textId="2233FA34" w:rsidR="00DD64E7" w:rsidRDefault="00DD64E7">
      <w:pPr>
        <w:pStyle w:val="a3"/>
      </w:pPr>
      <w:r>
        <w:rPr>
          <w:rStyle w:val="af2"/>
        </w:rPr>
        <w:annotationRef/>
      </w:r>
      <w:r>
        <w:rPr>
          <w:rFonts w:hint="eastAsia"/>
        </w:rPr>
        <w:t>图名要有</w:t>
      </w:r>
      <w:r>
        <w:rPr>
          <w:rFonts w:hint="eastAsia"/>
        </w:rPr>
        <w:t>,</w:t>
      </w:r>
      <w:r w:rsidRPr="00860EC6">
        <w:rPr>
          <w:rFonts w:hint="eastAsia"/>
        </w:rPr>
        <w:t xml:space="preserve"> </w:t>
      </w:r>
      <w:r>
        <w:rPr>
          <w:rFonts w:hint="eastAsia"/>
        </w:rPr>
        <w:t>其他亦然</w:t>
      </w:r>
    </w:p>
  </w:comment>
  <w:comment w:id="591" w:author="DELL" w:date="2021-04-14T13:24:00Z" w:initials="D">
    <w:p w14:paraId="0C920AB5" w14:textId="1E5B291A" w:rsidR="00DD64E7" w:rsidRDefault="00DD64E7">
      <w:pPr>
        <w:pStyle w:val="a3"/>
      </w:pPr>
      <w:r>
        <w:rPr>
          <w:rStyle w:val="af2"/>
        </w:rPr>
        <w:annotationRef/>
      </w:r>
      <w:r>
        <w:rPr>
          <w:rFonts w:hint="eastAsia"/>
        </w:rPr>
        <w:t>表名加，其他亦然</w:t>
      </w:r>
    </w:p>
  </w:comment>
  <w:comment w:id="642" w:author="DELL" w:date="2021-04-14T13:27:00Z" w:initials="D">
    <w:p w14:paraId="6F9B0694" w14:textId="6940C506" w:rsidR="00DD64E7" w:rsidRDefault="00DD64E7">
      <w:pPr>
        <w:pStyle w:val="a3"/>
      </w:pPr>
      <w:r>
        <w:rPr>
          <w:rStyle w:val="af2"/>
        </w:rPr>
        <w:annotationRef/>
      </w:r>
      <w:r>
        <w:rPr>
          <w:rFonts w:hint="eastAsia"/>
        </w:rPr>
        <w:t>罗马字母</w:t>
      </w:r>
    </w:p>
  </w:comment>
  <w:comment w:id="656" w:author="DELL" w:date="2021-04-14T13:28:00Z" w:initials="D">
    <w:p w14:paraId="12775060" w14:textId="1BAEF8E3" w:rsidR="00DD64E7" w:rsidRDefault="00DD64E7">
      <w:pPr>
        <w:pStyle w:val="a3"/>
      </w:pPr>
      <w:r>
        <w:rPr>
          <w:rStyle w:val="af2"/>
        </w:rPr>
        <w:annotationRef/>
      </w:r>
      <w:r>
        <w:rPr>
          <w:rFonts w:hint="eastAsia"/>
        </w:rPr>
        <w:t>大小写要一致。</w:t>
      </w:r>
    </w:p>
  </w:comment>
  <w:comment w:id="664" w:author="DELL" w:date="2021-04-14T13:28:00Z" w:initials="D">
    <w:p w14:paraId="0E54CA84" w14:textId="10B8B137" w:rsidR="00DD64E7" w:rsidRDefault="00DD64E7">
      <w:pPr>
        <w:pStyle w:val="a3"/>
      </w:pPr>
      <w:r>
        <w:rPr>
          <w:rStyle w:val="af2"/>
        </w:rPr>
        <w:annotationRef/>
      </w:r>
      <w:r>
        <w:rPr>
          <w:rFonts w:hint="eastAsia"/>
        </w:rPr>
        <w:t>表名</w:t>
      </w:r>
    </w:p>
  </w:comment>
  <w:comment w:id="667" w:author="DELL" w:date="2021-04-14T13:28:00Z" w:initials="D">
    <w:p w14:paraId="792E2BAA" w14:textId="46719458" w:rsidR="00DD64E7" w:rsidRDefault="00DD64E7">
      <w:pPr>
        <w:pStyle w:val="a3"/>
      </w:pPr>
      <w:r>
        <w:rPr>
          <w:rStyle w:val="af2"/>
        </w:rPr>
        <w:annotationRef/>
      </w:r>
      <w:r>
        <w:rPr>
          <w:rFonts w:hint="eastAsia"/>
        </w:rPr>
        <w:t>表名</w:t>
      </w:r>
    </w:p>
  </w:comment>
  <w:comment w:id="751" w:author="DELL" w:date="2021-04-14T13:29:00Z" w:initials="D">
    <w:p w14:paraId="4E979214" w14:textId="55806126" w:rsidR="00DD64E7" w:rsidRDefault="00DD64E7">
      <w:pPr>
        <w:pStyle w:val="a3"/>
      </w:pPr>
      <w:r>
        <w:rPr>
          <w:rStyle w:val="af2"/>
        </w:rPr>
        <w:annotationRef/>
      </w:r>
      <w:r>
        <w:rPr>
          <w:rFonts w:hint="eastAsia"/>
        </w:rPr>
        <w:t>编号，图名</w:t>
      </w:r>
    </w:p>
  </w:comment>
  <w:comment w:id="781" w:author="DELL" w:date="2021-04-14T13:31:00Z" w:initials="D">
    <w:p w14:paraId="526BA42A" w14:textId="18660EF2" w:rsidR="00DD64E7" w:rsidRDefault="00DD64E7">
      <w:pPr>
        <w:pStyle w:val="a3"/>
      </w:pPr>
      <w:r>
        <w:rPr>
          <w:rStyle w:val="af2"/>
        </w:rPr>
        <w:annotationRef/>
      </w:r>
      <w:r>
        <w:rPr>
          <w:rFonts w:hint="eastAsia"/>
        </w:rPr>
        <w:t>表名</w:t>
      </w:r>
    </w:p>
  </w:comment>
  <w:comment w:id="865" w:author="DELL" w:date="2021-04-14T13:32:00Z" w:initials="D">
    <w:p w14:paraId="01ABBD5F" w14:textId="1C35A46F" w:rsidR="00DD64E7" w:rsidRDefault="00DD64E7">
      <w:pPr>
        <w:pStyle w:val="a3"/>
      </w:pPr>
      <w:r>
        <w:rPr>
          <w:rStyle w:val="af2"/>
        </w:rPr>
        <w:annotationRef/>
      </w:r>
      <w:r>
        <w:rPr>
          <w:rFonts w:hint="eastAsia"/>
        </w:rPr>
        <w:t>标题要简明扼要</w:t>
      </w:r>
    </w:p>
  </w:comment>
  <w:comment w:id="1011" w:author="DELL" w:date="2021-04-14T13:32:00Z" w:initials="D">
    <w:p w14:paraId="1527EF9C" w14:textId="0CCB7AC7" w:rsidR="00DD64E7" w:rsidRDefault="00DD64E7">
      <w:pPr>
        <w:pStyle w:val="a3"/>
      </w:pPr>
      <w:r>
        <w:rPr>
          <w:rStyle w:val="af2"/>
        </w:rPr>
        <w:annotationRef/>
      </w:r>
      <w:r>
        <w:rPr>
          <w:rFonts w:hint="eastAsia"/>
        </w:rPr>
        <w:t>字体格式，好好检查，全文通篇都要</w:t>
      </w:r>
    </w:p>
  </w:comment>
  <w:comment w:id="1067" w:author="DELL" w:date="2021-04-14T13:48:00Z" w:initials="D">
    <w:p w14:paraId="25E76438" w14:textId="281B138F" w:rsidR="00DD64E7" w:rsidRDefault="00DD64E7">
      <w:pPr>
        <w:pStyle w:val="a3"/>
      </w:pPr>
      <w:r>
        <w:rPr>
          <w:rStyle w:val="af2"/>
        </w:rPr>
        <w:annotationRef/>
      </w:r>
      <w:r>
        <w:rPr>
          <w:rFonts w:hint="eastAsia"/>
          <w:noProof/>
        </w:rPr>
        <w:t>行距注意</w:t>
      </w:r>
    </w:p>
  </w:comment>
  <w:comment w:id="1185" w:author="DELL" w:date="2021-04-14T13:45:00Z" w:initials="D">
    <w:p w14:paraId="4C9100FA" w14:textId="78BF8F2D" w:rsidR="00DD64E7" w:rsidRDefault="00DD64E7">
      <w:pPr>
        <w:pStyle w:val="a3"/>
      </w:pPr>
      <w:r>
        <w:rPr>
          <w:rStyle w:val="af2"/>
        </w:rPr>
        <w:annotationRef/>
      </w:r>
      <w:r>
        <w:rPr>
          <w:rFonts w:hint="eastAsia"/>
          <w:noProof/>
        </w:rPr>
        <w:t>论文中</w:t>
      </w:r>
      <w:r>
        <w:rPr>
          <w:noProof/>
        </w:rPr>
        <w:t>的</w:t>
      </w:r>
      <w:r>
        <w:rPr>
          <w:rFonts w:hint="eastAsia"/>
          <w:noProof/>
        </w:rPr>
        <w:t>表格换成三线表，报告正文中我已经改了。</w:t>
      </w:r>
    </w:p>
  </w:comment>
  <w:comment w:id="1228" w:author="DELL" w:date="2021-04-14T13:42:00Z" w:initials="D">
    <w:p w14:paraId="283F72C2" w14:textId="7C24B1A7" w:rsidR="00DD64E7" w:rsidRDefault="00DD64E7">
      <w:pPr>
        <w:pStyle w:val="a3"/>
      </w:pPr>
      <w:r>
        <w:rPr>
          <w:rStyle w:val="af2"/>
        </w:rPr>
        <w:annotationRef/>
      </w:r>
      <w:r>
        <w:rPr>
          <w:rFonts w:hint="eastAsia"/>
        </w:rPr>
        <w:t>？？</w:t>
      </w:r>
    </w:p>
  </w:comment>
  <w:comment w:id="1229" w:author="1379323603@qq.com" w:date="2021-04-14T14:57:00Z" w:initials="1">
    <w:p w14:paraId="22B626C4" w14:textId="18C54BB0" w:rsidR="00360BF0" w:rsidRDefault="00360BF0">
      <w:pPr>
        <w:pStyle w:val="a3"/>
      </w:pPr>
      <w:r>
        <w:rPr>
          <w:rStyle w:val="af2"/>
        </w:rPr>
        <w:annotationRef/>
      </w:r>
      <w:r>
        <w:rPr>
          <w:rFonts w:hint="eastAsia"/>
        </w:rPr>
        <w:t>不知道写什么</w:t>
      </w:r>
    </w:p>
  </w:comment>
  <w:comment w:id="1230" w:author="1379323603@qq.com" w:date="2021-04-14T14:57:00Z" w:initials="1">
    <w:p w14:paraId="63F55C3A" w14:textId="56E00D3D" w:rsidR="00360BF0" w:rsidRDefault="00360BF0">
      <w:pPr>
        <w:pStyle w:val="a3"/>
      </w:pPr>
      <w:r>
        <w:rPr>
          <w:rStyle w:val="af2"/>
        </w:rPr>
        <w:annotationRef/>
      </w:r>
    </w:p>
  </w:comment>
  <w:comment w:id="1262" w:author="DELL" w:date="2021-04-14T13:37:00Z" w:initials="D">
    <w:p w14:paraId="45886531" w14:textId="1395060B" w:rsidR="00DD64E7" w:rsidRDefault="00DD64E7">
      <w:pPr>
        <w:pStyle w:val="a3"/>
      </w:pPr>
      <w:r>
        <w:rPr>
          <w:rStyle w:val="af2"/>
        </w:rPr>
        <w:annotationRef/>
      </w:r>
      <w:r>
        <w:rPr>
          <w:rFonts w:hint="eastAsia"/>
          <w:noProof/>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2DDACE7" w15:done="0"/>
  <w15:commentEx w15:paraId="071DEC16" w15:done="0"/>
  <w15:commentEx w15:paraId="6EB6F1D4" w15:done="0"/>
  <w15:commentEx w15:paraId="79932741" w15:done="0"/>
  <w15:commentEx w15:paraId="052F0D34" w15:done="0"/>
  <w15:commentEx w15:paraId="11B7577E" w15:done="0"/>
  <w15:commentEx w15:paraId="0C920AB5" w15:done="0"/>
  <w15:commentEx w15:paraId="6F9B0694" w15:done="0"/>
  <w15:commentEx w15:paraId="12775060" w15:done="0"/>
  <w15:commentEx w15:paraId="0E54CA84" w15:done="0"/>
  <w15:commentEx w15:paraId="792E2BAA" w15:done="0"/>
  <w15:commentEx w15:paraId="4E979214" w15:done="0"/>
  <w15:commentEx w15:paraId="526BA42A" w15:done="0"/>
  <w15:commentEx w15:paraId="01ABBD5F" w15:done="0"/>
  <w15:commentEx w15:paraId="1527EF9C" w15:done="0"/>
  <w15:commentEx w15:paraId="25E76438" w15:done="0"/>
  <w15:commentEx w15:paraId="4C9100FA" w15:done="0"/>
  <w15:commentEx w15:paraId="283F72C2" w15:done="0"/>
  <w15:commentEx w15:paraId="22B626C4" w15:paraIdParent="283F72C2" w15:done="0"/>
  <w15:commentEx w15:paraId="63F55C3A" w15:paraIdParent="283F72C2" w15:done="0"/>
  <w15:commentEx w15:paraId="4588653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21815C" w16cex:dateUtc="2021-04-14T06:57:00Z"/>
  <w16cex:commentExtensible w16cex:durableId="2421816A" w16cex:dateUtc="2021-04-14T06: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2DDACE7" w16cid:durableId="24216886"/>
  <w16cid:commentId w16cid:paraId="071DEC16" w16cid:durableId="24216931"/>
  <w16cid:commentId w16cid:paraId="6EB6F1D4" w16cid:durableId="242168D2"/>
  <w16cid:commentId w16cid:paraId="79932741" w16cid:durableId="24216B18"/>
  <w16cid:commentId w16cid:paraId="052F0D34" w16cid:durableId="24216B2E"/>
  <w16cid:commentId w16cid:paraId="11B7577E" w16cid:durableId="24216B73"/>
  <w16cid:commentId w16cid:paraId="0C920AB5" w16cid:durableId="24216B86"/>
  <w16cid:commentId w16cid:paraId="6F9B0694" w16cid:durableId="24216C5F"/>
  <w16cid:commentId w16cid:paraId="12775060" w16cid:durableId="24216C71"/>
  <w16cid:commentId w16cid:paraId="0E54CA84" w16cid:durableId="24216C91"/>
  <w16cid:commentId w16cid:paraId="792E2BAA" w16cid:durableId="24216C8A"/>
  <w16cid:commentId w16cid:paraId="4E979214" w16cid:durableId="24216CA2"/>
  <w16cid:commentId w16cid:paraId="526BA42A" w16cid:durableId="24216D1C"/>
  <w16cid:commentId w16cid:paraId="01ABBD5F" w16cid:durableId="24216D53"/>
  <w16cid:commentId w16cid:paraId="1527EF9C" w16cid:durableId="24216D89"/>
  <w16cid:commentId w16cid:paraId="25E76438" w16cid:durableId="24217121"/>
  <w16cid:commentId w16cid:paraId="4C9100FA" w16cid:durableId="2421707F"/>
  <w16cid:commentId w16cid:paraId="283F72C2" w16cid:durableId="24216FD6"/>
  <w16cid:commentId w16cid:paraId="22B626C4" w16cid:durableId="2421815C"/>
  <w16cid:commentId w16cid:paraId="63F55C3A" w16cid:durableId="2421816A"/>
  <w16cid:commentId w16cid:paraId="45886531" w16cid:durableId="24216EA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67ECC3" w14:textId="77777777" w:rsidR="008E4088" w:rsidRDefault="008E4088">
      <w:r>
        <w:separator/>
      </w:r>
    </w:p>
  </w:endnote>
  <w:endnote w:type="continuationSeparator" w:id="0">
    <w:p w14:paraId="63DBF2CE" w14:textId="77777777" w:rsidR="008E4088" w:rsidRDefault="008E40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微软雅黑">
    <w:panose1 w:val="020B0503020204020204"/>
    <w:charset w:val="86"/>
    <w:family w:val="swiss"/>
    <w:pitch w:val="variable"/>
    <w:sig w:usb0="80000287" w:usb1="2ACF3C50" w:usb2="00000016" w:usb3="00000000" w:csb0="0004001F" w:csb1="00000000"/>
  </w:font>
  <w:font w:name="华文行楷">
    <w:panose1 w:val="02010800040101010101"/>
    <w:charset w:val="86"/>
    <w:family w:val="auto"/>
    <w:pitch w:val="variable"/>
    <w:sig w:usb0="00000001" w:usb1="080F0000" w:usb2="00000010" w:usb3="00000000" w:csb0="00040000" w:csb1="00000000"/>
  </w:font>
  <w:font w:name="仿宋">
    <w:panose1 w:val="02010609060101010101"/>
    <w:charset w:val="86"/>
    <w:family w:val="modern"/>
    <w:pitch w:val="fixed"/>
    <w:sig w:usb0="800002BF" w:usb1="38CF7CFA" w:usb2="00000016" w:usb3="00000000" w:csb0="00040001" w:csb1="00000000"/>
  </w:font>
  <w:font w:name="Wingdings 2">
    <w:panose1 w:val="05020102010507070707"/>
    <w:charset w:val="02"/>
    <w:family w:val="roman"/>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44950A" w14:textId="77777777" w:rsidR="00DD64E7" w:rsidRDefault="00DD64E7">
    <w:pPr>
      <w:pStyle w:val="a7"/>
    </w:pPr>
    <w:r>
      <w:rPr>
        <w:noProof/>
      </w:rPr>
      <mc:AlternateContent>
        <mc:Choice Requires="wps">
          <w:drawing>
            <wp:anchor distT="0" distB="0" distL="114300" distR="114300" simplePos="0" relativeHeight="251665408" behindDoc="0" locked="0" layoutInCell="1" allowOverlap="1" wp14:anchorId="025DB828" wp14:editId="606E8A3B">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BB9E004" w14:textId="77777777" w:rsidR="00DD64E7" w:rsidRDefault="00DD64E7">
                          <w:pPr>
                            <w:pStyle w:val="a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25DB828" id="_x0000_t202" coordsize="21600,21600" o:spt="202" path="m,l,21600r21600,l21600,xe">
              <v:stroke joinstyle="miter"/>
              <v:path gradientshapeok="t" o:connecttype="rect"/>
            </v:shapetype>
            <v:shape id="文本框 17" o:spid="_x0000_s1036" type="#_x0000_t202" style="position:absolute;margin-left:0;margin-top:0;width:2in;height:2in;z-index:2516654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DMG+Y8YgIAAAwFAAAOAAAAAAAAAAAAAAAAAC4CAABkcnMvZTJvRG9jLnht&#10;bFBLAQItABQABgAIAAAAIQBxqtG51wAAAAUBAAAPAAAAAAAAAAAAAAAAALwEAABkcnMvZG93bnJl&#10;di54bWxQSwUGAAAAAAQABADzAAAAwAUAAAAA&#10;" filled="f" stroked="f" strokeweight=".5pt">
              <v:textbox style="mso-fit-shape-to-text:t" inset="0,0,0,0">
                <w:txbxContent>
                  <w:p w14:paraId="0BB9E004" w14:textId="77777777" w:rsidR="00DD64E7" w:rsidRDefault="00DD64E7">
                    <w:pPr>
                      <w:pStyle w:val="a7"/>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180F4A" w14:textId="77777777" w:rsidR="008E4088" w:rsidRDefault="008E4088">
      <w:r>
        <w:separator/>
      </w:r>
    </w:p>
  </w:footnote>
  <w:footnote w:type="continuationSeparator" w:id="0">
    <w:p w14:paraId="6B1D2091" w14:textId="77777777" w:rsidR="008E4088" w:rsidRDefault="008E408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B41F408"/>
    <w:multiLevelType w:val="singleLevel"/>
    <w:tmpl w:val="9B41F408"/>
    <w:lvl w:ilvl="0">
      <w:start w:val="1"/>
      <w:numFmt w:val="decimal"/>
      <w:lvlText w:val="%1."/>
      <w:lvlJc w:val="left"/>
      <w:pPr>
        <w:tabs>
          <w:tab w:val="left" w:pos="312"/>
        </w:tabs>
      </w:pPr>
    </w:lvl>
  </w:abstractNum>
  <w:abstractNum w:abstractNumId="1" w15:restartNumberingAfterBreak="0">
    <w:nsid w:val="F866BC85"/>
    <w:multiLevelType w:val="singleLevel"/>
    <w:tmpl w:val="F866BC85"/>
    <w:lvl w:ilvl="0">
      <w:start w:val="1"/>
      <w:numFmt w:val="decimal"/>
      <w:lvlText w:val="%1."/>
      <w:lvlJc w:val="left"/>
      <w:pPr>
        <w:tabs>
          <w:tab w:val="left" w:pos="312"/>
        </w:tabs>
      </w:pPr>
    </w:lvl>
  </w:abstractNum>
  <w:abstractNum w:abstractNumId="2" w15:restartNumberingAfterBreak="0">
    <w:nsid w:val="068D7A63"/>
    <w:multiLevelType w:val="hybridMultilevel"/>
    <w:tmpl w:val="D424088E"/>
    <w:lvl w:ilvl="0" w:tplc="A76EBE22">
      <w:start w:val="1"/>
      <w:numFmt w:val="decimal"/>
      <w:lvlText w:val="(%1."/>
      <w:lvlJc w:val="left"/>
      <w:pPr>
        <w:ind w:left="360" w:hanging="360"/>
      </w:pPr>
      <w:rPr>
        <w:rFonts w:hint="default"/>
        <w: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A1558A6"/>
    <w:multiLevelType w:val="hybridMultilevel"/>
    <w:tmpl w:val="B69860FA"/>
    <w:lvl w:ilvl="0" w:tplc="8284A9B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5074412C"/>
    <w:multiLevelType w:val="hybridMultilevel"/>
    <w:tmpl w:val="2B2CAFDA"/>
    <w:lvl w:ilvl="0" w:tplc="5A04A11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1"/>
  </w:num>
  <w:num w:numId="2">
    <w:abstractNumId w:val="0"/>
  </w:num>
  <w:num w:numId="3">
    <w:abstractNumId w:val="2"/>
  </w:num>
  <w:num w:numId="4">
    <w:abstractNumId w:val="3"/>
  </w:num>
  <w:num w:numId="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1379323603@qq.com">
    <w15:presenceInfo w15:providerId="Windows Live" w15:userId="d2904a6af72c08bb"/>
  </w15:person>
  <w15:person w15:author="DELL">
    <w15:presenceInfo w15:providerId="Windows Live" w15:userId="11e460d211817fb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proofState w:spelling="clean" w:grammar="clean"/>
  <w:trackRevisions/>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A7120"/>
    <w:rsid w:val="00004E22"/>
    <w:rsid w:val="00016800"/>
    <w:rsid w:val="00025A9A"/>
    <w:rsid w:val="0002761B"/>
    <w:rsid w:val="000316E9"/>
    <w:rsid w:val="000575EB"/>
    <w:rsid w:val="000748F3"/>
    <w:rsid w:val="00090A4E"/>
    <w:rsid w:val="00093C57"/>
    <w:rsid w:val="00095966"/>
    <w:rsid w:val="000C051D"/>
    <w:rsid w:val="000C11DA"/>
    <w:rsid w:val="000D75C9"/>
    <w:rsid w:val="000E1EDE"/>
    <w:rsid w:val="000E4343"/>
    <w:rsid w:val="000E72AF"/>
    <w:rsid w:val="001002A2"/>
    <w:rsid w:val="00104FB2"/>
    <w:rsid w:val="0010524C"/>
    <w:rsid w:val="0011051B"/>
    <w:rsid w:val="00111BE8"/>
    <w:rsid w:val="00111D1C"/>
    <w:rsid w:val="00116934"/>
    <w:rsid w:val="00116E08"/>
    <w:rsid w:val="00120A92"/>
    <w:rsid w:val="00124295"/>
    <w:rsid w:val="001242F6"/>
    <w:rsid w:val="00132C12"/>
    <w:rsid w:val="00147296"/>
    <w:rsid w:val="0014740E"/>
    <w:rsid w:val="001474A8"/>
    <w:rsid w:val="00157662"/>
    <w:rsid w:val="00165BA2"/>
    <w:rsid w:val="001833D2"/>
    <w:rsid w:val="001911FE"/>
    <w:rsid w:val="001914EC"/>
    <w:rsid w:val="00197510"/>
    <w:rsid w:val="001A19F3"/>
    <w:rsid w:val="001A2266"/>
    <w:rsid w:val="001A4D0B"/>
    <w:rsid w:val="001A7194"/>
    <w:rsid w:val="001B36AE"/>
    <w:rsid w:val="001B5567"/>
    <w:rsid w:val="001C0410"/>
    <w:rsid w:val="001C67A4"/>
    <w:rsid w:val="001C7E64"/>
    <w:rsid w:val="001D2B44"/>
    <w:rsid w:val="001E6A7C"/>
    <w:rsid w:val="001F12C6"/>
    <w:rsid w:val="001F2C87"/>
    <w:rsid w:val="0020153D"/>
    <w:rsid w:val="00205C9F"/>
    <w:rsid w:val="00214A87"/>
    <w:rsid w:val="00215DC3"/>
    <w:rsid w:val="0021675A"/>
    <w:rsid w:val="002219D9"/>
    <w:rsid w:val="00223A66"/>
    <w:rsid w:val="00223E2A"/>
    <w:rsid w:val="00225EAE"/>
    <w:rsid w:val="0024521B"/>
    <w:rsid w:val="002507CA"/>
    <w:rsid w:val="00253E7E"/>
    <w:rsid w:val="0025729A"/>
    <w:rsid w:val="002640C6"/>
    <w:rsid w:val="00272199"/>
    <w:rsid w:val="00272807"/>
    <w:rsid w:val="0027308C"/>
    <w:rsid w:val="002839B4"/>
    <w:rsid w:val="00285ED6"/>
    <w:rsid w:val="002A0E4E"/>
    <w:rsid w:val="002A22C4"/>
    <w:rsid w:val="002A467B"/>
    <w:rsid w:val="002C0B08"/>
    <w:rsid w:val="002C419F"/>
    <w:rsid w:val="002C6AAD"/>
    <w:rsid w:val="002C7BDC"/>
    <w:rsid w:val="002E156C"/>
    <w:rsid w:val="002F237A"/>
    <w:rsid w:val="002F3D93"/>
    <w:rsid w:val="002F427E"/>
    <w:rsid w:val="0030371A"/>
    <w:rsid w:val="00317894"/>
    <w:rsid w:val="00317CAC"/>
    <w:rsid w:val="00322D51"/>
    <w:rsid w:val="0035689E"/>
    <w:rsid w:val="00360BF0"/>
    <w:rsid w:val="00361359"/>
    <w:rsid w:val="0036386F"/>
    <w:rsid w:val="003677EB"/>
    <w:rsid w:val="003812B1"/>
    <w:rsid w:val="00386E46"/>
    <w:rsid w:val="00397C4E"/>
    <w:rsid w:val="00397D9F"/>
    <w:rsid w:val="003A4025"/>
    <w:rsid w:val="003B4786"/>
    <w:rsid w:val="003C1499"/>
    <w:rsid w:val="003D6568"/>
    <w:rsid w:val="003E6692"/>
    <w:rsid w:val="003F6D60"/>
    <w:rsid w:val="003F7D2A"/>
    <w:rsid w:val="004074D6"/>
    <w:rsid w:val="0040792F"/>
    <w:rsid w:val="00411028"/>
    <w:rsid w:val="0041742F"/>
    <w:rsid w:val="00420194"/>
    <w:rsid w:val="00427176"/>
    <w:rsid w:val="0045108D"/>
    <w:rsid w:val="00452386"/>
    <w:rsid w:val="0046134F"/>
    <w:rsid w:val="00470FB4"/>
    <w:rsid w:val="004827C1"/>
    <w:rsid w:val="004964D5"/>
    <w:rsid w:val="004B0C51"/>
    <w:rsid w:val="004C41C7"/>
    <w:rsid w:val="004C783D"/>
    <w:rsid w:val="004D5515"/>
    <w:rsid w:val="004D6984"/>
    <w:rsid w:val="004E4ED7"/>
    <w:rsid w:val="004E52C3"/>
    <w:rsid w:val="004E5F00"/>
    <w:rsid w:val="004E6198"/>
    <w:rsid w:val="004F333F"/>
    <w:rsid w:val="00504516"/>
    <w:rsid w:val="00505E12"/>
    <w:rsid w:val="005156B3"/>
    <w:rsid w:val="00530DCC"/>
    <w:rsid w:val="00541A3E"/>
    <w:rsid w:val="00541A93"/>
    <w:rsid w:val="0054372F"/>
    <w:rsid w:val="0054482B"/>
    <w:rsid w:val="00545CFC"/>
    <w:rsid w:val="0055701A"/>
    <w:rsid w:val="00561507"/>
    <w:rsid w:val="005862C9"/>
    <w:rsid w:val="00587986"/>
    <w:rsid w:val="00593613"/>
    <w:rsid w:val="005A0E4D"/>
    <w:rsid w:val="005B2008"/>
    <w:rsid w:val="005B6070"/>
    <w:rsid w:val="005C4A6F"/>
    <w:rsid w:val="005D3905"/>
    <w:rsid w:val="005D4069"/>
    <w:rsid w:val="005E4090"/>
    <w:rsid w:val="005E7BDB"/>
    <w:rsid w:val="005F028B"/>
    <w:rsid w:val="005F3F81"/>
    <w:rsid w:val="006006FD"/>
    <w:rsid w:val="00602969"/>
    <w:rsid w:val="00603A82"/>
    <w:rsid w:val="006111EE"/>
    <w:rsid w:val="00620EBD"/>
    <w:rsid w:val="00623B99"/>
    <w:rsid w:val="006345A9"/>
    <w:rsid w:val="0063491E"/>
    <w:rsid w:val="0065344D"/>
    <w:rsid w:val="00654FCD"/>
    <w:rsid w:val="006709E0"/>
    <w:rsid w:val="006716EA"/>
    <w:rsid w:val="00673358"/>
    <w:rsid w:val="00684E90"/>
    <w:rsid w:val="006919F5"/>
    <w:rsid w:val="006A0A02"/>
    <w:rsid w:val="006A50E8"/>
    <w:rsid w:val="006A5950"/>
    <w:rsid w:val="006B264C"/>
    <w:rsid w:val="006B457C"/>
    <w:rsid w:val="006C37B9"/>
    <w:rsid w:val="006F4EFC"/>
    <w:rsid w:val="00700C68"/>
    <w:rsid w:val="00704969"/>
    <w:rsid w:val="00704E4F"/>
    <w:rsid w:val="00711C44"/>
    <w:rsid w:val="00712E01"/>
    <w:rsid w:val="00713D9C"/>
    <w:rsid w:val="007146AB"/>
    <w:rsid w:val="00715FDE"/>
    <w:rsid w:val="00716237"/>
    <w:rsid w:val="00722413"/>
    <w:rsid w:val="00724573"/>
    <w:rsid w:val="0072478B"/>
    <w:rsid w:val="00731075"/>
    <w:rsid w:val="00731843"/>
    <w:rsid w:val="00732A23"/>
    <w:rsid w:val="00732F46"/>
    <w:rsid w:val="00735697"/>
    <w:rsid w:val="00741531"/>
    <w:rsid w:val="0076578D"/>
    <w:rsid w:val="00775F06"/>
    <w:rsid w:val="00792D25"/>
    <w:rsid w:val="007945F8"/>
    <w:rsid w:val="00794DA3"/>
    <w:rsid w:val="007A49DE"/>
    <w:rsid w:val="007D5C44"/>
    <w:rsid w:val="007D724B"/>
    <w:rsid w:val="007E0FCD"/>
    <w:rsid w:val="007F216A"/>
    <w:rsid w:val="007F2247"/>
    <w:rsid w:val="008003C6"/>
    <w:rsid w:val="0081494A"/>
    <w:rsid w:val="00820231"/>
    <w:rsid w:val="00830C15"/>
    <w:rsid w:val="00833FB2"/>
    <w:rsid w:val="00840396"/>
    <w:rsid w:val="00841EDF"/>
    <w:rsid w:val="008453C7"/>
    <w:rsid w:val="00850CBA"/>
    <w:rsid w:val="008540E1"/>
    <w:rsid w:val="00860EC6"/>
    <w:rsid w:val="0086301B"/>
    <w:rsid w:val="008668BB"/>
    <w:rsid w:val="008902D1"/>
    <w:rsid w:val="00896DF9"/>
    <w:rsid w:val="008B1264"/>
    <w:rsid w:val="008C0323"/>
    <w:rsid w:val="008C1D5D"/>
    <w:rsid w:val="008C3F03"/>
    <w:rsid w:val="008D2E1C"/>
    <w:rsid w:val="008D6BA4"/>
    <w:rsid w:val="008E1676"/>
    <w:rsid w:val="008E4088"/>
    <w:rsid w:val="008F0273"/>
    <w:rsid w:val="008F2404"/>
    <w:rsid w:val="008F6D18"/>
    <w:rsid w:val="009015C8"/>
    <w:rsid w:val="009223B9"/>
    <w:rsid w:val="009246B4"/>
    <w:rsid w:val="00942C10"/>
    <w:rsid w:val="00946BAA"/>
    <w:rsid w:val="00955A20"/>
    <w:rsid w:val="009568FD"/>
    <w:rsid w:val="00961B6A"/>
    <w:rsid w:val="00965A1E"/>
    <w:rsid w:val="0097404B"/>
    <w:rsid w:val="009814E9"/>
    <w:rsid w:val="00993198"/>
    <w:rsid w:val="00994AEB"/>
    <w:rsid w:val="00997313"/>
    <w:rsid w:val="009A202C"/>
    <w:rsid w:val="009A37DC"/>
    <w:rsid w:val="009A7120"/>
    <w:rsid w:val="009A7F52"/>
    <w:rsid w:val="009B2EDA"/>
    <w:rsid w:val="009C05F1"/>
    <w:rsid w:val="009C0B1F"/>
    <w:rsid w:val="009C14A5"/>
    <w:rsid w:val="009D73F7"/>
    <w:rsid w:val="009E04FE"/>
    <w:rsid w:val="009F4F4D"/>
    <w:rsid w:val="009F5F2E"/>
    <w:rsid w:val="00A01253"/>
    <w:rsid w:val="00A07419"/>
    <w:rsid w:val="00A13DAB"/>
    <w:rsid w:val="00A14015"/>
    <w:rsid w:val="00A15BB3"/>
    <w:rsid w:val="00A276C1"/>
    <w:rsid w:val="00A317D6"/>
    <w:rsid w:val="00A332F9"/>
    <w:rsid w:val="00A40A3E"/>
    <w:rsid w:val="00A42736"/>
    <w:rsid w:val="00A46724"/>
    <w:rsid w:val="00A53978"/>
    <w:rsid w:val="00A63A0D"/>
    <w:rsid w:val="00A63EF5"/>
    <w:rsid w:val="00A669FB"/>
    <w:rsid w:val="00A85F03"/>
    <w:rsid w:val="00A903DB"/>
    <w:rsid w:val="00AA1064"/>
    <w:rsid w:val="00AA29F6"/>
    <w:rsid w:val="00AA5FAE"/>
    <w:rsid w:val="00AB1950"/>
    <w:rsid w:val="00AB46F4"/>
    <w:rsid w:val="00AB496A"/>
    <w:rsid w:val="00AC218F"/>
    <w:rsid w:val="00AC2307"/>
    <w:rsid w:val="00AD09DC"/>
    <w:rsid w:val="00AD0BA7"/>
    <w:rsid w:val="00B20151"/>
    <w:rsid w:val="00B25924"/>
    <w:rsid w:val="00B275AC"/>
    <w:rsid w:val="00B33D00"/>
    <w:rsid w:val="00B3434E"/>
    <w:rsid w:val="00B436BE"/>
    <w:rsid w:val="00B55319"/>
    <w:rsid w:val="00B56A92"/>
    <w:rsid w:val="00B700C0"/>
    <w:rsid w:val="00B9064E"/>
    <w:rsid w:val="00B9778F"/>
    <w:rsid w:val="00BA3128"/>
    <w:rsid w:val="00BA4A3B"/>
    <w:rsid w:val="00BA6A8C"/>
    <w:rsid w:val="00BB205E"/>
    <w:rsid w:val="00BD1220"/>
    <w:rsid w:val="00BD5522"/>
    <w:rsid w:val="00C00C93"/>
    <w:rsid w:val="00C07FAF"/>
    <w:rsid w:val="00C25924"/>
    <w:rsid w:val="00C5388A"/>
    <w:rsid w:val="00C56720"/>
    <w:rsid w:val="00C66875"/>
    <w:rsid w:val="00C67BCD"/>
    <w:rsid w:val="00C71FE6"/>
    <w:rsid w:val="00C80171"/>
    <w:rsid w:val="00C82A49"/>
    <w:rsid w:val="00C849F4"/>
    <w:rsid w:val="00CA342D"/>
    <w:rsid w:val="00CA47D4"/>
    <w:rsid w:val="00CC7930"/>
    <w:rsid w:val="00CD3862"/>
    <w:rsid w:val="00CD686E"/>
    <w:rsid w:val="00CE21D8"/>
    <w:rsid w:val="00CE3094"/>
    <w:rsid w:val="00CF1653"/>
    <w:rsid w:val="00CF5AA8"/>
    <w:rsid w:val="00D00BEC"/>
    <w:rsid w:val="00D049B7"/>
    <w:rsid w:val="00D1052E"/>
    <w:rsid w:val="00D165C2"/>
    <w:rsid w:val="00D23281"/>
    <w:rsid w:val="00D25EFC"/>
    <w:rsid w:val="00D437B6"/>
    <w:rsid w:val="00D46C8F"/>
    <w:rsid w:val="00D4723F"/>
    <w:rsid w:val="00D5052B"/>
    <w:rsid w:val="00D55A99"/>
    <w:rsid w:val="00D64851"/>
    <w:rsid w:val="00D71225"/>
    <w:rsid w:val="00D759B6"/>
    <w:rsid w:val="00D805C0"/>
    <w:rsid w:val="00D8513B"/>
    <w:rsid w:val="00D94AA9"/>
    <w:rsid w:val="00D953A4"/>
    <w:rsid w:val="00D95F1A"/>
    <w:rsid w:val="00D969B5"/>
    <w:rsid w:val="00D970D9"/>
    <w:rsid w:val="00DA01D3"/>
    <w:rsid w:val="00DA022A"/>
    <w:rsid w:val="00DB0489"/>
    <w:rsid w:val="00DB44A8"/>
    <w:rsid w:val="00DB5F26"/>
    <w:rsid w:val="00DC2E8B"/>
    <w:rsid w:val="00DC6FAB"/>
    <w:rsid w:val="00DD2AAE"/>
    <w:rsid w:val="00DD4991"/>
    <w:rsid w:val="00DD5EE9"/>
    <w:rsid w:val="00DD64E7"/>
    <w:rsid w:val="00DE2F70"/>
    <w:rsid w:val="00DE56E6"/>
    <w:rsid w:val="00DE77D8"/>
    <w:rsid w:val="00DE7C26"/>
    <w:rsid w:val="00E00952"/>
    <w:rsid w:val="00E02CE7"/>
    <w:rsid w:val="00E0543D"/>
    <w:rsid w:val="00E23C99"/>
    <w:rsid w:val="00E24C5A"/>
    <w:rsid w:val="00E254C4"/>
    <w:rsid w:val="00E27038"/>
    <w:rsid w:val="00E73717"/>
    <w:rsid w:val="00E816FD"/>
    <w:rsid w:val="00E81D2B"/>
    <w:rsid w:val="00E90895"/>
    <w:rsid w:val="00E9218E"/>
    <w:rsid w:val="00E924F1"/>
    <w:rsid w:val="00E92F74"/>
    <w:rsid w:val="00EA3226"/>
    <w:rsid w:val="00EA65D7"/>
    <w:rsid w:val="00EB1A6E"/>
    <w:rsid w:val="00ED0AA8"/>
    <w:rsid w:val="00ED1FD9"/>
    <w:rsid w:val="00ED619C"/>
    <w:rsid w:val="00EE1AA9"/>
    <w:rsid w:val="00EE1B96"/>
    <w:rsid w:val="00EE7171"/>
    <w:rsid w:val="00EF1F6A"/>
    <w:rsid w:val="00F0544B"/>
    <w:rsid w:val="00F112DB"/>
    <w:rsid w:val="00F174B8"/>
    <w:rsid w:val="00F17A81"/>
    <w:rsid w:val="00F17DD1"/>
    <w:rsid w:val="00F25693"/>
    <w:rsid w:val="00F2592F"/>
    <w:rsid w:val="00F31844"/>
    <w:rsid w:val="00F41E74"/>
    <w:rsid w:val="00F437B9"/>
    <w:rsid w:val="00F56432"/>
    <w:rsid w:val="00F60DBD"/>
    <w:rsid w:val="00F62464"/>
    <w:rsid w:val="00F632E8"/>
    <w:rsid w:val="00F65014"/>
    <w:rsid w:val="00F67EC1"/>
    <w:rsid w:val="00F7026D"/>
    <w:rsid w:val="00F739BF"/>
    <w:rsid w:val="00F933EC"/>
    <w:rsid w:val="00F97EF6"/>
    <w:rsid w:val="00FA1E0C"/>
    <w:rsid w:val="00FB1980"/>
    <w:rsid w:val="00FC1F41"/>
    <w:rsid w:val="00FC2E49"/>
    <w:rsid w:val="00FC321B"/>
    <w:rsid w:val="00FD3E09"/>
    <w:rsid w:val="00FD57C8"/>
    <w:rsid w:val="00FD5BC6"/>
    <w:rsid w:val="00FD69E7"/>
    <w:rsid w:val="00FE1911"/>
    <w:rsid w:val="00FE2079"/>
    <w:rsid w:val="00FE326E"/>
    <w:rsid w:val="00FE4454"/>
    <w:rsid w:val="36C102EA"/>
    <w:rsid w:val="4B6F3C48"/>
    <w:rsid w:val="6BC03A3A"/>
    <w:rsid w:val="7C8A74C9"/>
    <w:rsid w:val="7E561A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E23E7A3"/>
  <w15:docId w15:val="{CC102AFC-B6B5-49BA-9797-DED0BD6B9D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next w:val="a"/>
    <w:link w:val="10"/>
    <w:uiPriority w:val="9"/>
    <w:qFormat/>
    <w:pPr>
      <w:keepNext/>
      <w:keepLines/>
      <w:pBdr>
        <w:bottom w:val="single" w:sz="8" w:space="0" w:color="DBE5F1" w:themeColor="accent1" w:themeTint="33"/>
      </w:pBdr>
      <w:outlineLvl w:val="0"/>
    </w:pPr>
    <w:rPr>
      <w:rFonts w:asciiTheme="majorHAnsi" w:eastAsia="黑体" w:hAnsiTheme="majorHAnsi" w:cstheme="majorBidi"/>
      <w:sz w:val="30"/>
      <w:szCs w:val="36"/>
      <w:lang w:eastAsia="ja-JP"/>
    </w:rPr>
  </w:style>
  <w:style w:type="paragraph" w:styleId="2">
    <w:name w:val="heading 2"/>
    <w:next w:val="a"/>
    <w:link w:val="20"/>
    <w:uiPriority w:val="9"/>
    <w:unhideWhenUsed/>
    <w:qFormat/>
    <w:pPr>
      <w:keepNext/>
      <w:keepLines/>
      <w:spacing w:before="120" w:after="120"/>
      <w:outlineLvl w:val="1"/>
    </w:pPr>
    <w:rPr>
      <w:rFonts w:eastAsia="黑体"/>
      <w:bCs/>
      <w:color w:val="000000" w:themeColor="text1"/>
      <w:sz w:val="28"/>
      <w:szCs w:val="26"/>
      <w:lang w:eastAsia="ja-JP"/>
    </w:rPr>
  </w:style>
  <w:style w:type="paragraph" w:styleId="3">
    <w:name w:val="heading 3"/>
    <w:basedOn w:val="a"/>
    <w:next w:val="a"/>
    <w:link w:val="30"/>
    <w:uiPriority w:val="9"/>
    <w:unhideWhenUsed/>
    <w:qFormat/>
    <w:rsid w:val="006919F5"/>
    <w:pPr>
      <w:keepNext/>
      <w:keepLines/>
      <w:spacing w:beforeLines="100" w:before="312" w:afterLines="100" w:after="312" w:line="300" w:lineRule="auto"/>
      <w:ind w:firstLineChars="200" w:firstLine="480"/>
      <w:jc w:val="left"/>
      <w:outlineLvl w:val="2"/>
    </w:pPr>
    <w:rPr>
      <w:rFonts w:eastAsia="黑体"/>
      <w:bCs/>
      <w:color w:val="000000" w:themeColor="text1"/>
      <w:sz w:val="24"/>
      <w:szCs w:val="32"/>
    </w:rPr>
  </w:style>
  <w:style w:type="paragraph" w:styleId="4">
    <w:name w:val="heading 4"/>
    <w:basedOn w:val="a"/>
    <w:next w:val="a"/>
    <w:link w:val="40"/>
    <w:uiPriority w:val="9"/>
    <w:unhideWhenUsed/>
    <w:qFormat/>
    <w:pPr>
      <w:spacing w:before="280" w:after="290" w:line="300" w:lineRule="auto"/>
      <w:outlineLvl w:val="3"/>
    </w:pPr>
    <w:rPr>
      <w:rFonts w:eastAsia="黑体" w:cstheme="majorBidi"/>
      <w:bCs/>
      <w:szCs w:val="28"/>
    </w:rPr>
  </w:style>
  <w:style w:type="paragraph" w:styleId="5">
    <w:name w:val="heading 5"/>
    <w:basedOn w:val="a"/>
    <w:next w:val="a"/>
    <w:link w:val="50"/>
    <w:uiPriority w:val="9"/>
    <w:unhideWhenUsed/>
    <w:qFormat/>
    <w:pPr>
      <w:spacing w:beforeLines="100" w:before="100" w:afterLines="100" w:after="100" w:line="240" w:lineRule="exact"/>
      <w:jc w:val="left"/>
      <w:outlineLvl w:val="4"/>
    </w:pPr>
    <w:rPr>
      <w:rFonts w:eastAsia="黑体"/>
      <w:bCs/>
      <w:color w:val="000000" w:themeColor="text1"/>
      <w:sz w:val="18"/>
      <w:szCs w:val="28"/>
    </w:rPr>
  </w:style>
  <w:style w:type="paragraph" w:styleId="6">
    <w:name w:val="heading 6"/>
    <w:basedOn w:val="a"/>
    <w:next w:val="a"/>
    <w:uiPriority w:val="9"/>
    <w:unhideWhenUsed/>
    <w:qFormat/>
    <w:pPr>
      <w:keepNext/>
      <w:keepLines/>
      <w:spacing w:beforeLines="100" w:before="100" w:afterLines="100" w:after="100" w:line="240" w:lineRule="exact"/>
      <w:jc w:val="left"/>
      <w:outlineLvl w:val="5"/>
    </w:pPr>
    <w:rPr>
      <w:rFonts w:ascii="Arial" w:eastAsia="黑体" w:hAnsi="Arial"/>
      <w:color w:val="000000" w:themeColor="text1"/>
      <w:sz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semiHidden/>
    <w:unhideWhenUsed/>
    <w:pPr>
      <w:jc w:val="left"/>
    </w:pPr>
  </w:style>
  <w:style w:type="paragraph" w:styleId="TOC5">
    <w:name w:val="toc 5"/>
    <w:basedOn w:val="a"/>
    <w:next w:val="a"/>
    <w:uiPriority w:val="39"/>
    <w:unhideWhenUsed/>
    <w:pPr>
      <w:ind w:leftChars="800" w:left="1680"/>
    </w:pPr>
  </w:style>
  <w:style w:type="paragraph" w:styleId="TOC3">
    <w:name w:val="toc 3"/>
    <w:basedOn w:val="a"/>
    <w:next w:val="a"/>
    <w:uiPriority w:val="39"/>
    <w:unhideWhenUsed/>
    <w:qFormat/>
    <w:pPr>
      <w:widowControl/>
      <w:spacing w:after="100" w:line="259" w:lineRule="auto"/>
      <w:ind w:left="440"/>
      <w:jc w:val="left"/>
    </w:pPr>
    <w:rPr>
      <w:rFonts w:asciiTheme="minorHAnsi" w:hAnsiTheme="minorHAnsi"/>
      <w:kern w:val="0"/>
      <w:szCs w:val="22"/>
    </w:rPr>
  </w:style>
  <w:style w:type="paragraph" w:styleId="a5">
    <w:name w:val="Date"/>
    <w:basedOn w:val="a"/>
    <w:next w:val="a"/>
    <w:link w:val="a6"/>
    <w:uiPriority w:val="99"/>
    <w:semiHidden/>
    <w:unhideWhenUsed/>
    <w:pPr>
      <w:ind w:leftChars="2500" w:left="100"/>
    </w:pPr>
  </w:style>
  <w:style w:type="paragraph" w:styleId="a7">
    <w:name w:val="footer"/>
    <w:basedOn w:val="a"/>
    <w:link w:val="a8"/>
    <w:uiPriority w:val="99"/>
    <w:unhideWhenUsed/>
    <w:pPr>
      <w:tabs>
        <w:tab w:val="center" w:pos="4153"/>
        <w:tab w:val="right" w:pos="8306"/>
      </w:tabs>
      <w:snapToGrid w:val="0"/>
      <w:jc w:val="left"/>
    </w:pPr>
    <w:rPr>
      <w:sz w:val="18"/>
      <w:szCs w:val="18"/>
    </w:rPr>
  </w:style>
  <w:style w:type="paragraph" w:styleId="a9">
    <w:name w:val="header"/>
    <w:basedOn w:val="a"/>
    <w:link w:val="aa"/>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style>
  <w:style w:type="paragraph" w:styleId="TOC4">
    <w:name w:val="toc 4"/>
    <w:basedOn w:val="a"/>
    <w:next w:val="a"/>
    <w:uiPriority w:val="39"/>
    <w:unhideWhenUsed/>
    <w:pPr>
      <w:ind w:leftChars="600" w:left="1260"/>
    </w:pPr>
  </w:style>
  <w:style w:type="paragraph" w:styleId="ab">
    <w:name w:val="Subtitle"/>
    <w:basedOn w:val="a"/>
    <w:next w:val="a"/>
    <w:link w:val="ac"/>
    <w:uiPriority w:val="11"/>
    <w:qFormat/>
    <w:pPr>
      <w:spacing w:before="240" w:after="60" w:line="312" w:lineRule="auto"/>
      <w:jc w:val="center"/>
      <w:outlineLvl w:val="1"/>
    </w:pPr>
    <w:rPr>
      <w:rFonts w:asciiTheme="minorHAnsi" w:eastAsiaTheme="minorEastAsia" w:hAnsiTheme="minorHAnsi" w:cstheme="minorBidi"/>
      <w:b/>
      <w:bCs/>
      <w:kern w:val="28"/>
      <w:sz w:val="32"/>
      <w:szCs w:val="32"/>
    </w:rPr>
  </w:style>
  <w:style w:type="paragraph" w:styleId="TOC2">
    <w:name w:val="toc 2"/>
    <w:basedOn w:val="a"/>
    <w:next w:val="a"/>
    <w:link w:val="TOC20"/>
    <w:uiPriority w:val="39"/>
    <w:unhideWhenUsed/>
    <w:pPr>
      <w:tabs>
        <w:tab w:val="right" w:leader="dot" w:pos="8296"/>
      </w:tabs>
      <w:ind w:leftChars="200" w:left="420"/>
      <w:jc w:val="left"/>
    </w:pPr>
    <w:rPr>
      <w:rFonts w:asciiTheme="minorHAnsi" w:hAnsiTheme="minorHAnsi"/>
      <w:bCs/>
    </w:rPr>
  </w:style>
  <w:style w:type="paragraph" w:styleId="ad">
    <w:name w:val="Title"/>
    <w:basedOn w:val="a"/>
    <w:next w:val="a"/>
    <w:link w:val="ae"/>
    <w:uiPriority w:val="10"/>
    <w:qFormat/>
    <w:pPr>
      <w:spacing w:before="240" w:after="60"/>
      <w:jc w:val="left"/>
      <w:outlineLvl w:val="2"/>
    </w:pPr>
    <w:rPr>
      <w:rFonts w:cstheme="majorBidi"/>
      <w:b/>
      <w:bCs/>
      <w:szCs w:val="32"/>
    </w:rPr>
  </w:style>
  <w:style w:type="paragraph" w:styleId="af">
    <w:name w:val="annotation subject"/>
    <w:basedOn w:val="a3"/>
    <w:next w:val="a3"/>
    <w:link w:val="af0"/>
    <w:uiPriority w:val="99"/>
    <w:semiHidden/>
    <w:unhideWhenUsed/>
    <w:rPr>
      <w:b/>
      <w:bCs/>
    </w:rPr>
  </w:style>
  <w:style w:type="character" w:styleId="af1">
    <w:name w:val="Hyperlink"/>
    <w:basedOn w:val="a0"/>
    <w:uiPriority w:val="99"/>
    <w:unhideWhenUsed/>
    <w:rPr>
      <w:color w:val="0000FF" w:themeColor="hyperlink"/>
      <w:u w:val="single"/>
    </w:rPr>
  </w:style>
  <w:style w:type="character" w:styleId="af2">
    <w:name w:val="annotation reference"/>
    <w:basedOn w:val="a0"/>
    <w:uiPriority w:val="99"/>
    <w:semiHidden/>
    <w:unhideWhenUsed/>
    <w:rPr>
      <w:sz w:val="21"/>
      <w:szCs w:val="21"/>
    </w:rPr>
  </w:style>
  <w:style w:type="character" w:customStyle="1" w:styleId="10">
    <w:name w:val="标题 1 字符"/>
    <w:basedOn w:val="a0"/>
    <w:link w:val="1"/>
    <w:uiPriority w:val="9"/>
    <w:rPr>
      <w:rFonts w:asciiTheme="majorHAnsi" w:eastAsia="黑体" w:hAnsiTheme="majorHAnsi" w:cstheme="majorBidi"/>
      <w:kern w:val="0"/>
      <w:sz w:val="30"/>
      <w:szCs w:val="36"/>
      <w:lang w:eastAsia="ja-JP"/>
    </w:rPr>
  </w:style>
  <w:style w:type="character" w:customStyle="1" w:styleId="20">
    <w:name w:val="标题 2 字符"/>
    <w:basedOn w:val="a0"/>
    <w:link w:val="2"/>
    <w:uiPriority w:val="9"/>
    <w:rPr>
      <w:rFonts w:asciiTheme="minorHAnsi" w:eastAsia="黑体" w:hAnsiTheme="minorHAnsi"/>
      <w:bCs/>
      <w:color w:val="000000" w:themeColor="text1"/>
      <w:kern w:val="0"/>
      <w:sz w:val="28"/>
      <w:szCs w:val="26"/>
      <w:lang w:eastAsia="ja-JP"/>
    </w:rPr>
  </w:style>
  <w:style w:type="character" w:customStyle="1" w:styleId="aa">
    <w:name w:val="页眉 字符"/>
    <w:basedOn w:val="a0"/>
    <w:link w:val="a9"/>
    <w:uiPriority w:val="99"/>
    <w:rPr>
      <w:sz w:val="18"/>
      <w:szCs w:val="18"/>
    </w:rPr>
  </w:style>
  <w:style w:type="character" w:customStyle="1" w:styleId="a8">
    <w:name w:val="页脚 字符"/>
    <w:basedOn w:val="a0"/>
    <w:link w:val="a7"/>
    <w:uiPriority w:val="99"/>
    <w:rPr>
      <w:sz w:val="18"/>
      <w:szCs w:val="18"/>
    </w:rPr>
  </w:style>
  <w:style w:type="character" w:customStyle="1" w:styleId="ae">
    <w:name w:val="标题 字符"/>
    <w:basedOn w:val="a0"/>
    <w:link w:val="ad"/>
    <w:uiPriority w:val="10"/>
    <w:rPr>
      <w:rFonts w:ascii="Times New Roman" w:eastAsia="宋体" w:hAnsi="Times New Roman" w:cstheme="majorBidi"/>
      <w:b/>
      <w:bCs/>
      <w:szCs w:val="32"/>
    </w:rPr>
  </w:style>
  <w:style w:type="character" w:customStyle="1" w:styleId="ac">
    <w:name w:val="副标题 字符"/>
    <w:basedOn w:val="a0"/>
    <w:link w:val="ab"/>
    <w:uiPriority w:val="11"/>
    <w:rPr>
      <w:b/>
      <w:bCs/>
      <w:kern w:val="28"/>
      <w:sz w:val="32"/>
      <w:szCs w:val="32"/>
    </w:rPr>
  </w:style>
  <w:style w:type="character" w:customStyle="1" w:styleId="a6">
    <w:name w:val="日期 字符"/>
    <w:basedOn w:val="a0"/>
    <w:link w:val="a5"/>
    <w:uiPriority w:val="99"/>
    <w:semiHidden/>
    <w:rPr>
      <w:rFonts w:ascii="Times New Roman" w:eastAsia="宋体" w:hAnsi="Times New Roman" w:cs="Times New Roman"/>
      <w:szCs w:val="24"/>
    </w:rPr>
  </w:style>
  <w:style w:type="character" w:customStyle="1" w:styleId="a4">
    <w:name w:val="批注文字 字符"/>
    <w:basedOn w:val="a0"/>
    <w:link w:val="a3"/>
    <w:uiPriority w:val="99"/>
    <w:semiHidden/>
    <w:rPr>
      <w:rFonts w:ascii="Times New Roman" w:eastAsia="宋体" w:hAnsi="Times New Roman" w:cs="Times New Roman"/>
      <w:szCs w:val="24"/>
    </w:rPr>
  </w:style>
  <w:style w:type="character" w:customStyle="1" w:styleId="af0">
    <w:name w:val="批注主题 字符"/>
    <w:basedOn w:val="a4"/>
    <w:link w:val="af"/>
    <w:uiPriority w:val="99"/>
    <w:semiHidden/>
    <w:rPr>
      <w:rFonts w:ascii="Times New Roman" w:eastAsia="宋体" w:hAnsi="Times New Roman" w:cs="Times New Roman"/>
      <w:b/>
      <w:bCs/>
      <w:szCs w:val="24"/>
    </w:rPr>
  </w:style>
  <w:style w:type="paragraph" w:customStyle="1" w:styleId="TOC10">
    <w:name w:val="TOC 标题1"/>
    <w:basedOn w:val="1"/>
    <w:next w:val="a"/>
    <w:uiPriority w:val="39"/>
    <w:unhideWhenUsed/>
    <w:qFormat/>
    <w:pPr>
      <w:pBdr>
        <w:bottom w:val="none" w:sz="0" w:space="0" w:color="auto"/>
      </w:pBdr>
      <w:spacing w:before="240" w:line="259" w:lineRule="auto"/>
      <w:outlineLvl w:val="9"/>
    </w:pPr>
    <w:rPr>
      <w:rFonts w:eastAsiaTheme="majorEastAsia"/>
      <w:color w:val="365F91" w:themeColor="accent1" w:themeShade="BF"/>
      <w:sz w:val="32"/>
      <w:szCs w:val="32"/>
      <w:lang w:eastAsia="zh-CN"/>
    </w:rPr>
  </w:style>
  <w:style w:type="character" w:customStyle="1" w:styleId="30">
    <w:name w:val="标题 3 字符"/>
    <w:basedOn w:val="a0"/>
    <w:link w:val="3"/>
    <w:uiPriority w:val="9"/>
    <w:qFormat/>
    <w:rsid w:val="006919F5"/>
    <w:rPr>
      <w:rFonts w:ascii="Times New Roman" w:eastAsia="黑体" w:hAnsi="Times New Roman" w:cs="Times New Roman"/>
      <w:bCs/>
      <w:color w:val="000000" w:themeColor="text1"/>
      <w:kern w:val="2"/>
      <w:sz w:val="24"/>
      <w:szCs w:val="32"/>
    </w:rPr>
  </w:style>
  <w:style w:type="character" w:customStyle="1" w:styleId="40">
    <w:name w:val="标题 4 字符"/>
    <w:basedOn w:val="a0"/>
    <w:link w:val="4"/>
    <w:uiPriority w:val="9"/>
    <w:qFormat/>
    <w:rPr>
      <w:rFonts w:ascii="Times New Roman" w:eastAsia="黑体" w:hAnsi="Times New Roman" w:cstheme="majorBidi"/>
      <w:bCs/>
      <w:sz w:val="21"/>
      <w:szCs w:val="28"/>
    </w:rPr>
  </w:style>
  <w:style w:type="character" w:customStyle="1" w:styleId="50">
    <w:name w:val="标题 5 字符"/>
    <w:basedOn w:val="a0"/>
    <w:link w:val="5"/>
    <w:uiPriority w:val="9"/>
    <w:qFormat/>
    <w:rPr>
      <w:rFonts w:ascii="Times New Roman" w:eastAsia="黑体" w:hAnsi="Times New Roman" w:cs="Times New Roman"/>
      <w:bCs/>
      <w:color w:val="000000" w:themeColor="text1"/>
      <w:sz w:val="18"/>
      <w:szCs w:val="28"/>
    </w:rPr>
  </w:style>
  <w:style w:type="paragraph" w:customStyle="1" w:styleId="WPSOffice3">
    <w:name w:val="WPSOffice手动目录 3"/>
    <w:pPr>
      <w:ind w:leftChars="400" w:left="400"/>
    </w:pPr>
  </w:style>
  <w:style w:type="paragraph" w:customStyle="1" w:styleId="WPSOffice2">
    <w:name w:val="WPSOffice手动目录 2"/>
    <w:pPr>
      <w:ind w:leftChars="200" w:left="200"/>
    </w:pPr>
  </w:style>
  <w:style w:type="paragraph" w:customStyle="1" w:styleId="WPSOffice1">
    <w:name w:val="WPSOffice手动目录 1"/>
  </w:style>
  <w:style w:type="character" w:customStyle="1" w:styleId="TOC20">
    <w:name w:val="TOC 2 字符"/>
    <w:link w:val="TOC2"/>
    <w:uiPriority w:val="39"/>
    <w:rPr>
      <w:rFonts w:asciiTheme="minorHAnsi" w:eastAsia="宋体" w:hAnsiTheme="minorHAnsi"/>
      <w:bCs/>
    </w:rPr>
  </w:style>
  <w:style w:type="table" w:styleId="af3">
    <w:name w:val="Grid Table Light"/>
    <w:basedOn w:val="a1"/>
    <w:uiPriority w:val="40"/>
    <w:rsid w:val="0002761B"/>
    <w:rPr>
      <w:kern w:val="2"/>
      <w:sz w:val="21"/>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f4">
    <w:name w:val="Unresolved Mention"/>
    <w:basedOn w:val="a0"/>
    <w:uiPriority w:val="99"/>
    <w:semiHidden/>
    <w:unhideWhenUsed/>
    <w:rsid w:val="005F028B"/>
    <w:rPr>
      <w:color w:val="605E5C"/>
      <w:shd w:val="clear" w:color="auto" w:fill="E1DFDD"/>
    </w:rPr>
  </w:style>
  <w:style w:type="character" w:customStyle="1" w:styleId="ts-alignment-element">
    <w:name w:val="ts-alignment-element"/>
    <w:basedOn w:val="a0"/>
    <w:rsid w:val="005F028B"/>
  </w:style>
  <w:style w:type="paragraph" w:styleId="af5">
    <w:name w:val="List Paragraph"/>
    <w:basedOn w:val="a"/>
    <w:uiPriority w:val="34"/>
    <w:qFormat/>
    <w:rsid w:val="005F028B"/>
    <w:pPr>
      <w:spacing w:line="300" w:lineRule="auto"/>
      <w:ind w:firstLineChars="200" w:firstLine="420"/>
    </w:pPr>
    <w:rPr>
      <w:rFonts w:cstheme="minorBidi"/>
      <w:szCs w:val="22"/>
    </w:rPr>
  </w:style>
  <w:style w:type="paragraph" w:styleId="af6">
    <w:name w:val="Balloon Text"/>
    <w:basedOn w:val="a"/>
    <w:link w:val="af7"/>
    <w:uiPriority w:val="99"/>
    <w:semiHidden/>
    <w:unhideWhenUsed/>
    <w:rsid w:val="006111EE"/>
    <w:rPr>
      <w:sz w:val="18"/>
      <w:szCs w:val="18"/>
    </w:rPr>
  </w:style>
  <w:style w:type="character" w:customStyle="1" w:styleId="af7">
    <w:name w:val="批注框文本 字符"/>
    <w:basedOn w:val="a0"/>
    <w:link w:val="af6"/>
    <w:uiPriority w:val="99"/>
    <w:semiHidden/>
    <w:rsid w:val="006111EE"/>
    <w:rPr>
      <w:rFonts w:ascii="Times New Roman" w:eastAsia="宋体" w:hAnsi="Times New Roman" w:cs="Times New Roman"/>
      <w:kern w:val="2"/>
      <w:sz w:val="18"/>
      <w:szCs w:val="18"/>
    </w:rPr>
  </w:style>
  <w:style w:type="table" w:styleId="2-5">
    <w:name w:val="List Table 2 Accent 5"/>
    <w:basedOn w:val="a1"/>
    <w:uiPriority w:val="47"/>
    <w:rsid w:val="0063491E"/>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60">
    <w:name w:val="List Table 6 Colorful"/>
    <w:basedOn w:val="a1"/>
    <w:uiPriority w:val="51"/>
    <w:rsid w:val="0063491E"/>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
    <w:name w:val="Plain Table 2"/>
    <w:basedOn w:val="a1"/>
    <w:uiPriority w:val="42"/>
    <w:rsid w:val="00C00C9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1">
    <w:name w:val="Grid Table 1 Light"/>
    <w:basedOn w:val="a1"/>
    <w:uiPriority w:val="46"/>
    <w:rsid w:val="00C00C9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2-6">
    <w:name w:val="List Table 2 Accent 6"/>
    <w:basedOn w:val="a1"/>
    <w:uiPriority w:val="47"/>
    <w:rsid w:val="00C00C93"/>
    <w:tblPr>
      <w:tblStyleRowBandSize w:val="1"/>
      <w:tblStyleColBandSize w:val="1"/>
      <w:tblBorders>
        <w:top w:val="single" w:sz="4" w:space="0" w:color="FABF8F" w:themeColor="accent6" w:themeTint="99"/>
        <w:bottom w:val="single" w:sz="4" w:space="0" w:color="FABF8F" w:themeColor="accent6" w:themeTint="99"/>
        <w:insideH w:val="single" w:sz="4" w:space="0" w:color="FABF8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af8">
    <w:name w:val="Revision"/>
    <w:hidden/>
    <w:uiPriority w:val="99"/>
    <w:semiHidden/>
    <w:rsid w:val="00420194"/>
    <w:rPr>
      <w:rFonts w:ascii="Times New Roman" w:eastAsia="宋体" w:hAnsi="Times New Roman" w:cs="Times New Roman"/>
      <w:kern w:val="2"/>
      <w:sz w:val="21"/>
      <w:szCs w:val="24"/>
    </w:rPr>
  </w:style>
  <w:style w:type="character" w:styleId="af9">
    <w:name w:val="FollowedHyperlink"/>
    <w:basedOn w:val="a0"/>
    <w:uiPriority w:val="99"/>
    <w:semiHidden/>
    <w:unhideWhenUsed/>
    <w:rsid w:val="0042019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theme" Target="theme/theme1.xml"/><Relationship Id="rId21" Type="http://schemas.openxmlformats.org/officeDocument/2006/relationships/image" Target="media/image9.png"/><Relationship Id="rId34" Type="http://schemas.microsoft.com/office/2007/relationships/hdphoto" Target="media/hdphoto2.wdp"/><Relationship Id="rId7" Type="http://schemas.openxmlformats.org/officeDocument/2006/relationships/footnotes" Target="footnote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19.png"/><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12.png"/><Relationship Id="rId32" Type="http://schemas.microsoft.com/office/2007/relationships/hdphoto" Target="media/hdphoto1.wdp"/><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image" Target="http://www.hfut.edu.cn/ch/html/images/hfut_03.png" TargetMode="Externa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microsoft.com/office/2018/08/relationships/commentsExtensible" Target="commentsExtensible.xml"/><Relationship Id="rId35" Type="http://schemas.openxmlformats.org/officeDocument/2006/relationships/image" Target="media/image20.emf"/><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B61FC19-9705-4B1B-9BDC-E80632946C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779</TotalTime>
  <Pages>44</Pages>
  <Words>6087</Words>
  <Characters>34702</Characters>
  <Application>Microsoft Office Word</Application>
  <DocSecurity>0</DocSecurity>
  <Lines>289</Lines>
  <Paragraphs>81</Paragraphs>
  <ScaleCrop>false</ScaleCrop>
  <Company/>
  <LinksUpToDate>false</LinksUpToDate>
  <CharactersWithSpaces>40708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1379323603@qq.com</dc:creator>
  <cp:lastModifiedBy>1379323603@qq.com</cp:lastModifiedBy>
  <cp:revision>339</cp:revision>
  <dcterms:created xsi:type="dcterms:W3CDTF">2021-03-27T07:33:00Z</dcterms:created>
  <dcterms:modified xsi:type="dcterms:W3CDTF">2021-04-14T06:59:00Z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2052-11.1.0.10446</vt:lpwstr>
  </property>
  <property fmtid="{D5CDD505-2E9C-101B-9397-08002B2CF9AE}" pid="3" name="ICV">
    <vt:lpwstr>243EC440BADC40F4A936BEB67AFD88FC</vt:lpwstr>
  </property>
</Properties>
</file>